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A55C10" w14:textId="77777777" w:rsidR="00455164" w:rsidRDefault="00455164"/>
    <w:p w14:paraId="19C99C12" w14:textId="77777777" w:rsidR="00864F02" w:rsidRDefault="00864F02"/>
    <w:sdt>
      <w:sdtPr>
        <w:rPr>
          <w:caps/>
          <w:color w:val="auto"/>
          <w:sz w:val="20"/>
          <w:szCs w:val="20"/>
          <w:lang w:val="ru-RU"/>
        </w:rPr>
        <w:id w:val="-690528126"/>
        <w:docPartObj>
          <w:docPartGallery w:val="Table of Contents"/>
          <w:docPartUnique/>
        </w:docPartObj>
      </w:sdtPr>
      <w:sdtEndPr>
        <w:rPr>
          <w:rFonts w:asciiTheme="minorHAnsi" w:eastAsiaTheme="minorEastAsia" w:hAnsiTheme="minorHAnsi" w:cstheme="minorBidi"/>
          <w:b/>
          <w:bCs/>
          <w:caps w:val="0"/>
          <w:sz w:val="22"/>
          <w:szCs w:val="22"/>
          <w:lang w:val="en-GB"/>
        </w:rPr>
      </w:sdtEndPr>
      <w:sdtContent>
        <w:p w14:paraId="6675123D" w14:textId="77777777" w:rsidR="00B36E61" w:rsidRPr="00B36E61" w:rsidRDefault="00B36E61">
          <w:pPr>
            <w:pStyle w:val="af4"/>
            <w:rPr>
              <w:lang w:val="en-US"/>
            </w:rPr>
          </w:pPr>
          <w:r>
            <w:rPr>
              <w:lang w:val="en-US"/>
            </w:rPr>
            <w:t>Table of Contents</w:t>
          </w:r>
        </w:p>
        <w:p w14:paraId="344994BD" w14:textId="52277683" w:rsidR="00B36E61" w:rsidRPr="008C6106" w:rsidRDefault="00B36E61">
          <w:pPr>
            <w:pStyle w:val="11"/>
            <w:tabs>
              <w:tab w:val="right" w:leader="dot" w:pos="9345"/>
            </w:tabs>
            <w:rPr>
              <w:noProof/>
            </w:rPr>
          </w:pPr>
          <w:r w:rsidRPr="008C6106">
            <w:fldChar w:fldCharType="begin"/>
          </w:r>
          <w:r w:rsidRPr="008C6106">
            <w:instrText xml:space="preserve"> TOC \o "1-3" \h \z \u </w:instrText>
          </w:r>
          <w:r w:rsidRPr="008C6106">
            <w:fldChar w:fldCharType="separate"/>
          </w:r>
          <w:r w:rsidR="00BB55E5">
            <w:rPr>
              <w:noProof/>
            </w:rPr>
            <w:fldChar w:fldCharType="begin"/>
          </w:r>
          <w:r w:rsidR="00BB55E5">
            <w:rPr>
              <w:noProof/>
            </w:rPr>
            <w:instrText xml:space="preserve"> HYPERLINK \l "_Toc473495362" </w:instrText>
          </w:r>
          <w:ins w:id="0" w:author="Bohdan Benetskyi" w:date="2017-02-22T10:41:00Z">
            <w:r w:rsidR="007F328C">
              <w:rPr>
                <w:noProof/>
              </w:rPr>
            </w:r>
          </w:ins>
          <w:r w:rsidR="00BB55E5">
            <w:rPr>
              <w:noProof/>
            </w:rPr>
            <w:fldChar w:fldCharType="separate"/>
          </w:r>
          <w:r w:rsidRPr="008C6106">
            <w:rPr>
              <w:rStyle w:val="af9"/>
              <w:noProof/>
            </w:rPr>
            <w:t>Detail shelf</w:t>
          </w:r>
          <w:r w:rsidRPr="008C6106">
            <w:rPr>
              <w:noProof/>
              <w:webHidden/>
            </w:rPr>
            <w:tab/>
          </w:r>
          <w:r w:rsidRPr="008C6106">
            <w:rPr>
              <w:noProof/>
              <w:webHidden/>
            </w:rPr>
            <w:fldChar w:fldCharType="begin"/>
          </w:r>
          <w:r w:rsidRPr="008C6106">
            <w:rPr>
              <w:noProof/>
              <w:webHidden/>
            </w:rPr>
            <w:instrText xml:space="preserve"> PAGEREF _Toc473495362 \h </w:instrText>
          </w:r>
          <w:r w:rsidRPr="008C6106">
            <w:rPr>
              <w:noProof/>
              <w:webHidden/>
            </w:rPr>
          </w:r>
          <w:r w:rsidRPr="008C6106">
            <w:rPr>
              <w:noProof/>
              <w:webHidden/>
            </w:rPr>
            <w:fldChar w:fldCharType="separate"/>
          </w:r>
          <w:r w:rsidR="007F328C">
            <w:rPr>
              <w:noProof/>
              <w:webHidden/>
            </w:rPr>
            <w:t>2</w:t>
          </w:r>
          <w:r w:rsidRPr="008C6106">
            <w:rPr>
              <w:noProof/>
              <w:webHidden/>
            </w:rPr>
            <w:fldChar w:fldCharType="end"/>
          </w:r>
          <w:r w:rsidR="00BB55E5">
            <w:rPr>
              <w:noProof/>
            </w:rPr>
            <w:fldChar w:fldCharType="end"/>
          </w:r>
        </w:p>
        <w:p w14:paraId="05DBE3B1" w14:textId="6603CCD9" w:rsidR="00B36E61" w:rsidRPr="008C6106" w:rsidRDefault="00BB55E5">
          <w:pPr>
            <w:pStyle w:val="21"/>
            <w:tabs>
              <w:tab w:val="right" w:leader="dot" w:pos="9345"/>
            </w:tabs>
            <w:rPr>
              <w:noProof/>
            </w:rPr>
          </w:pPr>
          <w:r>
            <w:rPr>
              <w:noProof/>
            </w:rPr>
            <w:fldChar w:fldCharType="begin"/>
          </w:r>
          <w:r>
            <w:rPr>
              <w:noProof/>
            </w:rPr>
            <w:instrText xml:space="preserve"> HYPERLINK \l "_Toc473495363" </w:instrText>
          </w:r>
          <w:ins w:id="1" w:author="Bohdan Benetskyi" w:date="2017-02-22T10:41:00Z">
            <w:r w:rsidR="007F328C">
              <w:rPr>
                <w:noProof/>
              </w:rPr>
            </w:r>
          </w:ins>
          <w:r>
            <w:rPr>
              <w:noProof/>
            </w:rPr>
            <w:fldChar w:fldCharType="separate"/>
          </w:r>
          <w:r w:rsidR="00B36E61" w:rsidRPr="008C6106">
            <w:rPr>
              <w:rStyle w:val="af9"/>
              <w:noProof/>
            </w:rPr>
            <w:t>Shelves at Rows and columns</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_Toc473495363 \h </w:instrText>
          </w:r>
          <w:r w:rsidR="00B36E61" w:rsidRPr="008C6106">
            <w:rPr>
              <w:noProof/>
              <w:webHidden/>
            </w:rPr>
          </w:r>
          <w:r w:rsidR="00B36E61" w:rsidRPr="008C6106">
            <w:rPr>
              <w:noProof/>
              <w:webHidden/>
            </w:rPr>
            <w:fldChar w:fldCharType="separate"/>
          </w:r>
          <w:r w:rsidR="007F328C">
            <w:rPr>
              <w:noProof/>
              <w:webHidden/>
            </w:rPr>
            <w:t>2</w:t>
          </w:r>
          <w:r w:rsidR="00B36E61" w:rsidRPr="008C6106">
            <w:rPr>
              <w:noProof/>
              <w:webHidden/>
            </w:rPr>
            <w:fldChar w:fldCharType="end"/>
          </w:r>
          <w:r>
            <w:rPr>
              <w:noProof/>
            </w:rPr>
            <w:fldChar w:fldCharType="end"/>
          </w:r>
        </w:p>
        <w:p w14:paraId="5FBAA649" w14:textId="4FF3A1F1" w:rsidR="00B36E61" w:rsidRPr="008C6106" w:rsidRDefault="00BB55E5">
          <w:pPr>
            <w:pStyle w:val="21"/>
            <w:tabs>
              <w:tab w:val="right" w:leader="dot" w:pos="9345"/>
            </w:tabs>
            <w:rPr>
              <w:noProof/>
            </w:rPr>
          </w:pPr>
          <w:r>
            <w:rPr>
              <w:noProof/>
            </w:rPr>
            <w:fldChar w:fldCharType="begin"/>
          </w:r>
          <w:r>
            <w:rPr>
              <w:noProof/>
            </w:rPr>
            <w:instrText xml:space="preserve"> HYPERLINK \l "_Toc473495364" </w:instrText>
          </w:r>
          <w:ins w:id="2" w:author="Bohdan Benetskyi" w:date="2017-02-22T10:41:00Z">
            <w:r w:rsidR="007F328C">
              <w:rPr>
                <w:noProof/>
              </w:rPr>
            </w:r>
          </w:ins>
          <w:r>
            <w:rPr>
              <w:noProof/>
            </w:rPr>
            <w:fldChar w:fldCharType="separate"/>
          </w:r>
          <w:r w:rsidR="00B36E61" w:rsidRPr="008C6106">
            <w:rPr>
              <w:rStyle w:val="af9"/>
              <w:noProof/>
            </w:rPr>
            <w:t>Detail Shelf (or Detail Button)</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_Toc473495364 \h </w:instrText>
          </w:r>
          <w:r w:rsidR="00B36E61" w:rsidRPr="008C6106">
            <w:rPr>
              <w:noProof/>
              <w:webHidden/>
            </w:rPr>
          </w:r>
          <w:r w:rsidR="00B36E61" w:rsidRPr="008C6106">
            <w:rPr>
              <w:noProof/>
              <w:webHidden/>
            </w:rPr>
            <w:fldChar w:fldCharType="separate"/>
          </w:r>
          <w:r w:rsidR="007F328C">
            <w:rPr>
              <w:noProof/>
              <w:webHidden/>
            </w:rPr>
            <w:t>4</w:t>
          </w:r>
          <w:r w:rsidR="00B36E61" w:rsidRPr="008C6106">
            <w:rPr>
              <w:noProof/>
              <w:webHidden/>
            </w:rPr>
            <w:fldChar w:fldCharType="end"/>
          </w:r>
          <w:r>
            <w:rPr>
              <w:noProof/>
            </w:rPr>
            <w:fldChar w:fldCharType="end"/>
          </w:r>
        </w:p>
        <w:p w14:paraId="168A2613" w14:textId="316FA656" w:rsidR="00B36E61" w:rsidRPr="008C6106" w:rsidRDefault="00BB55E5">
          <w:pPr>
            <w:pStyle w:val="11"/>
            <w:tabs>
              <w:tab w:val="right" w:leader="dot" w:pos="9345"/>
            </w:tabs>
            <w:rPr>
              <w:noProof/>
            </w:rPr>
          </w:pPr>
          <w:r>
            <w:rPr>
              <w:noProof/>
            </w:rPr>
            <w:fldChar w:fldCharType="begin"/>
          </w:r>
          <w:r>
            <w:rPr>
              <w:noProof/>
            </w:rPr>
            <w:instrText xml:space="preserve"> HYPERLINK \l "_Toc473495365" </w:instrText>
          </w:r>
          <w:ins w:id="3" w:author="Bohdan Benetskyi" w:date="2017-02-22T10:41:00Z">
            <w:r w:rsidR="007F328C">
              <w:rPr>
                <w:noProof/>
              </w:rPr>
            </w:r>
          </w:ins>
          <w:r>
            <w:rPr>
              <w:noProof/>
            </w:rPr>
            <w:fldChar w:fldCharType="separate"/>
          </w:r>
          <w:r w:rsidR="00B36E61" w:rsidRPr="008C6106">
            <w:rPr>
              <w:rStyle w:val="af9"/>
              <w:noProof/>
            </w:rPr>
            <w:t>Parameters</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_Toc473495365 \h </w:instrText>
          </w:r>
          <w:r w:rsidR="00B36E61" w:rsidRPr="008C6106">
            <w:rPr>
              <w:noProof/>
              <w:webHidden/>
            </w:rPr>
          </w:r>
          <w:r w:rsidR="00B36E61" w:rsidRPr="008C6106">
            <w:rPr>
              <w:noProof/>
              <w:webHidden/>
            </w:rPr>
            <w:fldChar w:fldCharType="separate"/>
          </w:r>
          <w:r w:rsidR="007F328C">
            <w:rPr>
              <w:noProof/>
              <w:webHidden/>
            </w:rPr>
            <w:t>6</w:t>
          </w:r>
          <w:r w:rsidR="00B36E61" w:rsidRPr="008C6106">
            <w:rPr>
              <w:noProof/>
              <w:webHidden/>
            </w:rPr>
            <w:fldChar w:fldCharType="end"/>
          </w:r>
          <w:r>
            <w:rPr>
              <w:noProof/>
            </w:rPr>
            <w:fldChar w:fldCharType="end"/>
          </w:r>
        </w:p>
        <w:p w14:paraId="4CE35B6D" w14:textId="1D791B62" w:rsidR="00B36E61" w:rsidRPr="008C6106" w:rsidRDefault="00BB55E5">
          <w:pPr>
            <w:pStyle w:val="21"/>
            <w:tabs>
              <w:tab w:val="right" w:leader="dot" w:pos="9345"/>
            </w:tabs>
            <w:rPr>
              <w:noProof/>
            </w:rPr>
          </w:pPr>
          <w:r>
            <w:rPr>
              <w:noProof/>
            </w:rPr>
            <w:fldChar w:fldCharType="begin"/>
          </w:r>
          <w:r>
            <w:rPr>
              <w:noProof/>
            </w:rPr>
            <w:instrText xml:space="preserve"> HYPERLINK \l "_Toc473495366" </w:instrText>
          </w:r>
          <w:ins w:id="4" w:author="Bohdan Benetskyi" w:date="2017-02-22T10:41:00Z">
            <w:r w:rsidR="007F328C">
              <w:rPr>
                <w:noProof/>
              </w:rPr>
            </w:r>
          </w:ins>
          <w:r>
            <w:rPr>
              <w:noProof/>
            </w:rPr>
            <w:fldChar w:fldCharType="separate"/>
          </w:r>
          <w:r w:rsidR="00B36E61" w:rsidRPr="008C6106">
            <w:rPr>
              <w:rStyle w:val="af9"/>
              <w:noProof/>
            </w:rPr>
            <w:t>Parameters Overview</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_Toc473495366 \h </w:instrText>
          </w:r>
          <w:r w:rsidR="00B36E61" w:rsidRPr="008C6106">
            <w:rPr>
              <w:noProof/>
              <w:webHidden/>
            </w:rPr>
          </w:r>
          <w:r w:rsidR="00B36E61" w:rsidRPr="008C6106">
            <w:rPr>
              <w:noProof/>
              <w:webHidden/>
            </w:rPr>
            <w:fldChar w:fldCharType="separate"/>
          </w:r>
          <w:r w:rsidR="007F328C">
            <w:rPr>
              <w:noProof/>
              <w:webHidden/>
            </w:rPr>
            <w:t>6</w:t>
          </w:r>
          <w:r w:rsidR="00B36E61" w:rsidRPr="008C6106">
            <w:rPr>
              <w:noProof/>
              <w:webHidden/>
            </w:rPr>
            <w:fldChar w:fldCharType="end"/>
          </w:r>
          <w:r>
            <w:rPr>
              <w:noProof/>
            </w:rPr>
            <w:fldChar w:fldCharType="end"/>
          </w:r>
        </w:p>
        <w:p w14:paraId="49374B19" w14:textId="05877AF0" w:rsidR="00B36E61" w:rsidRPr="008C6106" w:rsidRDefault="00BB55E5">
          <w:pPr>
            <w:pStyle w:val="21"/>
            <w:tabs>
              <w:tab w:val="right" w:leader="dot" w:pos="9345"/>
            </w:tabs>
            <w:rPr>
              <w:noProof/>
            </w:rPr>
          </w:pPr>
          <w:r>
            <w:rPr>
              <w:noProof/>
            </w:rPr>
            <w:fldChar w:fldCharType="begin"/>
          </w:r>
          <w:r>
            <w:rPr>
              <w:noProof/>
            </w:rPr>
            <w:instrText xml:space="preserve"> HYPERLINK \l "_Toc473495367" </w:instrText>
          </w:r>
          <w:ins w:id="5" w:author="Bohdan Benetskyi" w:date="2017-02-22T10:41:00Z">
            <w:r w:rsidR="007F328C">
              <w:rPr>
                <w:noProof/>
              </w:rPr>
            </w:r>
          </w:ins>
          <w:r>
            <w:rPr>
              <w:noProof/>
            </w:rPr>
            <w:fldChar w:fldCharType="separate"/>
          </w:r>
          <w:r w:rsidR="00B36E61" w:rsidRPr="008C6106">
            <w:rPr>
              <w:rStyle w:val="af9"/>
              <w:noProof/>
            </w:rPr>
            <w:t>Define Parameter</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_Toc473495367 \h </w:instrText>
          </w:r>
          <w:r w:rsidR="00B36E61" w:rsidRPr="008C6106">
            <w:rPr>
              <w:noProof/>
              <w:webHidden/>
            </w:rPr>
          </w:r>
          <w:r w:rsidR="00B36E61" w:rsidRPr="008C6106">
            <w:rPr>
              <w:noProof/>
              <w:webHidden/>
            </w:rPr>
            <w:fldChar w:fldCharType="separate"/>
          </w:r>
          <w:r w:rsidR="007F328C">
            <w:rPr>
              <w:noProof/>
              <w:webHidden/>
            </w:rPr>
            <w:t>6</w:t>
          </w:r>
          <w:r w:rsidR="00B36E61" w:rsidRPr="008C6106">
            <w:rPr>
              <w:noProof/>
              <w:webHidden/>
            </w:rPr>
            <w:fldChar w:fldCharType="end"/>
          </w:r>
          <w:r>
            <w:rPr>
              <w:noProof/>
            </w:rPr>
            <w:fldChar w:fldCharType="end"/>
          </w:r>
        </w:p>
        <w:p w14:paraId="6948EA80" w14:textId="7E0E3504" w:rsidR="00B36E61" w:rsidRPr="008C6106" w:rsidRDefault="00BB55E5">
          <w:pPr>
            <w:pStyle w:val="11"/>
            <w:tabs>
              <w:tab w:val="right" w:leader="dot" w:pos="9345"/>
            </w:tabs>
            <w:rPr>
              <w:noProof/>
            </w:rPr>
          </w:pPr>
          <w:r>
            <w:rPr>
              <w:noProof/>
            </w:rPr>
            <w:fldChar w:fldCharType="begin"/>
          </w:r>
          <w:r>
            <w:rPr>
              <w:noProof/>
            </w:rPr>
            <w:instrText xml:space="preserve"> HYPERLINK \l "_Toc473495368" </w:instrText>
          </w:r>
          <w:ins w:id="6" w:author="Bohdan Benetskyi" w:date="2017-02-22T10:41:00Z">
            <w:r w:rsidR="007F328C">
              <w:rPr>
                <w:noProof/>
              </w:rPr>
            </w:r>
          </w:ins>
          <w:r>
            <w:rPr>
              <w:noProof/>
            </w:rPr>
            <w:fldChar w:fldCharType="separate"/>
          </w:r>
          <w:r w:rsidR="00B36E61" w:rsidRPr="008C6106">
            <w:rPr>
              <w:rStyle w:val="af9"/>
              <w:noProof/>
            </w:rPr>
            <w:t>Filtering</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_Toc473495368 \h </w:instrText>
          </w:r>
          <w:r w:rsidR="00B36E61" w:rsidRPr="008C6106">
            <w:rPr>
              <w:noProof/>
              <w:webHidden/>
            </w:rPr>
          </w:r>
          <w:r w:rsidR="00B36E61" w:rsidRPr="008C6106">
            <w:rPr>
              <w:noProof/>
              <w:webHidden/>
            </w:rPr>
            <w:fldChar w:fldCharType="separate"/>
          </w:r>
          <w:r w:rsidR="007F328C">
            <w:rPr>
              <w:noProof/>
              <w:webHidden/>
            </w:rPr>
            <w:t>10</w:t>
          </w:r>
          <w:r w:rsidR="00B36E61" w:rsidRPr="008C6106">
            <w:rPr>
              <w:noProof/>
              <w:webHidden/>
            </w:rPr>
            <w:fldChar w:fldCharType="end"/>
          </w:r>
          <w:r>
            <w:rPr>
              <w:noProof/>
            </w:rPr>
            <w:fldChar w:fldCharType="end"/>
          </w:r>
        </w:p>
        <w:p w14:paraId="2D592A56" w14:textId="2F4AA4F8" w:rsidR="00B36E61" w:rsidRPr="008C6106" w:rsidRDefault="00BB55E5">
          <w:pPr>
            <w:pStyle w:val="21"/>
            <w:tabs>
              <w:tab w:val="right" w:leader="dot" w:pos="9345"/>
            </w:tabs>
            <w:rPr>
              <w:noProof/>
            </w:rPr>
          </w:pPr>
          <w:r>
            <w:rPr>
              <w:noProof/>
            </w:rPr>
            <w:fldChar w:fldCharType="begin"/>
          </w:r>
          <w:r>
            <w:rPr>
              <w:noProof/>
            </w:rPr>
            <w:instrText xml:space="preserve"> HYPERLINK \l "_Toc473495369" </w:instrText>
          </w:r>
          <w:ins w:id="7" w:author="Bohdan Benetskyi" w:date="2017-02-22T10:41:00Z">
            <w:r w:rsidR="007F328C">
              <w:rPr>
                <w:noProof/>
              </w:rPr>
            </w:r>
          </w:ins>
          <w:r>
            <w:rPr>
              <w:noProof/>
            </w:rPr>
            <w:fldChar w:fldCharType="separate"/>
          </w:r>
          <w:r w:rsidR="00B36E61" w:rsidRPr="008C6106">
            <w:rPr>
              <w:rStyle w:val="af9"/>
              <w:noProof/>
            </w:rPr>
            <w:t>Using parameters</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_Toc473495369 \h </w:instrText>
          </w:r>
          <w:r w:rsidR="00B36E61" w:rsidRPr="008C6106">
            <w:rPr>
              <w:noProof/>
              <w:webHidden/>
            </w:rPr>
          </w:r>
          <w:r w:rsidR="00B36E61" w:rsidRPr="008C6106">
            <w:rPr>
              <w:noProof/>
              <w:webHidden/>
            </w:rPr>
            <w:fldChar w:fldCharType="separate"/>
          </w:r>
          <w:r w:rsidR="007F328C">
            <w:rPr>
              <w:noProof/>
              <w:webHidden/>
            </w:rPr>
            <w:t>10</w:t>
          </w:r>
          <w:r w:rsidR="00B36E61" w:rsidRPr="008C6106">
            <w:rPr>
              <w:noProof/>
              <w:webHidden/>
            </w:rPr>
            <w:fldChar w:fldCharType="end"/>
          </w:r>
          <w:r>
            <w:rPr>
              <w:noProof/>
            </w:rPr>
            <w:fldChar w:fldCharType="end"/>
          </w:r>
        </w:p>
        <w:p w14:paraId="50B9E60E" w14:textId="498B975D" w:rsidR="00B36E61" w:rsidRPr="008C6106" w:rsidRDefault="00BB55E5">
          <w:pPr>
            <w:pStyle w:val="21"/>
            <w:tabs>
              <w:tab w:val="right" w:leader="dot" w:pos="9345"/>
            </w:tabs>
            <w:rPr>
              <w:noProof/>
            </w:rPr>
          </w:pPr>
          <w:r>
            <w:rPr>
              <w:noProof/>
            </w:rPr>
            <w:fldChar w:fldCharType="begin"/>
          </w:r>
          <w:r>
            <w:rPr>
              <w:noProof/>
            </w:rPr>
            <w:instrText xml:space="preserve"> HYPERLINK \l</w:instrText>
          </w:r>
          <w:r>
            <w:rPr>
              <w:noProof/>
            </w:rPr>
            <w:instrText xml:space="preserve"> "_Toc473495370" </w:instrText>
          </w:r>
          <w:ins w:id="8" w:author="Bohdan Benetskyi" w:date="2017-02-22T10:41:00Z">
            <w:r w:rsidR="007F328C">
              <w:rPr>
                <w:noProof/>
              </w:rPr>
            </w:r>
          </w:ins>
          <w:r>
            <w:rPr>
              <w:noProof/>
            </w:rPr>
            <w:fldChar w:fldCharType="separate"/>
          </w:r>
          <w:r w:rsidR="00B36E61" w:rsidRPr="008C6106">
            <w:rPr>
              <w:rStyle w:val="af9"/>
              <w:noProof/>
              <w:lang w:val="en-US"/>
            </w:rPr>
            <w:t>Filter string values</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_Toc473495370 \h </w:instrText>
          </w:r>
          <w:r w:rsidR="00B36E61" w:rsidRPr="008C6106">
            <w:rPr>
              <w:noProof/>
              <w:webHidden/>
            </w:rPr>
          </w:r>
          <w:r w:rsidR="00B36E61" w:rsidRPr="008C6106">
            <w:rPr>
              <w:noProof/>
              <w:webHidden/>
            </w:rPr>
            <w:fldChar w:fldCharType="separate"/>
          </w:r>
          <w:r w:rsidR="007F328C">
            <w:rPr>
              <w:noProof/>
              <w:webHidden/>
            </w:rPr>
            <w:t>13</w:t>
          </w:r>
          <w:r w:rsidR="00B36E61" w:rsidRPr="008C6106">
            <w:rPr>
              <w:noProof/>
              <w:webHidden/>
            </w:rPr>
            <w:fldChar w:fldCharType="end"/>
          </w:r>
          <w:r>
            <w:rPr>
              <w:noProof/>
            </w:rPr>
            <w:fldChar w:fldCharType="end"/>
          </w:r>
        </w:p>
        <w:p w14:paraId="06BB8580" w14:textId="5708BC17" w:rsidR="00B36E61" w:rsidRDefault="00B36E61">
          <w:r w:rsidRPr="008C6106">
            <w:rPr>
              <w:b/>
              <w:bCs/>
            </w:rPr>
            <w:fldChar w:fldCharType="end"/>
          </w:r>
        </w:p>
      </w:sdtContent>
    </w:sdt>
    <w:p w14:paraId="62FD2DE1" w14:textId="77777777" w:rsidR="00864F02" w:rsidRDefault="00864F02"/>
    <w:p w14:paraId="25D5FB4A" w14:textId="77777777" w:rsidR="00864F02" w:rsidRDefault="00864F02"/>
    <w:p w14:paraId="1D16049A" w14:textId="77777777" w:rsidR="00864F02" w:rsidRDefault="00864F02"/>
    <w:p w14:paraId="70BB3CB1" w14:textId="77777777" w:rsidR="00864F02" w:rsidRDefault="00864F02"/>
    <w:p w14:paraId="5A144DB5" w14:textId="77777777" w:rsidR="00864F02" w:rsidRDefault="00864F02"/>
    <w:p w14:paraId="57F5F8E3" w14:textId="77777777" w:rsidR="00864F02" w:rsidRDefault="00864F02"/>
    <w:p w14:paraId="1259F808" w14:textId="77777777" w:rsidR="00864F02" w:rsidRDefault="00864F02"/>
    <w:p w14:paraId="208CFD09" w14:textId="77777777" w:rsidR="00864F02" w:rsidRDefault="00864F02">
      <w:r>
        <w:br w:type="page"/>
      </w:r>
    </w:p>
    <w:p w14:paraId="5BD4099A" w14:textId="77777777" w:rsidR="00864F02" w:rsidRDefault="00864F02"/>
    <w:p w14:paraId="70812FC9" w14:textId="77777777" w:rsidR="00864F02" w:rsidRPr="008C6106" w:rsidRDefault="00B36E61" w:rsidP="007F328C">
      <w:pPr>
        <w:pStyle w:val="1"/>
      </w:pPr>
      <w:r w:rsidRPr="008C6106">
        <w:t>Lab 0 Jumping into the Deep</w:t>
      </w:r>
    </w:p>
    <w:p w14:paraId="27131FDE" w14:textId="77777777" w:rsidR="00B36E61" w:rsidRDefault="00B36E61"/>
    <w:p w14:paraId="23BA4637" w14:textId="77777777" w:rsidR="00864F02" w:rsidRPr="008C6106" w:rsidRDefault="00864F02" w:rsidP="007F328C">
      <w:pPr>
        <w:pStyle w:val="1"/>
        <w:pPrChange w:id="9" w:author="Bohdan Benetskyi" w:date="2017-02-22T10:39:00Z">
          <w:pPr>
            <w:pStyle w:val="1"/>
            <w:jc w:val="center"/>
          </w:pPr>
        </w:pPrChange>
      </w:pPr>
      <w:bookmarkStart w:id="10" w:name="_Toc473495362"/>
      <w:r w:rsidRPr="008C6106">
        <w:rPr>
          <w:noProof/>
          <w:lang w:eastAsia="en-GB"/>
        </w:rPr>
        <mc:AlternateContent>
          <mc:Choice Requires="wpc">
            <w:drawing>
              <wp:anchor distT="0" distB="0" distL="114300" distR="114300" simplePos="0" relativeHeight="251659264" behindDoc="0" locked="1" layoutInCell="1" allowOverlap="1" wp14:anchorId="031BA0EB" wp14:editId="55F8F7AA">
                <wp:simplePos x="0" y="0"/>
                <wp:positionH relativeFrom="page">
                  <wp:posOffset>809625</wp:posOffset>
                </wp:positionH>
                <wp:positionV relativeFrom="page">
                  <wp:posOffset>528955</wp:posOffset>
                </wp:positionV>
                <wp:extent cx="6152515" cy="1845945"/>
                <wp:effectExtent l="0" t="0" r="635" b="1905"/>
                <wp:wrapTopAndBottom/>
                <wp:docPr id="86" name="Полотно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Рисунок 78"/>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79" name="Блок-схема: альтернативний процес 79"/>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FFF41" w14:textId="77777777" w:rsidR="00864F02" w:rsidRDefault="005B503A" w:rsidP="005B503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 name="Рисунок 80"/>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81" name="Блок-схема: альтернативний процес 8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0E675" w14:textId="77777777" w:rsidR="00864F02" w:rsidRPr="005B503A" w:rsidRDefault="005B503A" w:rsidP="00864F02">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Блок-схема: альтернативний процес 8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976ED9" w14:textId="77777777" w:rsidR="00864F02" w:rsidRDefault="005B503A" w:rsidP="00864F02">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031BA0EB" id="Полотно 86" o:spid="_x0000_s1026" editas="canvas" style="position:absolute;margin-left:63.75pt;margin-top:41.65pt;width:484.45pt;height:145.35pt;z-index:251659264;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25;height:18459;visibility:visible;mso-wrap-style:square">
                  <v:fill o:detectmouseclick="t"/>
                  <v:path o:connecttype="none"/>
                </v:shape>
                <v:shape id="Рисунок 78" o:spid="_x0000_s102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">
                  <v:imagedata r:id="rId8" o:title=""/>
                  <v:path arrowok="t"/>
                  <o:lock v:ext="edit" aspectratio="f"/>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ий процес 79" o:spid="_x0000_s102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" fillcolor="#c0504d" strokecolor="#f9f9f9" strokeweight="3pt">
                  <v:textbox>
                    <w:txbxContent>
                      <w:p w14:paraId="54EFFF41" w14:textId="77777777" w:rsidR="00864F02" w:rsidRDefault="005B503A" w:rsidP="005B503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80" o:spid="_x0000_s1030"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">
                  <v:imagedata r:id="rId9" o:title=""/>
                </v:shape>
                <v:shape id="Блок-схема: альтернативний процес 81" o:spid="_x0000_s103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" fillcolor="#9bbb59" strokecolor="#f9f9f9" strokeweight="3pt">
                  <v:textbox>
                    <w:txbxContent>
                      <w:p w14:paraId="6D60E675" w14:textId="77777777" w:rsidR="00864F02" w:rsidRPr="005B503A" w:rsidRDefault="005B503A" w:rsidP="00864F02">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82" o:spid="_x0000_s103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" fillcolor="#8064a2" strokecolor="#f9f9f9" strokeweight="3pt">
                  <v:textbox>
                    <w:txbxContent>
                      <w:p w14:paraId="7F976ED9" w14:textId="77777777" w:rsidR="00864F02" w:rsidRDefault="005B503A" w:rsidP="00864F02">
                        <w:pPr>
                          <w:pStyle w:val="af5"/>
                          <w:spacing w:beforeAutospacing="0" w:after="160" w:afterAutospacing="0" w:line="256" w:lineRule="auto"/>
                          <w:jc w:val="center"/>
                        </w:pPr>
                        <w:r>
                          <w:rPr>
                            <w:rFonts w:eastAsia="Times New Roman"/>
                            <w:sz w:val="16"/>
                            <w:szCs w:val="16"/>
                          </w:rPr>
                          <w:t>Filtering</w:t>
                        </w:r>
                      </w:p>
                    </w:txbxContent>
                  </v:textbox>
                </v:shape>
                <w10:wrap type="topAndBottom" anchorx="page" anchory="page"/>
                <w10:anchorlock/>
              </v:group>
            </w:pict>
          </mc:Fallback>
        </mc:AlternateContent>
      </w:r>
      <w:r w:rsidR="007A31A7" w:rsidRPr="008C6106">
        <w:t>Detail shelf</w:t>
      </w:r>
      <w:bookmarkEnd w:id="10"/>
    </w:p>
    <w:p w14:paraId="3C247928" w14:textId="77777777" w:rsidR="007A31A7" w:rsidRDefault="007A31A7" w:rsidP="007A31A7"/>
    <w:p w14:paraId="5E48D0D1" w14:textId="77777777" w:rsidR="007A31A7" w:rsidRPr="008C6106" w:rsidRDefault="007A31A7" w:rsidP="0044203D">
      <w:pPr>
        <w:pStyle w:val="2"/>
        <w:jc w:val="center"/>
      </w:pPr>
      <w:bookmarkStart w:id="11" w:name="_Toc473495363"/>
      <w:r w:rsidRPr="008C6106">
        <w:t>Shelves at Rows and columns</w:t>
      </w:r>
      <w:bookmarkEnd w:id="11"/>
    </w:p>
    <w:p w14:paraId="2A7FC13C" w14:textId="77777777" w:rsidR="00250CC1" w:rsidRDefault="00250CC1" w:rsidP="00250CC1"/>
    <w:p w14:paraId="0224F670" w14:textId="77777777" w:rsidR="00250CC1" w:rsidRPr="008C6106" w:rsidRDefault="00250CC1" w:rsidP="00250CC1">
      <w:r w:rsidRPr="008C6106">
        <w:t xml:space="preserve">At our Laboratory, we will use </w:t>
      </w:r>
      <w:r w:rsidR="002D734D" w:rsidRPr="008C6106">
        <w:rPr>
          <w:b/>
        </w:rPr>
        <w:t>the SSIPUF data file</w:t>
      </w:r>
      <w:r w:rsidRPr="008C6106">
        <w:t>.</w:t>
      </w:r>
    </w:p>
    <w:p w14:paraId="5F0EDFC8" w14:textId="77777777" w:rsidR="00250CC1" w:rsidRDefault="00250CC1" w:rsidP="00250CC1">
      <w:r w:rsidRPr="008C6106">
        <w:rPr>
          <w:noProof/>
          <w:color w:val="000000"/>
          <w:lang w:eastAsia="en-GB"/>
        </w:rPr>
        <w:drawing>
          <wp:inline distT="0" distB="0" distL="0" distR="0" wp14:anchorId="4B42199D" wp14:editId="41DD793F">
            <wp:extent cx="5940425" cy="421732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217321"/>
                    </a:xfrm>
                    <a:prstGeom prst="rect">
                      <a:avLst/>
                    </a:prstGeom>
                    <a:noFill/>
                    <a:ln>
                      <a:noFill/>
                    </a:ln>
                  </pic:spPr>
                </pic:pic>
              </a:graphicData>
            </a:graphic>
          </wp:inline>
        </w:drawing>
      </w:r>
    </w:p>
    <w:p w14:paraId="58ABE53B" w14:textId="77777777" w:rsidR="00250CC1" w:rsidRDefault="00250CC1" w:rsidP="00250CC1">
      <w:pPr>
        <w:ind w:firstLine="720"/>
      </w:pPr>
      <w:r w:rsidRPr="008C6106">
        <w:t>Level of detail (</w:t>
      </w:r>
      <w:r w:rsidRPr="008C6106">
        <w:rPr>
          <w:b/>
        </w:rPr>
        <w:t>LOD</w:t>
      </w:r>
      <w:r w:rsidRPr="008C6106">
        <w:t>) is a feature that was introduced in Tableau Desktop v9. While it offers a great amount of flexibility and control over how you use the data in your visualization, it can be a bit tricky to fully understand.</w:t>
      </w:r>
    </w:p>
    <w:p w14:paraId="5585F6A7" w14:textId="77777777" w:rsidR="00250CC1" w:rsidRPr="008C6106" w:rsidRDefault="00250CC1" w:rsidP="00250CC1">
      <w:r w:rsidRPr="008C6106">
        <w:tab/>
        <w:t>It’s no matter where we have a grouped value at Rows or at Column, result of usage will be the same.</w:t>
      </w:r>
    </w:p>
    <w:p w14:paraId="0F5445EE" w14:textId="77777777" w:rsidR="00250CC1" w:rsidRDefault="00C91680" w:rsidP="00250CC1">
      <w:r w:rsidRPr="00445D7C">
        <w:rPr>
          <w:noProof/>
          <w:lang w:eastAsia="en-GB"/>
        </w:rPr>
        <mc:AlternateContent>
          <mc:Choice Requires="wpc">
            <w:drawing>
              <wp:anchor distT="0" distB="0" distL="114300" distR="114300" simplePos="0" relativeHeight="251663360" behindDoc="0" locked="1" layoutInCell="1" allowOverlap="1" wp14:anchorId="68813E3A" wp14:editId="413D16D4">
                <wp:simplePos x="0" y="0"/>
                <wp:positionH relativeFrom="page">
                  <wp:align>center</wp:align>
                </wp:positionH>
                <wp:positionV relativeFrom="page">
                  <wp:posOffset>219075</wp:posOffset>
                </wp:positionV>
                <wp:extent cx="6152515" cy="1845945"/>
                <wp:effectExtent l="0" t="0" r="635" b="1905"/>
                <wp:wrapTopAndBottom/>
                <wp:docPr id="15" name="Полотно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Рисунок 10"/>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1" name="Блок-схема: альтернативний процес 1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F7F403" w14:textId="77777777" w:rsidR="00C91680" w:rsidRDefault="00C91680" w:rsidP="00C91680">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Рисунок 12"/>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13" name="Блок-схема: альтернативний процес 1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017F5" w14:textId="77777777" w:rsidR="00C91680" w:rsidRPr="005B503A" w:rsidRDefault="00C91680" w:rsidP="00C91680">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Блок-схема: альтернативний процес 1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D47FA0" w14:textId="77777777" w:rsidR="00C91680" w:rsidRDefault="00C91680" w:rsidP="00C91680">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68813E3A" id="Полотно 15" o:spid="_x0000_s1033" editas="canvas" style="position:absolute;margin-left:0;margin-top:17.25pt;width:484.45pt;height:145.35pt;z-index:251663360;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">
                <v:shape id="_x0000_s1034" type="#_x0000_t75" style="position:absolute;width:61525;height:18459;visibility:visible;mso-wrap-style:square">
                  <v:fill o:detectmouseclick="t"/>
                  <v:path o:connecttype="none"/>
                </v:shape>
                <v:shape id="Рисунок 10" o:spid="_x0000_s103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">
                  <v:imagedata r:id="rId8" o:title=""/>
                  <v:path arrowok="t"/>
                  <o:lock v:ext="edit" aspectratio="f"/>
                </v:shape>
                <v:shape id="Блок-схема: альтернативний процес 11" o:spid="_x0000_s103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" fillcolor="#c0504d" strokecolor="#f9f9f9" strokeweight="3pt">
                  <v:textbox>
                    <w:txbxContent>
                      <w:p w14:paraId="48F7F403" w14:textId="77777777" w:rsidR="00C91680" w:rsidRDefault="00C91680" w:rsidP="00C91680">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2" o:spid="_x0000_s1037"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">
                  <v:imagedata r:id="rId9" o:title=""/>
                </v:shape>
                <v:shape id="Блок-схема: альтернативний процес 13" o:spid="_x0000_s103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" fillcolor="#9bbb59" strokecolor="#f9f9f9" strokeweight="3pt">
                  <v:textbox>
                    <w:txbxContent>
                      <w:p w14:paraId="4FE017F5" w14:textId="77777777" w:rsidR="00C91680" w:rsidRPr="005B503A" w:rsidRDefault="00C91680" w:rsidP="00C91680">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4" o:spid="_x0000_s103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" fillcolor="#8064a2" strokecolor="#f9f9f9" strokeweight="3pt">
                  <v:textbox>
                    <w:txbxContent>
                      <w:p w14:paraId="29D47FA0" w14:textId="77777777" w:rsidR="00C91680" w:rsidRDefault="00C91680" w:rsidP="00C91680">
                        <w:pPr>
                          <w:pStyle w:val="af5"/>
                          <w:spacing w:beforeAutospacing="0" w:after="160" w:afterAutospacing="0" w:line="256" w:lineRule="auto"/>
                          <w:jc w:val="center"/>
                        </w:pPr>
                        <w:r>
                          <w:rPr>
                            <w:rFonts w:eastAsia="Times New Roman"/>
                            <w:sz w:val="16"/>
                            <w:szCs w:val="16"/>
                          </w:rPr>
                          <w:t>Filtering</w:t>
                        </w:r>
                      </w:p>
                    </w:txbxContent>
                  </v:textbox>
                </v:shape>
                <w10:wrap type="topAndBottom" anchorx="page" anchory="page"/>
                <w10:anchorlock/>
              </v:group>
            </w:pict>
          </mc:Fallback>
        </mc:AlternateContent>
      </w:r>
    </w:p>
    <w:p w14:paraId="2F0B6619" w14:textId="77777777" w:rsidR="00250CC1" w:rsidRDefault="00250CC1" w:rsidP="00250CC1">
      <w:pPr>
        <w:ind w:firstLine="720"/>
      </w:pPr>
      <w:r w:rsidRPr="008C6106">
        <w:t xml:space="preserve">At our </w:t>
      </w:r>
      <w:r w:rsidRPr="008C6106">
        <w:rPr>
          <w:b/>
        </w:rPr>
        <w:t xml:space="preserve">Sheet1 </w:t>
      </w:r>
      <w:r w:rsidRPr="008C6106">
        <w:t xml:space="preserve">at </w:t>
      </w:r>
      <w:r w:rsidRPr="008C6106">
        <w:rPr>
          <w:b/>
        </w:rPr>
        <w:t xml:space="preserve">Dimensions </w:t>
      </w:r>
      <w:r w:rsidR="002D734D" w:rsidRPr="008C6106">
        <w:t>area, we</w:t>
      </w:r>
      <w:r w:rsidRPr="008C6106">
        <w:t xml:space="preserve"> should group </w:t>
      </w:r>
      <w:r w:rsidRPr="008C6106">
        <w:rPr>
          <w:b/>
        </w:rPr>
        <w:t xml:space="preserve">SEX </w:t>
      </w:r>
      <w:r w:rsidRPr="008C6106">
        <w:t xml:space="preserve">and </w:t>
      </w:r>
      <w:r w:rsidRPr="008C6106">
        <w:rPr>
          <w:b/>
        </w:rPr>
        <w:t xml:space="preserve">STAT </w:t>
      </w:r>
      <w:r w:rsidRPr="008C6106">
        <w:t xml:space="preserve">fields. It can be simply done by the </w:t>
      </w:r>
      <w:r w:rsidRPr="008C6106">
        <w:rPr>
          <w:b/>
        </w:rPr>
        <w:t xml:space="preserve">Ctrl + Click </w:t>
      </w:r>
      <w:r w:rsidRPr="008C6106">
        <w:t xml:space="preserve">on one of them and </w:t>
      </w:r>
      <w:r w:rsidRPr="008C6106">
        <w:rPr>
          <w:b/>
        </w:rPr>
        <w:t xml:space="preserve">drop </w:t>
      </w:r>
      <w:r w:rsidRPr="008C6106">
        <w:t>over</w:t>
      </w:r>
      <w:r w:rsidRPr="008C6106">
        <w:rPr>
          <w:b/>
        </w:rPr>
        <w:t xml:space="preserve"> </w:t>
      </w:r>
      <w:r w:rsidRPr="008C6106">
        <w:t>the</w:t>
      </w:r>
      <w:r w:rsidRPr="008C6106">
        <w:rPr>
          <w:b/>
        </w:rPr>
        <w:t xml:space="preserve"> </w:t>
      </w:r>
      <w:r w:rsidRPr="008C6106">
        <w:t>next.</w:t>
      </w:r>
    </w:p>
    <w:p w14:paraId="63588E1E" w14:textId="662BBF97" w:rsidR="00250CC1" w:rsidRDefault="00F66928" w:rsidP="00250CC1">
      <w:pPr>
        <w:ind w:left="2880" w:firstLine="720"/>
      </w:pPr>
      <w:r>
        <w:rPr>
          <w:noProof/>
          <w:lang w:eastAsia="en-GB"/>
        </w:rPr>
        <w:drawing>
          <wp:inline distT="0" distB="0" distL="0" distR="0" wp14:anchorId="5FA1A219" wp14:editId="1E05F8F0">
            <wp:extent cx="1714500" cy="1516380"/>
            <wp:effectExtent l="0" t="0" r="0" b="7620"/>
            <wp:docPr id="154" name="Picture 1" descr="2017-01-29 17_24_37-Jumping into the De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7-01-29 17_24_37-Jumping into the Deep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516380"/>
                    </a:xfrm>
                    <a:prstGeom prst="rect">
                      <a:avLst/>
                    </a:prstGeom>
                    <a:noFill/>
                    <a:ln>
                      <a:noFill/>
                    </a:ln>
                  </pic:spPr>
                </pic:pic>
              </a:graphicData>
            </a:graphic>
          </wp:inline>
        </w:drawing>
      </w:r>
    </w:p>
    <w:p w14:paraId="57510836" w14:textId="77777777" w:rsidR="00AA5CFA" w:rsidRDefault="00AA5CFA" w:rsidP="00AA5CFA">
      <w:pPr>
        <w:jc w:val="both"/>
      </w:pPr>
      <w:r>
        <w:t xml:space="preserve"> Enter name of our group and press OK.</w:t>
      </w:r>
    </w:p>
    <w:p w14:paraId="5AB4EE5C" w14:textId="08DB8053" w:rsidR="00250CC1" w:rsidRDefault="00F66928" w:rsidP="00250CC1">
      <w:r>
        <w:rPr>
          <w:noProof/>
          <w:lang w:eastAsia="en-GB"/>
        </w:rPr>
        <w:drawing>
          <wp:inline distT="0" distB="0" distL="0" distR="0" wp14:anchorId="56D4862D" wp14:editId="4D3F1A29">
            <wp:extent cx="3573780" cy="1043940"/>
            <wp:effectExtent l="0" t="0" r="7620" b="3810"/>
            <wp:docPr id="153" name="Picture 2" descr="2017-01-29 17_25_54-Jumping into the De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7-01-29 17_25_54-Jumping into the Deep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3780" cy="1043940"/>
                    </a:xfrm>
                    <a:prstGeom prst="rect">
                      <a:avLst/>
                    </a:prstGeom>
                    <a:noFill/>
                    <a:ln>
                      <a:noFill/>
                    </a:ln>
                  </pic:spPr>
                </pic:pic>
              </a:graphicData>
            </a:graphic>
          </wp:inline>
        </w:drawing>
      </w:r>
    </w:p>
    <w:p w14:paraId="6A292B17" w14:textId="77777777" w:rsidR="00AA5CFA" w:rsidRDefault="00AA5CFA" w:rsidP="00250CC1">
      <w:r>
        <w:t xml:space="preserve">At our example, we need to use our newly created group from </w:t>
      </w:r>
      <w:r w:rsidR="00EC2774">
        <w:rPr>
          <w:b/>
        </w:rPr>
        <w:t xml:space="preserve">Dimensions </w:t>
      </w:r>
      <w:r w:rsidR="00EC2774">
        <w:t xml:space="preserve">and at last one </w:t>
      </w:r>
      <w:r w:rsidR="00EC2774">
        <w:rPr>
          <w:b/>
        </w:rPr>
        <w:t xml:space="preserve">Measure </w:t>
      </w:r>
      <w:r w:rsidR="00EC2774">
        <w:t xml:space="preserve">calculated field. </w:t>
      </w:r>
    </w:p>
    <w:p w14:paraId="4867123B" w14:textId="649D8FFA" w:rsidR="00EC2774" w:rsidRPr="00EC2774" w:rsidRDefault="00F66928" w:rsidP="00250CC1">
      <w:r>
        <w:rPr>
          <w:noProof/>
          <w:lang w:eastAsia="en-GB"/>
        </w:rPr>
        <w:drawing>
          <wp:inline distT="0" distB="0" distL="0" distR="0" wp14:anchorId="322C582C" wp14:editId="0873FC2A">
            <wp:extent cx="5943600" cy="2514600"/>
            <wp:effectExtent l="0" t="0" r="0" b="0"/>
            <wp:docPr id="152" name="Picture 3" descr="2017-01-29 17_29_11-Jumping into the De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1-29 17_29_11-Jumping into the Deep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35334B75" w14:textId="77777777" w:rsidR="00AA5CFA" w:rsidRDefault="00EC2774" w:rsidP="00250CC1">
      <w:pPr>
        <w:rPr>
          <w:lang w:val="en-US"/>
        </w:rPr>
      </w:pPr>
      <w:r>
        <w:rPr>
          <w:lang w:val="en-US"/>
        </w:rPr>
        <w:t>T</w:t>
      </w:r>
      <w:r w:rsidRPr="00EC2774">
        <w:rPr>
          <w:lang w:val="en-US"/>
        </w:rPr>
        <w:t>he sequence doesn't matter</w:t>
      </w:r>
      <w:r>
        <w:rPr>
          <w:lang w:val="en-US"/>
        </w:rPr>
        <w:t>.</w:t>
      </w:r>
    </w:p>
    <w:p w14:paraId="0BE2A22C" w14:textId="77777777" w:rsidR="00C91680" w:rsidRDefault="00C91680" w:rsidP="00250CC1">
      <w:pPr>
        <w:rPr>
          <w:lang w:val="en-US"/>
        </w:rPr>
      </w:pPr>
    </w:p>
    <w:p w14:paraId="10741D39" w14:textId="77777777" w:rsidR="00C91680" w:rsidRDefault="00C91680" w:rsidP="00250CC1">
      <w:pPr>
        <w:rPr>
          <w:b/>
          <w:lang w:val="en-US"/>
        </w:rPr>
      </w:pPr>
    </w:p>
    <w:p w14:paraId="5191BFC4" w14:textId="77777777" w:rsidR="00EC2774" w:rsidRDefault="00C91680" w:rsidP="00250CC1">
      <w:pPr>
        <w:rPr>
          <w:lang w:val="en-US"/>
        </w:rPr>
      </w:pPr>
      <w:r w:rsidRPr="00445D7C">
        <w:rPr>
          <w:noProof/>
          <w:lang w:eastAsia="en-GB"/>
        </w:rPr>
        <mc:AlternateContent>
          <mc:Choice Requires="wpc">
            <w:drawing>
              <wp:anchor distT="0" distB="0" distL="114300" distR="114300" simplePos="0" relativeHeight="251665408" behindDoc="0" locked="1" layoutInCell="1" allowOverlap="1" wp14:anchorId="6A3F5212" wp14:editId="1A3C5E53">
                <wp:simplePos x="0" y="0"/>
                <wp:positionH relativeFrom="page">
                  <wp:posOffset>872490</wp:posOffset>
                </wp:positionH>
                <wp:positionV relativeFrom="page">
                  <wp:posOffset>210185</wp:posOffset>
                </wp:positionV>
                <wp:extent cx="6152515" cy="1845945"/>
                <wp:effectExtent l="0" t="0" r="635" b="1905"/>
                <wp:wrapTopAndBottom/>
                <wp:docPr id="21" name="Полотно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 name="Рисунок 16"/>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7" name="Блок-схема: альтернативний процес 1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F2F26" w14:textId="77777777" w:rsidR="00C91680" w:rsidRDefault="00C91680" w:rsidP="00C91680">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Рисунок 18"/>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19" name="Блок-схема: альтернативний процес 19"/>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F48BE" w14:textId="77777777" w:rsidR="00C91680" w:rsidRPr="005B503A" w:rsidRDefault="00C91680" w:rsidP="00C91680">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Блок-схема: альтернативний процес 2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633CF8" w14:textId="77777777" w:rsidR="00C91680" w:rsidRDefault="00C91680" w:rsidP="00C91680">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6A3F5212" id="Полотно 21" o:spid="_x0000_s1040" editas="canvas" style="position:absolute;margin-left:68.7pt;margin-top:16.55pt;width:484.45pt;height:145.35pt;z-index:251665408;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">
                <v:shape id="_x0000_s1041" type="#_x0000_t75" style="position:absolute;width:61525;height:18459;visibility:visible;mso-wrap-style:square">
                  <v:fill o:detectmouseclick="t"/>
                  <v:path o:connecttype="none"/>
                </v:shape>
                <v:shape id="Рисунок 16" o:spid="_x0000_s1042"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">
                  <v:imagedata r:id="rId8" o:title=""/>
                  <v:path arrowok="t"/>
                  <o:lock v:ext="edit" aspectratio="f"/>
                </v:shape>
                <v:shape id="Блок-схема: альтернативний процес 17" o:spid="_x0000_s1043"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" fillcolor="#c0504d" strokecolor="#f9f9f9" strokeweight="3pt">
                  <v:textbox>
                    <w:txbxContent>
                      <w:p w14:paraId="644F2F26" w14:textId="77777777" w:rsidR="00C91680" w:rsidRDefault="00C91680" w:rsidP="00C91680">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8" o:spid="_x0000_s1044"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">
                  <v:imagedata r:id="rId9" o:title=""/>
                </v:shape>
                <v:shape id="Блок-схема: альтернативний процес 19" o:spid="_x0000_s1045"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" fillcolor="#9bbb59" strokecolor="#f9f9f9" strokeweight="3pt">
                  <v:textbox>
                    <w:txbxContent>
                      <w:p w14:paraId="7DEF48BE" w14:textId="77777777" w:rsidR="00C91680" w:rsidRPr="005B503A" w:rsidRDefault="00C91680" w:rsidP="00C91680">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20" o:spid="_x0000_s1046"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" fillcolor="#8064a2" strokecolor="#f9f9f9" strokeweight="3pt">
                  <v:textbox>
                    <w:txbxContent>
                      <w:p w14:paraId="62633CF8" w14:textId="77777777" w:rsidR="00C91680" w:rsidRDefault="00C91680" w:rsidP="00C91680">
                        <w:pPr>
                          <w:pStyle w:val="af5"/>
                          <w:spacing w:beforeAutospacing="0" w:after="160" w:afterAutospacing="0" w:line="256" w:lineRule="auto"/>
                          <w:jc w:val="center"/>
                        </w:pPr>
                        <w:r>
                          <w:rPr>
                            <w:rFonts w:eastAsia="Times New Roman"/>
                            <w:sz w:val="16"/>
                            <w:szCs w:val="16"/>
                          </w:rPr>
                          <w:t>Filtering</w:t>
                        </w:r>
                      </w:p>
                    </w:txbxContent>
                  </v:textbox>
                </v:shape>
                <w10:wrap type="topAndBottom" anchorx="page" anchory="page"/>
                <w10:anchorlock/>
              </v:group>
            </w:pict>
          </mc:Fallback>
        </mc:AlternateContent>
      </w:r>
      <w:r w:rsidR="00EC2774">
        <w:rPr>
          <w:b/>
          <w:lang w:val="en-US"/>
        </w:rPr>
        <w:t>Tableau</w:t>
      </w:r>
      <w:r w:rsidR="00EC2774">
        <w:rPr>
          <w:lang w:val="en-US"/>
        </w:rPr>
        <w:t xml:space="preserve"> will use </w:t>
      </w:r>
      <w:r w:rsidR="002D734D">
        <w:rPr>
          <w:lang w:val="en-US"/>
        </w:rPr>
        <w:t>a first Dimension field</w:t>
      </w:r>
      <w:r w:rsidR="00EC2774">
        <w:rPr>
          <w:lang w:val="en-US"/>
        </w:rPr>
        <w:t xml:space="preserve"> from a group and provide possibility with </w:t>
      </w:r>
      <w:r w:rsidR="00EC2774" w:rsidRPr="00EC2774">
        <w:rPr>
          <w:b/>
          <w:lang w:val="en-US"/>
        </w:rPr>
        <w:t>+/-</w:t>
      </w:r>
      <w:r w:rsidR="00EC2774">
        <w:rPr>
          <w:b/>
          <w:lang w:val="en-US"/>
        </w:rPr>
        <w:t xml:space="preserve"> </w:t>
      </w:r>
      <w:r w:rsidR="00EC2774">
        <w:rPr>
          <w:lang w:val="en-US"/>
        </w:rPr>
        <w:t xml:space="preserve">to use all hidden members from a group. Here you can see </w:t>
      </w:r>
      <w:r w:rsidR="002D734D">
        <w:rPr>
          <w:lang w:val="en-US"/>
        </w:rPr>
        <w:t>the difference</w:t>
      </w:r>
      <w:r w:rsidR="00EC2774">
        <w:rPr>
          <w:lang w:val="en-US"/>
        </w:rPr>
        <w:t xml:space="preserve"> between the output at </w:t>
      </w:r>
      <w:r w:rsidR="002D734D">
        <w:rPr>
          <w:lang w:val="en-US"/>
        </w:rPr>
        <w:t>the main worksheet area</w:t>
      </w:r>
      <w:r w:rsidR="00EC2774">
        <w:rPr>
          <w:lang w:val="en-US"/>
        </w:rPr>
        <w:t>:</w:t>
      </w:r>
    </w:p>
    <w:p w14:paraId="5F76948C" w14:textId="42A63479" w:rsidR="00EC2774" w:rsidRDefault="00F66928" w:rsidP="00250CC1">
      <w:pPr>
        <w:rPr>
          <w:lang w:val="en-US"/>
        </w:rPr>
      </w:pPr>
      <w:r>
        <w:rPr>
          <w:noProof/>
          <w:lang w:eastAsia="en-GB"/>
        </w:rPr>
        <w:drawing>
          <wp:inline distT="0" distB="0" distL="0" distR="0" wp14:anchorId="18FB4B34" wp14:editId="0281A511">
            <wp:extent cx="2964180" cy="2750820"/>
            <wp:effectExtent l="0" t="0" r="7620" b="0"/>
            <wp:docPr id="151" name="Picture 4" descr="2017-01-29 17_36_23-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1-29 17_36_23-One_Core_1024Gb_RAM [Running] - Oracle VM Virtual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4180" cy="2750820"/>
                    </a:xfrm>
                    <a:prstGeom prst="rect">
                      <a:avLst/>
                    </a:prstGeom>
                    <a:noFill/>
                    <a:ln>
                      <a:noFill/>
                    </a:ln>
                  </pic:spPr>
                </pic:pic>
              </a:graphicData>
            </a:graphic>
          </wp:inline>
        </w:drawing>
      </w:r>
      <w:r>
        <w:rPr>
          <w:noProof/>
          <w:lang w:eastAsia="en-GB"/>
        </w:rPr>
        <w:drawing>
          <wp:inline distT="0" distB="0" distL="0" distR="0" wp14:anchorId="7B80D471" wp14:editId="13FAD231">
            <wp:extent cx="2948940" cy="2758440"/>
            <wp:effectExtent l="0" t="0" r="3810" b="3810"/>
            <wp:docPr id="150" name="Picture 5" descr="2017-01-29 17_36_39-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7-01-29 17_36_39-One_Core_1024Gb_RAM [Running] - Oracle VM Virtual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940" cy="2758440"/>
                    </a:xfrm>
                    <a:prstGeom prst="rect">
                      <a:avLst/>
                    </a:prstGeom>
                    <a:noFill/>
                    <a:ln>
                      <a:noFill/>
                    </a:ln>
                  </pic:spPr>
                </pic:pic>
              </a:graphicData>
            </a:graphic>
          </wp:inline>
        </w:drawing>
      </w:r>
    </w:p>
    <w:p w14:paraId="632DB099" w14:textId="77777777" w:rsidR="00430692" w:rsidRDefault="00430692" w:rsidP="00250CC1">
      <w:pPr>
        <w:rPr>
          <w:lang w:val="en-US"/>
        </w:rPr>
      </w:pPr>
    </w:p>
    <w:p w14:paraId="6ADCD371" w14:textId="77777777" w:rsidR="00430692" w:rsidRPr="00430692" w:rsidRDefault="00430692" w:rsidP="00430692">
      <w:pPr>
        <w:pStyle w:val="2"/>
        <w:jc w:val="center"/>
      </w:pPr>
      <w:bookmarkStart w:id="12" w:name="_Toc473495364"/>
      <w:r w:rsidRPr="00430692">
        <w:t>Detail Shelf (or Detail Button)</w:t>
      </w:r>
      <w:bookmarkEnd w:id="12"/>
    </w:p>
    <w:p w14:paraId="34A88B8A" w14:textId="77777777" w:rsidR="00EC2774" w:rsidRPr="00EC2774" w:rsidRDefault="00EC2774" w:rsidP="00250CC1">
      <w:pPr>
        <w:rPr>
          <w:lang w:val="en-US"/>
        </w:rPr>
      </w:pPr>
    </w:p>
    <w:p w14:paraId="40FDFFC7" w14:textId="77777777" w:rsidR="00651B25" w:rsidRDefault="00430692" w:rsidP="00651B25">
      <w:pPr>
        <w:ind w:firstLine="720"/>
      </w:pPr>
      <w:r w:rsidRPr="00430692">
        <w:t xml:space="preserve">The other spot in Tableau Desktop to determine </w:t>
      </w:r>
      <w:r w:rsidR="00B36E61">
        <w:t xml:space="preserve">the </w:t>
      </w:r>
      <w:r w:rsidRPr="00430692">
        <w:t>level of detail is the Detail shelf on the Marks card. This is also commonly referred to as the Detail button. Dragging dimensions onto the Detail shelf will affect your visualization in different ways, depending on your chart type</w:t>
      </w:r>
      <w:r>
        <w:t>.</w:t>
      </w:r>
    </w:p>
    <w:p w14:paraId="6B4A5C8B" w14:textId="77777777" w:rsidR="00651B25" w:rsidRDefault="00430692" w:rsidP="00651B25">
      <w:pPr>
        <w:ind w:firstLine="720"/>
      </w:pPr>
      <w:r>
        <w:t xml:space="preserve">Clear our worksheet and use two </w:t>
      </w:r>
      <w:r>
        <w:rPr>
          <w:b/>
        </w:rPr>
        <w:t xml:space="preserve">Measures </w:t>
      </w:r>
      <w:r>
        <w:t>calculated fields.</w:t>
      </w:r>
    </w:p>
    <w:p w14:paraId="1ECD25E0" w14:textId="28094EC7" w:rsidR="00430692" w:rsidRDefault="00F66928" w:rsidP="00651B25">
      <w:pPr>
        <w:jc w:val="center"/>
      </w:pPr>
      <w:r>
        <w:rPr>
          <w:noProof/>
          <w:lang w:eastAsia="en-GB"/>
        </w:rPr>
        <w:drawing>
          <wp:inline distT="0" distB="0" distL="0" distR="0" wp14:anchorId="1862E8FE" wp14:editId="55228306">
            <wp:extent cx="2042160" cy="2263140"/>
            <wp:effectExtent l="0" t="0" r="0" b="3810"/>
            <wp:docPr id="149" name="Picture 6" descr="2017-01-29 17_40_05-Jumping into the De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1-29 17_40_05-Jumping into the Deep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2160" cy="2263140"/>
                    </a:xfrm>
                    <a:prstGeom prst="rect">
                      <a:avLst/>
                    </a:prstGeom>
                    <a:noFill/>
                    <a:ln>
                      <a:noFill/>
                    </a:ln>
                  </pic:spPr>
                </pic:pic>
              </a:graphicData>
            </a:graphic>
          </wp:inline>
        </w:drawing>
      </w:r>
    </w:p>
    <w:p w14:paraId="3F32D313" w14:textId="77777777" w:rsidR="00430692" w:rsidRDefault="00651B25" w:rsidP="00250CC1">
      <w:r w:rsidRPr="00445D7C">
        <w:rPr>
          <w:noProof/>
          <w:lang w:eastAsia="en-GB"/>
        </w:rPr>
        <mc:AlternateContent>
          <mc:Choice Requires="wpc">
            <w:drawing>
              <wp:anchor distT="0" distB="0" distL="114300" distR="114300" simplePos="0" relativeHeight="251667456" behindDoc="0" locked="1" layoutInCell="1" allowOverlap="1" wp14:anchorId="25910828" wp14:editId="47F29CA1">
                <wp:simplePos x="0" y="0"/>
                <wp:positionH relativeFrom="margin">
                  <wp:align>right</wp:align>
                </wp:positionH>
                <wp:positionV relativeFrom="page">
                  <wp:posOffset>270510</wp:posOffset>
                </wp:positionV>
                <wp:extent cx="6152515" cy="1845945"/>
                <wp:effectExtent l="0" t="0" r="635" b="1905"/>
                <wp:wrapTopAndBottom/>
                <wp:docPr id="27" name="Полотно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Рисунок 22"/>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23" name="Блок-схема: альтернативний процес 23"/>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70016" w14:textId="77777777" w:rsidR="00651B25" w:rsidRDefault="00651B25" w:rsidP="00651B25">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Рисунок 24"/>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25" name="Блок-схема: альтернативний процес 25"/>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C6702" w14:textId="77777777" w:rsidR="00651B25" w:rsidRPr="005B503A" w:rsidRDefault="00651B25" w:rsidP="00651B25">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Блок-схема: альтернативний процес 26"/>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69E9A0" w14:textId="77777777" w:rsidR="00651B25" w:rsidRDefault="00651B25" w:rsidP="00651B25">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25910828" id="Полотно 27" o:spid="_x0000_s1047" editas="canvas" style="position:absolute;margin-left:433.25pt;margin-top:21.3pt;width:484.45pt;height:145.35pt;z-index:251667456;mso-position-horizontal:righ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">
                <v:shape id="_x0000_s1048" type="#_x0000_t75" style="position:absolute;width:61525;height:18459;visibility:visible;mso-wrap-style:square">
                  <v:fill o:detectmouseclick="t"/>
                  <v:path o:connecttype="none"/>
                </v:shape>
                <v:shape id="Рисунок 22" o:spid="_x0000_s1049"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">
                  <v:imagedata r:id="rId8" o:title=""/>
                  <v:path arrowok="t"/>
                  <o:lock v:ext="edit" aspectratio="f"/>
                </v:shape>
                <v:shape id="Блок-схема: альтернативний процес 23" o:spid="_x0000_s1050"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" fillcolor="#c0504d" strokecolor="#f9f9f9" strokeweight="3pt">
                  <v:textbox>
                    <w:txbxContent>
                      <w:p w14:paraId="34A70016" w14:textId="77777777" w:rsidR="00651B25" w:rsidRDefault="00651B25" w:rsidP="00651B25">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24" o:spid="_x0000_s1051"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">
                  <v:imagedata r:id="rId9" o:title=""/>
                </v:shape>
                <v:shape id="Блок-схема: альтернативний процес 25" o:spid="_x0000_s1052"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" fillcolor="#9bbb59" strokecolor="#f9f9f9" strokeweight="3pt">
                  <v:textbox>
                    <w:txbxContent>
                      <w:p w14:paraId="757C6702" w14:textId="77777777" w:rsidR="00651B25" w:rsidRPr="005B503A" w:rsidRDefault="00651B25" w:rsidP="00651B25">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26" o:spid="_x0000_s1053"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" fillcolor="#8064a2" strokecolor="#f9f9f9" strokeweight="3pt">
                  <v:textbox>
                    <w:txbxContent>
                      <w:p w14:paraId="5669E9A0" w14:textId="77777777" w:rsidR="00651B25" w:rsidRDefault="00651B25" w:rsidP="00651B25">
                        <w:pPr>
                          <w:pStyle w:val="af5"/>
                          <w:spacing w:beforeAutospacing="0" w:after="160" w:afterAutospacing="0" w:line="256" w:lineRule="auto"/>
                          <w:jc w:val="center"/>
                        </w:pPr>
                        <w:r>
                          <w:rPr>
                            <w:rFonts w:eastAsia="Times New Roman"/>
                            <w:sz w:val="16"/>
                            <w:szCs w:val="16"/>
                          </w:rPr>
                          <w:t>Filtering</w:t>
                        </w:r>
                      </w:p>
                    </w:txbxContent>
                  </v:textbox>
                </v:shape>
                <w10:wrap type="topAndBottom" anchorx="margin" anchory="page"/>
                <w10:anchorlock/>
              </v:group>
            </w:pict>
          </mc:Fallback>
        </mc:AlternateContent>
      </w:r>
    </w:p>
    <w:p w14:paraId="1BD84B6F" w14:textId="77777777" w:rsidR="00250CC1" w:rsidRDefault="00BC523F" w:rsidP="00250CC1">
      <w:r w:rsidRPr="00BC523F">
        <w:t>Currently, there is only a single mark on our scatter plot because we are not currently segmenting these measures on any dimensions or disaggregating the results. In other words, our level of detail is at our highest or most aggregated.</w:t>
      </w:r>
      <w:r>
        <w:t xml:space="preserve"> </w:t>
      </w:r>
      <w:r w:rsidRPr="00BC523F">
        <w:t>Let’s add gr</w:t>
      </w:r>
      <w:r>
        <w:t xml:space="preserve">anularity by dragging </w:t>
      </w:r>
      <w:r>
        <w:rPr>
          <w:b/>
        </w:rPr>
        <w:t xml:space="preserve">Stat </w:t>
      </w:r>
      <w:r>
        <w:t>i</w:t>
      </w:r>
      <w:r w:rsidRPr="00BC523F">
        <w:t>n</w:t>
      </w:r>
      <w:r>
        <w:t xml:space="preserve"> </w:t>
      </w:r>
      <w:r w:rsidRPr="00BC523F">
        <w:t>the Detail shelf:</w:t>
      </w:r>
    </w:p>
    <w:p w14:paraId="53D29865" w14:textId="2724C19F" w:rsidR="00BC523F" w:rsidRDefault="00F66928" w:rsidP="00651B25">
      <w:pPr>
        <w:jc w:val="center"/>
      </w:pPr>
      <w:r>
        <w:rPr>
          <w:noProof/>
          <w:lang w:eastAsia="en-GB"/>
        </w:rPr>
        <w:drawing>
          <wp:inline distT="0" distB="0" distL="0" distR="0" wp14:anchorId="416FABDF" wp14:editId="09A2019E">
            <wp:extent cx="3482340" cy="2895600"/>
            <wp:effectExtent l="0" t="0" r="3810" b="0"/>
            <wp:docPr id="148" name="Picture 7" descr="2017-01-29 17_54_33-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7-01-29 17_54_33-One_Core_1024Gb_RAM [Running] - Oracle VM Virtual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2340" cy="2895600"/>
                    </a:xfrm>
                    <a:prstGeom prst="rect">
                      <a:avLst/>
                    </a:prstGeom>
                    <a:noFill/>
                    <a:ln>
                      <a:noFill/>
                    </a:ln>
                  </pic:spPr>
                </pic:pic>
              </a:graphicData>
            </a:graphic>
          </wp:inline>
        </w:drawing>
      </w:r>
    </w:p>
    <w:p w14:paraId="512D47F0" w14:textId="77777777" w:rsidR="00BC523F" w:rsidRDefault="00BC523F" w:rsidP="00250CC1">
      <w:r w:rsidRPr="00BC523F">
        <w:t xml:space="preserve">We now have marks for every individual </w:t>
      </w:r>
      <w:r>
        <w:rPr>
          <w:b/>
        </w:rPr>
        <w:t>State</w:t>
      </w:r>
      <w:r w:rsidRPr="00BC523F">
        <w:t xml:space="preserve">, making this visualization less aggregated and more granular. Adding </w:t>
      </w:r>
      <w:proofErr w:type="spellStart"/>
      <w:r w:rsidR="002D734D">
        <w:t>color</w:t>
      </w:r>
      <w:proofErr w:type="spellEnd"/>
      <w:r w:rsidRPr="00BC523F">
        <w:t xml:space="preserve"> or changing the mark shape will obviously make this scatter plot easier to read.</w:t>
      </w:r>
    </w:p>
    <w:p w14:paraId="512D9595" w14:textId="77777777" w:rsidR="00BC523F" w:rsidRDefault="00BC523F" w:rsidP="00651B25">
      <w:pPr>
        <w:jc w:val="center"/>
      </w:pPr>
      <w:r>
        <w:rPr>
          <w:b/>
          <w:noProof/>
          <w:lang w:eastAsia="en-GB"/>
        </w:rPr>
        <w:drawing>
          <wp:inline distT="0" distB="0" distL="0" distR="0" wp14:anchorId="74216C9D" wp14:editId="4150C4BC">
            <wp:extent cx="3573182" cy="3001993"/>
            <wp:effectExtent l="0" t="0" r="8255" b="8255"/>
            <wp:docPr id="2" name="Рисунок 2" descr="C:\Users\BohdanPC\AppData\Local\Microsoft\Windows\INetCacheContent.Word\2017-01-29 17_55_43-One_Core_1024Gb_RAM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ohdanPC\AppData\Local\Microsoft\Windows\INetCacheContent.Word\2017-01-29 17_55_43-One_Core_1024Gb_RAM [Running] - Oracle VM VirtualB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2213" cy="3017982"/>
                    </a:xfrm>
                    <a:prstGeom prst="rect">
                      <a:avLst/>
                    </a:prstGeom>
                    <a:noFill/>
                    <a:ln>
                      <a:noFill/>
                    </a:ln>
                  </pic:spPr>
                </pic:pic>
              </a:graphicData>
            </a:graphic>
          </wp:inline>
        </w:drawing>
      </w:r>
    </w:p>
    <w:p w14:paraId="5CD05556" w14:textId="77777777" w:rsidR="00822816" w:rsidRDefault="00C91680" w:rsidP="00822816">
      <w:r>
        <w:br w:type="page"/>
      </w:r>
    </w:p>
    <w:p w14:paraId="3F66A6C6" w14:textId="77777777" w:rsidR="00822816" w:rsidRDefault="00822816" w:rsidP="00822816"/>
    <w:p w14:paraId="6018CE4C" w14:textId="77777777" w:rsidR="00822816" w:rsidRDefault="00BC523F" w:rsidP="007F328C">
      <w:pPr>
        <w:pStyle w:val="1"/>
        <w:pPrChange w:id="13" w:author="Bohdan Benetskyi" w:date="2017-02-22T10:40:00Z">
          <w:pPr>
            <w:pStyle w:val="1"/>
            <w:jc w:val="center"/>
          </w:pPr>
        </w:pPrChange>
      </w:pPr>
      <w:bookmarkStart w:id="14" w:name="_Toc473495365"/>
      <w:r w:rsidRPr="00445D7C">
        <w:rPr>
          <w:noProof/>
          <w:lang w:eastAsia="en-GB"/>
        </w:rPr>
        <mc:AlternateContent>
          <mc:Choice Requires="wpc">
            <w:drawing>
              <wp:anchor distT="0" distB="0" distL="114300" distR="114300" simplePos="0" relativeHeight="251661312" behindDoc="0" locked="1" layoutInCell="1" allowOverlap="1" wp14:anchorId="52984A52" wp14:editId="37680674">
                <wp:simplePos x="0" y="0"/>
                <wp:positionH relativeFrom="margin">
                  <wp:align>right</wp:align>
                </wp:positionH>
                <wp:positionV relativeFrom="margin">
                  <wp:posOffset>-353695</wp:posOffset>
                </wp:positionV>
                <wp:extent cx="6152515" cy="1845945"/>
                <wp:effectExtent l="0" t="0" r="635" b="1905"/>
                <wp:wrapTopAndBottom/>
                <wp:docPr id="9" name="Полотно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Рисунок 3"/>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4" name="Блок-схема: альтернативний процес 4"/>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3F641" w14:textId="77777777" w:rsidR="00BC523F" w:rsidRDefault="00BC523F" w:rsidP="00BC523F">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Рисунок 5"/>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6" name="Блок-схема: альтернативний процес 6"/>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A5A4B9" w14:textId="77777777" w:rsidR="00BC523F" w:rsidRPr="005B503A" w:rsidRDefault="00BC523F" w:rsidP="00BC523F">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Блок-схема: альтернативний процес 7"/>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DEC" w14:textId="77777777" w:rsidR="00BC523F" w:rsidRDefault="00BC523F" w:rsidP="00BC523F">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Рисунок 8"/>
                          <pic:cNvPicPr>
                            <a:picLocks noChangeAspect="1"/>
                          </pic:cNvPicPr>
                        </pic:nvPicPr>
                        <pic:blipFill>
                          <a:blip r:embed="rId19"/>
                          <a:stretch>
                            <a:fillRect/>
                          </a:stretch>
                        </pic:blipFill>
                        <pic:spPr>
                          <a:xfrm>
                            <a:off x="352426" y="75225"/>
                            <a:ext cx="485480" cy="476250"/>
                          </a:xfrm>
                          <a:prstGeom prst="rect">
                            <a:avLst/>
                          </a:prstGeom>
                        </pic:spPr>
                      </pic:pic>
                    </wpc:wpc>
                  </a:graphicData>
                </a:graphic>
              </wp:anchor>
            </w:drawing>
          </mc:Choice>
          <mc:Fallback>
            <w:pict>
              <v:group w14:anchorId="52984A52" id="Полотно 9" o:spid="_x0000_s1054" editas="canvas" style="position:absolute;margin-left:433.25pt;margin-top:-27.85pt;width:484.45pt;height:145.35pt;z-index:251661312;mso-position-horizontal:right;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">
                <v:shape id="_x0000_s1055" type="#_x0000_t75" style="position:absolute;width:61525;height:18459;visibility:visible;mso-wrap-style:square">
                  <v:fill o:detectmouseclick="t"/>
                  <v:path o:connecttype="none"/>
                </v:shape>
                <v:shape id="Рисунок 3" o:spid="_x0000_s105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">
                  <v:imagedata r:id="rId8" o:title=""/>
                  <v:path arrowok="t"/>
                  <o:lock v:ext="edit" aspectratio="f"/>
                </v:shape>
                <v:shape id="Блок-схема: альтернативний процес 4" o:spid="_x0000_s105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" fillcolor="#c0504d" strokecolor="#f9f9f9" strokeweight="3pt">
                  <v:textbox>
                    <w:txbxContent>
                      <w:p w14:paraId="5213F641" w14:textId="77777777" w:rsidR="00BC523F" w:rsidRDefault="00BC523F" w:rsidP="00BC523F">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5" o:spid="_x0000_s1058"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">
                  <v:imagedata r:id="rId9" o:title=""/>
                </v:shape>
                <v:shape id="Блок-схема: альтернативний процес 6" o:spid="_x0000_s105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" fillcolor="#9bbb59" strokecolor="#f9f9f9" strokeweight="3pt">
                  <v:textbox>
                    <w:txbxContent>
                      <w:p w14:paraId="03A5A4B9" w14:textId="77777777" w:rsidR="00BC523F" w:rsidRPr="005B503A" w:rsidRDefault="00BC523F" w:rsidP="00BC523F">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7" o:spid="_x0000_s106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" fillcolor="#8064a2" strokecolor="#f9f9f9" strokeweight="3pt">
                  <v:textbox>
                    <w:txbxContent>
                      <w:p w14:paraId="7D281DEC" w14:textId="77777777" w:rsidR="00BC523F" w:rsidRDefault="00BC523F" w:rsidP="00BC523F">
                        <w:pPr>
                          <w:pStyle w:val="af5"/>
                          <w:spacing w:beforeAutospacing="0" w:after="160" w:afterAutospacing="0" w:line="256" w:lineRule="auto"/>
                          <w:jc w:val="center"/>
                        </w:pPr>
                        <w:r>
                          <w:rPr>
                            <w:rFonts w:eastAsia="Times New Roman"/>
                            <w:sz w:val="16"/>
                            <w:szCs w:val="16"/>
                          </w:rPr>
                          <w:t>Filtering</w:t>
                        </w:r>
                      </w:p>
                    </w:txbxContent>
                  </v:textbox>
                </v:shape>
                <v:shape id="Рисунок 8" o:spid="_x0000_s1061"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">
                  <v:imagedata r:id="rId20" o:title=""/>
                  <v:path arrowok="t"/>
                </v:shape>
                <w10:wrap type="topAndBottom" anchorx="margin" anchory="margin"/>
                <w10:anchorlock/>
              </v:group>
            </w:pict>
          </mc:Fallback>
        </mc:AlternateContent>
      </w:r>
      <w:r w:rsidR="00822816">
        <w:t>Parameters</w:t>
      </w:r>
      <w:bookmarkEnd w:id="14"/>
    </w:p>
    <w:p w14:paraId="32AF27AE" w14:textId="77777777" w:rsidR="00822816" w:rsidRDefault="00822816" w:rsidP="00822816"/>
    <w:p w14:paraId="04921189" w14:textId="77777777" w:rsidR="00822816" w:rsidRDefault="00822816" w:rsidP="00822816">
      <w:pPr>
        <w:pStyle w:val="2"/>
        <w:jc w:val="center"/>
      </w:pPr>
      <w:bookmarkStart w:id="15" w:name="_Toc473495366"/>
      <w:r w:rsidRPr="00822816">
        <w:t>Parameter</w:t>
      </w:r>
      <w:r>
        <w:t>s</w:t>
      </w:r>
      <w:r w:rsidRPr="00822816">
        <w:t xml:space="preserve"> Overview</w:t>
      </w:r>
      <w:bookmarkEnd w:id="15"/>
    </w:p>
    <w:p w14:paraId="72B767A5" w14:textId="77777777" w:rsidR="00822816" w:rsidRDefault="00822816" w:rsidP="00822816"/>
    <w:p w14:paraId="01100B99" w14:textId="77777777" w:rsidR="00822816" w:rsidRDefault="00822816" w:rsidP="00822816">
      <w:pPr>
        <w:ind w:firstLine="720"/>
      </w:pPr>
      <w:r>
        <w:t>Parameter controls are interactive and allow the report consumer to affect your visualization. Secondly, all the values within your parameter must have a consistent data type. For instance, if one of your values is a string, then they all need to be of the string data type.</w:t>
      </w:r>
    </w:p>
    <w:p w14:paraId="5F999A5D" w14:textId="77777777" w:rsidR="00822816" w:rsidRDefault="00822816" w:rsidP="00822816">
      <w:pPr>
        <w:ind w:firstLine="720"/>
      </w:pPr>
      <w:r>
        <w:t xml:space="preserve">Next, </w:t>
      </w:r>
      <w:r w:rsidR="002D734D">
        <w:t xml:space="preserve">the </w:t>
      </w:r>
      <w:r>
        <w:t xml:space="preserve">parameters are static. You can populate the list or range of values within a parameter by using a field from your data source, but it will not update the values even if your field values change in your data source. It will be static </w:t>
      </w:r>
      <w:r w:rsidR="002D734D">
        <w:t>for</w:t>
      </w:r>
      <w:r>
        <w:t xml:space="preserve"> the moment the parameter is created.</w:t>
      </w:r>
    </w:p>
    <w:p w14:paraId="22C3BAF4" w14:textId="77777777" w:rsidR="00822816" w:rsidRDefault="00822816" w:rsidP="00822816">
      <w:r>
        <w:t>Parameter values can be:</w:t>
      </w:r>
    </w:p>
    <w:p w14:paraId="49E7E76D" w14:textId="77777777" w:rsidR="00822816" w:rsidRDefault="00822816" w:rsidP="00822816">
      <w:pPr>
        <w:pStyle w:val="af6"/>
        <w:numPr>
          <w:ilvl w:val="0"/>
          <w:numId w:val="1"/>
        </w:numPr>
      </w:pPr>
      <w:r>
        <w:t>Defined by the Desktop user</w:t>
      </w:r>
    </w:p>
    <w:p w14:paraId="60A610B2" w14:textId="77777777" w:rsidR="00822816" w:rsidRDefault="00822816" w:rsidP="00822816">
      <w:pPr>
        <w:pStyle w:val="af6"/>
        <w:numPr>
          <w:ilvl w:val="0"/>
          <w:numId w:val="1"/>
        </w:numPr>
      </w:pPr>
      <w:r>
        <w:t>Entered as an input by the report consumer</w:t>
      </w:r>
    </w:p>
    <w:p w14:paraId="5DDB5D2C" w14:textId="77777777" w:rsidR="00822816" w:rsidRDefault="00822816" w:rsidP="00822816">
      <w:pPr>
        <w:pStyle w:val="af6"/>
        <w:numPr>
          <w:ilvl w:val="0"/>
          <w:numId w:val="1"/>
        </w:numPr>
      </w:pPr>
      <w:r>
        <w:t>Populated with the values of a field from the data source</w:t>
      </w:r>
    </w:p>
    <w:p w14:paraId="43923906" w14:textId="77777777" w:rsidR="00822816" w:rsidRDefault="00822816" w:rsidP="00822816">
      <w:pPr>
        <w:ind w:firstLine="360"/>
      </w:pPr>
      <w:r>
        <w:t>Dynamic parameters are on the list of things Tableau is considering for future versions, but as of 9.3 we are not there yet. Next,</w:t>
      </w:r>
      <w:r w:rsidR="002D734D">
        <w:t xml:space="preserve"> </w:t>
      </w:r>
      <w:del w:id="16" w:author="Owens, John   Contractor" w:date="2017-02-17T09:42:00Z">
        <w:r w:rsidR="002D734D" w:rsidDel="00F66928">
          <w:delText xml:space="preserve">the </w:delText>
        </w:r>
        <w:r w:rsidDel="00F66928">
          <w:delText xml:space="preserve"> parameters</w:delText>
        </w:r>
      </w:del>
      <w:ins w:id="17" w:author="Owens, John   Contractor" w:date="2017-02-17T09:42:00Z">
        <w:r w:rsidR="00F66928">
          <w:t>the parameters</w:t>
        </w:r>
      </w:ins>
      <w:r>
        <w:t xml:space="preserve"> are data source agnostic. This is important when we talk about filtering across views using different data sources on the same dashboard.</w:t>
      </w:r>
    </w:p>
    <w:p w14:paraId="5BA2856D" w14:textId="77777777" w:rsidR="00822816" w:rsidRDefault="00822816" w:rsidP="00822816">
      <w:pPr>
        <w:ind w:firstLine="720"/>
      </w:pPr>
      <w:r>
        <w:t>Finally, you can use parameters in your custom SQL. This can significantly impact the performance of your worksheets.</w:t>
      </w:r>
    </w:p>
    <w:p w14:paraId="04E5962B" w14:textId="77777777" w:rsidR="00822816" w:rsidRDefault="00822816" w:rsidP="00822816">
      <w:pPr>
        <w:ind w:firstLine="720"/>
      </w:pPr>
    </w:p>
    <w:p w14:paraId="76BEB4DA" w14:textId="77777777" w:rsidR="00822816" w:rsidRDefault="005F47D2" w:rsidP="00822816">
      <w:pPr>
        <w:pStyle w:val="2"/>
        <w:jc w:val="center"/>
      </w:pPr>
      <w:bookmarkStart w:id="18" w:name="_Toc473495367"/>
      <w:r>
        <w:t>Define</w:t>
      </w:r>
      <w:r w:rsidR="00822816" w:rsidRPr="00822816">
        <w:t xml:space="preserve"> Parameter</w:t>
      </w:r>
      <w:bookmarkEnd w:id="18"/>
    </w:p>
    <w:p w14:paraId="0D2D091B" w14:textId="77777777" w:rsidR="00822816" w:rsidRDefault="00822816" w:rsidP="00822816"/>
    <w:p w14:paraId="13C318AB" w14:textId="77777777" w:rsidR="00822816" w:rsidRDefault="00822816" w:rsidP="00822816">
      <w:r>
        <w:t>To define new parameter, follow the next steps:</w:t>
      </w:r>
    </w:p>
    <w:p w14:paraId="3E961304" w14:textId="77777777" w:rsidR="00822816" w:rsidRDefault="00262EE4" w:rsidP="00035CD5">
      <w:pPr>
        <w:pStyle w:val="af6"/>
        <w:numPr>
          <w:ilvl w:val="0"/>
          <w:numId w:val="2"/>
        </w:numPr>
      </w:pPr>
      <w:r>
        <w:t xml:space="preserve">Drag and Drop </w:t>
      </w:r>
      <w:r w:rsidR="002D734D">
        <w:t xml:space="preserve">the </w:t>
      </w:r>
      <w:r>
        <w:rPr>
          <w:b/>
        </w:rPr>
        <w:t xml:space="preserve">Stat Dimensions </w:t>
      </w:r>
      <w:r>
        <w:t xml:space="preserve">field into </w:t>
      </w:r>
      <w:r>
        <w:rPr>
          <w:b/>
        </w:rPr>
        <w:t xml:space="preserve">Rows </w:t>
      </w:r>
      <w:r>
        <w:t>area.</w:t>
      </w:r>
    </w:p>
    <w:p w14:paraId="1E645174" w14:textId="77777777" w:rsidR="00262EE4" w:rsidRDefault="00262EE4" w:rsidP="00035CD5">
      <w:pPr>
        <w:pStyle w:val="af6"/>
        <w:numPr>
          <w:ilvl w:val="0"/>
          <w:numId w:val="2"/>
        </w:numPr>
      </w:pPr>
      <w:r>
        <w:t xml:space="preserve">Drag and Drop </w:t>
      </w:r>
      <w:r w:rsidR="002D734D">
        <w:t xml:space="preserve">the </w:t>
      </w:r>
      <w:r>
        <w:rPr>
          <w:b/>
        </w:rPr>
        <w:t xml:space="preserve">HOUS </w:t>
      </w:r>
      <w:r>
        <w:t xml:space="preserve">field into </w:t>
      </w:r>
      <w:r w:rsidR="002D734D">
        <w:rPr>
          <w:b/>
        </w:rPr>
        <w:t>the Data area</w:t>
      </w:r>
      <w:r>
        <w:t xml:space="preserve"> at working sheet.</w:t>
      </w:r>
    </w:p>
    <w:p w14:paraId="0995902F" w14:textId="77777777" w:rsidR="00262EE4" w:rsidRPr="00262EE4" w:rsidRDefault="00262EE4" w:rsidP="00035CD5">
      <w:pPr>
        <w:pStyle w:val="af6"/>
        <w:numPr>
          <w:ilvl w:val="0"/>
          <w:numId w:val="2"/>
        </w:numPr>
        <w:rPr>
          <w:b/>
        </w:rPr>
      </w:pPr>
      <w:r w:rsidRPr="00262EE4">
        <w:rPr>
          <w:b/>
        </w:rPr>
        <w:t>Right click</w:t>
      </w:r>
      <w:r>
        <w:rPr>
          <w:b/>
        </w:rPr>
        <w:t xml:space="preserve"> </w:t>
      </w:r>
      <w:r w:rsidR="002D734D">
        <w:t>on</w:t>
      </w:r>
      <w:r>
        <w:t xml:space="preserve"> empty space below the fields </w:t>
      </w:r>
      <w:r w:rsidR="002D734D">
        <w:t>of</w:t>
      </w:r>
      <w:r>
        <w:t xml:space="preserve"> </w:t>
      </w:r>
      <w:r>
        <w:rPr>
          <w:b/>
        </w:rPr>
        <w:t xml:space="preserve">Measures </w:t>
      </w:r>
      <w:r>
        <w:t>area.</w:t>
      </w:r>
    </w:p>
    <w:p w14:paraId="49C901A9" w14:textId="77777777" w:rsidR="00262EE4" w:rsidRPr="00262EE4" w:rsidRDefault="00262EE4" w:rsidP="00035CD5">
      <w:pPr>
        <w:pStyle w:val="af6"/>
        <w:numPr>
          <w:ilvl w:val="0"/>
          <w:numId w:val="2"/>
        </w:numPr>
        <w:rPr>
          <w:b/>
        </w:rPr>
      </w:pPr>
      <w:r>
        <w:rPr>
          <w:b/>
        </w:rPr>
        <w:t xml:space="preserve">Click on </w:t>
      </w:r>
      <w:r>
        <w:t>“</w:t>
      </w:r>
      <w:r>
        <w:rPr>
          <w:b/>
        </w:rPr>
        <w:t xml:space="preserve">Create parameter…” </w:t>
      </w:r>
      <w:r>
        <w:t>menu option.</w:t>
      </w:r>
    </w:p>
    <w:p w14:paraId="3F519F24" w14:textId="77777777" w:rsidR="00447C1D" w:rsidRDefault="00447C1D">
      <w:pPr>
        <w:rPr>
          <w:b/>
        </w:rPr>
      </w:pPr>
      <w:r>
        <w:rPr>
          <w:b/>
        </w:rPr>
        <w:br w:type="page"/>
      </w:r>
    </w:p>
    <w:p w14:paraId="3952ED63" w14:textId="77777777" w:rsidR="00447C1D" w:rsidRDefault="00447C1D" w:rsidP="00262EE4">
      <w:pPr>
        <w:pStyle w:val="af6"/>
        <w:rPr>
          <w:b/>
        </w:rPr>
      </w:pPr>
      <w:r w:rsidRPr="00445D7C">
        <w:rPr>
          <w:noProof/>
          <w:lang w:eastAsia="en-GB"/>
        </w:rPr>
        <mc:AlternateContent>
          <mc:Choice Requires="wpc">
            <w:drawing>
              <wp:anchor distT="0" distB="0" distL="114300" distR="114300" simplePos="0" relativeHeight="251669504" behindDoc="0" locked="1" layoutInCell="1" allowOverlap="1" wp14:anchorId="2CCC61BD" wp14:editId="37CE6215">
                <wp:simplePos x="0" y="0"/>
                <wp:positionH relativeFrom="page">
                  <wp:align>center</wp:align>
                </wp:positionH>
                <wp:positionV relativeFrom="margin">
                  <wp:posOffset>-449580</wp:posOffset>
                </wp:positionV>
                <wp:extent cx="6152515" cy="1845945"/>
                <wp:effectExtent l="0" t="0" r="635" b="1905"/>
                <wp:wrapTopAndBottom/>
                <wp:docPr id="72" name="Полотно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Рисунок 66"/>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67" name="Блок-схема: альтернативний процес 6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83BE8"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8" name="Рисунок 68"/>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69" name="Блок-схема: альтернативний процес 69"/>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D0661"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Блок-схема: альтернативний процес 7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5CFD8"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 name="Рисунок 71"/>
                          <pic:cNvPicPr>
                            <a:picLocks noChangeAspect="1"/>
                          </pic:cNvPicPr>
                        </pic:nvPicPr>
                        <pic:blipFill>
                          <a:blip r:embed="rId19"/>
                          <a:stretch>
                            <a:fillRect/>
                          </a:stretch>
                        </pic:blipFill>
                        <pic:spPr>
                          <a:xfrm>
                            <a:off x="352426" y="75225"/>
                            <a:ext cx="485480" cy="476250"/>
                          </a:xfrm>
                          <a:prstGeom prst="rect">
                            <a:avLst/>
                          </a:prstGeom>
                        </pic:spPr>
                      </pic:pic>
                    </wpc:wpc>
                  </a:graphicData>
                </a:graphic>
              </wp:anchor>
            </w:drawing>
          </mc:Choice>
          <mc:Fallback>
            <w:pict>
              <v:group w14:anchorId="2CCC61BD" id="Полотно 72" o:spid="_x0000_s1062" editas="canvas" style="position:absolute;left:0;text-align:left;margin-left:0;margin-top:-35.4pt;width:484.45pt;height:145.35pt;z-index:251669504;mso-position-horizontal:center;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">
                <v:shape id="_x0000_s1063" type="#_x0000_t75" style="position:absolute;width:61525;height:18459;visibility:visible;mso-wrap-style:square">
                  <v:fill o:detectmouseclick="t"/>
                  <v:path o:connecttype="none"/>
                </v:shape>
                <v:shape id="Рисунок 66" o:spid="_x0000_s106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">
                  <v:imagedata r:id="rId8" o:title=""/>
                  <v:path arrowok="t"/>
                  <o:lock v:ext="edit" aspectratio="f"/>
                </v:shape>
                <v:shape id="Блок-схема: альтернативний процес 67" o:spid="_x0000_s106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" fillcolor="#c0504d" strokecolor="#f9f9f9" strokeweight="3pt">
                  <v:textbox>
                    <w:txbxContent>
                      <w:p w14:paraId="2E083BE8"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68" o:spid="_x0000_s1066"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">
                  <v:imagedata r:id="rId9" o:title=""/>
                </v:shape>
                <v:shape id="Блок-схема: альтернативний процес 69" o:spid="_x0000_s106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" fillcolor="#9bbb59" strokecolor="#f9f9f9" strokeweight="3pt">
                  <v:textbox>
                    <w:txbxContent>
                      <w:p w14:paraId="451D0661"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70" o:spid="_x0000_s106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" fillcolor="#8064a2" strokecolor="#f9f9f9" strokeweight="3pt">
                  <v:textbox>
                    <w:txbxContent>
                      <w:p w14:paraId="3125CFD8"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v:textbox>
                </v:shape>
                <v:shape id="Рисунок 71" o:spid="_x0000_s1069"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">
                  <v:imagedata r:id="rId20" o:title=""/>
                  <v:path arrowok="t"/>
                </v:shape>
                <w10:wrap type="topAndBottom" anchorx="page" anchory="margin"/>
                <w10:anchorlock/>
              </v:group>
            </w:pict>
          </mc:Fallback>
        </mc:AlternateContent>
      </w:r>
    </w:p>
    <w:p w14:paraId="40F00C9C" w14:textId="6C215BD6" w:rsidR="00BB55E5" w:rsidRPr="00BB55E5" w:rsidDel="00BB55E5" w:rsidRDefault="00447C1D" w:rsidP="00BB55E5">
      <w:pPr>
        <w:rPr>
          <w:del w:id="19" w:author="Bohdan Benetskyi" w:date="2017-02-22T10:52:00Z"/>
          <w:lang w:val="en-US"/>
          <w:rPrChange w:id="20" w:author="Bohdan Benetskyi" w:date="2017-02-22T10:52:00Z">
            <w:rPr>
              <w:del w:id="21" w:author="Bohdan Benetskyi" w:date="2017-02-22T10:52:00Z"/>
              <w:lang w:val="uk-UA"/>
            </w:rPr>
          </w:rPrChange>
        </w:rPr>
      </w:pPr>
      <w:commentRangeStart w:id="22"/>
      <w:del w:id="23" w:author="Bohdan Benetskyi" w:date="2017-02-22T10:50:00Z">
        <w:r w:rsidDel="00BB55E5">
          <w:delText>No</w:delText>
        </w:r>
      </w:del>
      <w:del w:id="24" w:author="Bohdan Benetskyi" w:date="2017-02-22T10:49:00Z">
        <w:r w:rsidDel="0044203D">
          <w:delText>t</w:delText>
        </w:r>
      </w:del>
      <w:del w:id="25" w:author="Bohdan Benetskyi" w:date="2017-02-22T10:50:00Z">
        <w:r w:rsidDel="00BB55E5">
          <w:delText xml:space="preserve"> all that steps with </w:delText>
        </w:r>
        <w:r w:rsidR="002D734D" w:rsidDel="00BB55E5">
          <w:delText xml:space="preserve">screenshot </w:delText>
        </w:r>
        <w:r w:rsidDel="00BB55E5">
          <w:delText xml:space="preserve"> from</w:delText>
        </w:r>
      </w:del>
      <w:ins w:id="26" w:author="Owens, John   Contractor" w:date="2017-02-17T09:43:00Z">
        <w:del w:id="27" w:author="Bohdan Benetskyi" w:date="2017-02-22T10:50:00Z">
          <w:r w:rsidR="00F66928" w:rsidDel="00BB55E5">
            <w:delText>screenshot from</w:delText>
          </w:r>
        </w:del>
      </w:ins>
      <w:del w:id="28" w:author="Bohdan Benetskyi" w:date="2017-02-22T10:50:00Z">
        <w:r w:rsidDel="00BB55E5">
          <w:delText xml:space="preserve"> Tableau:</w:delText>
        </w:r>
        <w:commentRangeEnd w:id="22"/>
        <w:r w:rsidR="00F66928" w:rsidDel="00BB55E5">
          <w:rPr>
            <w:rStyle w:val="afa"/>
          </w:rPr>
          <w:commentReference w:id="22"/>
        </w:r>
      </w:del>
      <w:ins w:id="29" w:author="Bohdan Benetskyi" w:date="2017-02-22T10:52:00Z">
        <w:r w:rsidR="00BB55E5" w:rsidRPr="00BB55E5" w:rsidDel="00BB55E5">
          <w:rPr>
            <w:lang w:val="uk-UA"/>
          </w:rPr>
          <w:t xml:space="preserve"> </w:t>
        </w:r>
        <w:r w:rsidR="00BB55E5">
          <w:rPr>
            <w:lang w:val="en-US"/>
          </w:rPr>
          <w:t>Now let consider, how it will look in the program during performing the steps:</w:t>
        </w:r>
      </w:ins>
    </w:p>
    <w:p w14:paraId="1E633759" w14:textId="77777777" w:rsidR="00447C1D" w:rsidRDefault="00447C1D" w:rsidP="00447C1D">
      <w:pPr>
        <w:pStyle w:val="af6"/>
        <w:numPr>
          <w:ilvl w:val="0"/>
          <w:numId w:val="3"/>
        </w:numPr>
      </w:pPr>
      <w:r>
        <w:t xml:space="preserve">Drag and Drop </w:t>
      </w:r>
      <w:r>
        <w:rPr>
          <w:b/>
        </w:rPr>
        <w:t xml:space="preserve">Stat Dimensions </w:t>
      </w:r>
      <w:r>
        <w:t xml:space="preserve">field into </w:t>
      </w:r>
      <w:r>
        <w:rPr>
          <w:b/>
        </w:rPr>
        <w:t xml:space="preserve">Rows </w:t>
      </w:r>
      <w:r>
        <w:t>area.</w:t>
      </w:r>
    </w:p>
    <w:p w14:paraId="5F4F05A1" w14:textId="6DAFCCE5" w:rsidR="00447C1D" w:rsidRDefault="00F66928" w:rsidP="00447C1D">
      <w:pPr>
        <w:ind w:left="360"/>
        <w:jc w:val="center"/>
      </w:pPr>
      <w:r>
        <w:rPr>
          <w:noProof/>
          <w:lang w:eastAsia="en-GB"/>
        </w:rPr>
        <w:drawing>
          <wp:inline distT="0" distB="0" distL="0" distR="0" wp14:anchorId="039591FB" wp14:editId="2A2BCEF8">
            <wp:extent cx="4526280" cy="2247900"/>
            <wp:effectExtent l="0" t="0" r="7620" b="0"/>
            <wp:docPr id="147" name="Picture 8" descr="2017-01-29 18_20_06-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7-01-29 18_20_06-SAP Tutor Editor_ 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280" cy="2247900"/>
                    </a:xfrm>
                    <a:prstGeom prst="rect">
                      <a:avLst/>
                    </a:prstGeom>
                    <a:noFill/>
                    <a:ln>
                      <a:noFill/>
                    </a:ln>
                  </pic:spPr>
                </pic:pic>
              </a:graphicData>
            </a:graphic>
          </wp:inline>
        </w:drawing>
      </w:r>
      <w:bookmarkStart w:id="30" w:name="_GoBack"/>
      <w:bookmarkEnd w:id="30"/>
    </w:p>
    <w:p w14:paraId="7597E972" w14:textId="77777777" w:rsidR="00447C1D" w:rsidRDefault="00447C1D" w:rsidP="00447C1D">
      <w:pPr>
        <w:pStyle w:val="af6"/>
        <w:numPr>
          <w:ilvl w:val="0"/>
          <w:numId w:val="3"/>
        </w:numPr>
      </w:pPr>
      <w:r>
        <w:t xml:space="preserve">Drag and Drop </w:t>
      </w:r>
      <w:r>
        <w:rPr>
          <w:b/>
        </w:rPr>
        <w:t xml:space="preserve">HOUS </w:t>
      </w:r>
      <w:r>
        <w:t xml:space="preserve">field into </w:t>
      </w:r>
      <w:r w:rsidR="002D734D">
        <w:rPr>
          <w:b/>
        </w:rPr>
        <w:t>the Data area</w:t>
      </w:r>
      <w:r>
        <w:t xml:space="preserve"> at working sheet.</w:t>
      </w:r>
    </w:p>
    <w:p w14:paraId="5FE3B332" w14:textId="5062D987" w:rsidR="00447C1D" w:rsidRDefault="00F66928" w:rsidP="00447C1D">
      <w:pPr>
        <w:ind w:left="360"/>
        <w:jc w:val="center"/>
      </w:pPr>
      <w:r>
        <w:rPr>
          <w:noProof/>
          <w:lang w:eastAsia="en-GB"/>
        </w:rPr>
        <w:drawing>
          <wp:inline distT="0" distB="0" distL="0" distR="0" wp14:anchorId="1C0DEF33" wp14:editId="6E1C57D8">
            <wp:extent cx="4465320" cy="2994660"/>
            <wp:effectExtent l="0" t="0" r="0" b="0"/>
            <wp:docPr id="138" name="Picture 9" descr="2017-01-29 18_21_21-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7-01-29 18_21_21-SAP Tutor Editor_ 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320" cy="2994660"/>
                    </a:xfrm>
                    <a:prstGeom prst="rect">
                      <a:avLst/>
                    </a:prstGeom>
                    <a:noFill/>
                    <a:ln>
                      <a:noFill/>
                    </a:ln>
                  </pic:spPr>
                </pic:pic>
              </a:graphicData>
            </a:graphic>
          </wp:inline>
        </w:drawing>
      </w:r>
    </w:p>
    <w:p w14:paraId="3D5E7DE0" w14:textId="77777777" w:rsidR="00447C1D" w:rsidRPr="00F91CB8" w:rsidRDefault="00447C1D">
      <w:pPr>
        <w:rPr>
          <w:lang w:val="uk-UA"/>
        </w:rPr>
      </w:pPr>
      <w:r>
        <w:br w:type="page"/>
      </w:r>
    </w:p>
    <w:p w14:paraId="6D0FC5C0" w14:textId="77777777" w:rsidR="00447C1D" w:rsidRDefault="00447C1D" w:rsidP="00447C1D">
      <w:pPr>
        <w:ind w:left="360"/>
        <w:jc w:val="center"/>
      </w:pPr>
      <w:r w:rsidRPr="00445D7C">
        <w:rPr>
          <w:noProof/>
          <w:lang w:eastAsia="en-GB"/>
        </w:rPr>
        <mc:AlternateContent>
          <mc:Choice Requires="wpc">
            <w:drawing>
              <wp:anchor distT="0" distB="0" distL="114300" distR="114300" simplePos="0" relativeHeight="251671552" behindDoc="0" locked="1" layoutInCell="1" allowOverlap="1" wp14:anchorId="5D9E4706" wp14:editId="1C17A6AB">
                <wp:simplePos x="0" y="0"/>
                <wp:positionH relativeFrom="margin">
                  <wp:align>right</wp:align>
                </wp:positionH>
                <wp:positionV relativeFrom="margin">
                  <wp:posOffset>-417830</wp:posOffset>
                </wp:positionV>
                <wp:extent cx="6152515" cy="1845945"/>
                <wp:effectExtent l="0" t="0" r="635" b="1905"/>
                <wp:wrapTopAndBottom/>
                <wp:docPr id="87" name="Полотно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3" name="Рисунок 73"/>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74" name="Блок-схема: альтернативний процес 74"/>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3D718"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5" name="Рисунок 75"/>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76" name="Блок-схема: альтернативний процес 76"/>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17153"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Блок-схема: альтернативний процес 77"/>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FE0AA"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 name="Рисунок 84"/>
                          <pic:cNvPicPr>
                            <a:picLocks noChangeAspect="1"/>
                          </pic:cNvPicPr>
                        </pic:nvPicPr>
                        <pic:blipFill>
                          <a:blip r:embed="rId19"/>
                          <a:stretch>
                            <a:fillRect/>
                          </a:stretch>
                        </pic:blipFill>
                        <pic:spPr>
                          <a:xfrm>
                            <a:off x="352426" y="75225"/>
                            <a:ext cx="485480" cy="476250"/>
                          </a:xfrm>
                          <a:prstGeom prst="rect">
                            <a:avLst/>
                          </a:prstGeom>
                        </pic:spPr>
                      </pic:pic>
                    </wpc:wpc>
                  </a:graphicData>
                </a:graphic>
              </wp:anchor>
            </w:drawing>
          </mc:Choice>
          <mc:Fallback>
            <w:pict>
              <v:group w14:anchorId="5D9E4706" id="Полотно 87" o:spid="_x0000_s1070" editas="canvas" style="position:absolute;left:0;text-align:left;margin-left:433.25pt;margin-top:-32.9pt;width:484.45pt;height:145.35pt;z-index:251671552;mso-position-horizontal:right;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">
                <v:shape id="_x0000_s1071" type="#_x0000_t75" style="position:absolute;width:61525;height:18459;visibility:visible;mso-wrap-style:square">
                  <v:fill o:detectmouseclick="t"/>
                  <v:path o:connecttype="none"/>
                </v:shape>
                <v:shape id="Рисунок 73" o:spid="_x0000_s1072"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">
                  <v:imagedata r:id="rId8" o:title=""/>
                  <v:path arrowok="t"/>
                  <o:lock v:ext="edit" aspectratio="f"/>
                </v:shape>
                <v:shape id="Блок-схема: альтернативний процес 74" o:spid="_x0000_s1073"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" fillcolor="#c0504d" strokecolor="#f9f9f9" strokeweight="3pt">
                  <v:textbox>
                    <w:txbxContent>
                      <w:p w14:paraId="1E33D718"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75" o:spid="_x0000_s1074"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">
                  <v:imagedata r:id="rId9" o:title=""/>
                </v:shape>
                <v:shape id="Блок-схема: альтернативний процес 76" o:spid="_x0000_s1075"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" fillcolor="#9bbb59" strokecolor="#f9f9f9" strokeweight="3pt">
                  <v:textbox>
                    <w:txbxContent>
                      <w:p w14:paraId="44517153"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77" o:spid="_x0000_s1076"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" fillcolor="#8064a2" strokecolor="#f9f9f9" strokeweight="3pt">
                  <v:textbox>
                    <w:txbxContent>
                      <w:p w14:paraId="44BFE0AA"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v:textbox>
                </v:shape>
                <v:shape id="Рисунок 84" o:spid="_x0000_s1077"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">
                  <v:imagedata r:id="rId20" o:title=""/>
                  <v:path arrowok="t"/>
                </v:shape>
                <w10:wrap type="topAndBottom" anchorx="margin" anchory="margin"/>
                <w10:anchorlock/>
              </v:group>
            </w:pict>
          </mc:Fallback>
        </mc:AlternateContent>
      </w:r>
    </w:p>
    <w:p w14:paraId="11224C9E" w14:textId="77777777" w:rsidR="00447C1D" w:rsidRPr="00262EE4" w:rsidRDefault="00447C1D" w:rsidP="00447C1D">
      <w:pPr>
        <w:pStyle w:val="af6"/>
        <w:numPr>
          <w:ilvl w:val="0"/>
          <w:numId w:val="3"/>
        </w:numPr>
        <w:rPr>
          <w:b/>
        </w:rPr>
      </w:pPr>
      <w:r w:rsidRPr="00262EE4">
        <w:rPr>
          <w:b/>
        </w:rPr>
        <w:t>Right click</w:t>
      </w:r>
      <w:r>
        <w:rPr>
          <w:b/>
        </w:rPr>
        <w:t xml:space="preserve"> </w:t>
      </w:r>
      <w:r w:rsidR="00B36E61">
        <w:t>on empty space below the fields of</w:t>
      </w:r>
      <w:r>
        <w:t xml:space="preserve"> </w:t>
      </w:r>
      <w:r>
        <w:rPr>
          <w:b/>
        </w:rPr>
        <w:t xml:space="preserve">Measures </w:t>
      </w:r>
      <w:r>
        <w:t>area.</w:t>
      </w:r>
    </w:p>
    <w:p w14:paraId="6BE1F23B" w14:textId="0948EFD1" w:rsidR="00447C1D" w:rsidRDefault="00F66928" w:rsidP="00447C1D">
      <w:pPr>
        <w:ind w:left="360"/>
        <w:jc w:val="center"/>
      </w:pPr>
      <w:r>
        <w:rPr>
          <w:noProof/>
          <w:lang w:eastAsia="en-GB"/>
        </w:rPr>
        <w:drawing>
          <wp:inline distT="0" distB="0" distL="0" distR="0" wp14:anchorId="5261C0C4" wp14:editId="328A937D">
            <wp:extent cx="2072640" cy="3550920"/>
            <wp:effectExtent l="0" t="0" r="3810" b="0"/>
            <wp:docPr id="129" name="Picture 10" descr="2017-01-29 18_22_04-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7-01-29 18_22_04-SAP Tutor Editor_ 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2640" cy="3550920"/>
                    </a:xfrm>
                    <a:prstGeom prst="rect">
                      <a:avLst/>
                    </a:prstGeom>
                    <a:noFill/>
                    <a:ln>
                      <a:noFill/>
                    </a:ln>
                  </pic:spPr>
                </pic:pic>
              </a:graphicData>
            </a:graphic>
          </wp:inline>
        </w:drawing>
      </w:r>
    </w:p>
    <w:p w14:paraId="5616C169" w14:textId="77777777" w:rsidR="00447C1D" w:rsidRPr="00262EE4" w:rsidRDefault="00447C1D" w:rsidP="00447C1D">
      <w:pPr>
        <w:pStyle w:val="af6"/>
        <w:numPr>
          <w:ilvl w:val="0"/>
          <w:numId w:val="2"/>
        </w:numPr>
        <w:rPr>
          <w:b/>
        </w:rPr>
      </w:pPr>
      <w:r>
        <w:rPr>
          <w:b/>
        </w:rPr>
        <w:t xml:space="preserve">Click on </w:t>
      </w:r>
      <w:r>
        <w:t>“</w:t>
      </w:r>
      <w:r>
        <w:rPr>
          <w:b/>
        </w:rPr>
        <w:t xml:space="preserve">Create parameter…” </w:t>
      </w:r>
      <w:r>
        <w:t>menu option.</w:t>
      </w:r>
    </w:p>
    <w:p w14:paraId="4206BC46" w14:textId="4E0EB42D" w:rsidR="00447C1D" w:rsidRDefault="00F66928" w:rsidP="00447C1D">
      <w:pPr>
        <w:ind w:left="360"/>
        <w:jc w:val="center"/>
      </w:pPr>
      <w:r>
        <w:rPr>
          <w:noProof/>
          <w:lang w:eastAsia="en-GB"/>
        </w:rPr>
        <w:drawing>
          <wp:inline distT="0" distB="0" distL="0" distR="0" wp14:anchorId="0B2D0675" wp14:editId="7262A988">
            <wp:extent cx="3352800" cy="2926080"/>
            <wp:effectExtent l="0" t="0" r="0" b="7620"/>
            <wp:docPr id="85" name="Picture 11" descr="2017-01-29 18_23_10-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7-01-29 18_23_10-SAP Tutor Editor_ 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1771AF2F" w14:textId="77777777" w:rsidR="00447C1D" w:rsidRDefault="00447C1D" w:rsidP="00447C1D">
      <w:pPr>
        <w:ind w:left="360"/>
        <w:jc w:val="center"/>
      </w:pPr>
    </w:p>
    <w:p w14:paraId="7F5A6B2C" w14:textId="77777777" w:rsidR="00447C1D" w:rsidRDefault="00447C1D" w:rsidP="00447C1D">
      <w:pPr>
        <w:ind w:left="360"/>
      </w:pPr>
    </w:p>
    <w:p w14:paraId="4ACE73AA" w14:textId="77777777" w:rsidR="00447C1D" w:rsidRDefault="00447C1D" w:rsidP="00447C1D">
      <w:pPr>
        <w:ind w:left="360"/>
      </w:pPr>
      <w:r>
        <w:t>Now we will</w:t>
      </w:r>
      <w:r w:rsidRPr="00445D7C">
        <w:rPr>
          <w:noProof/>
          <w:lang w:eastAsia="en-GB"/>
        </w:rPr>
        <mc:AlternateContent>
          <mc:Choice Requires="wpc">
            <w:drawing>
              <wp:anchor distT="0" distB="0" distL="114300" distR="114300" simplePos="0" relativeHeight="251673600" behindDoc="0" locked="1" layoutInCell="1" allowOverlap="1" wp14:anchorId="595D7584" wp14:editId="71723FF0">
                <wp:simplePos x="0" y="0"/>
                <wp:positionH relativeFrom="margin">
                  <wp:posOffset>-267970</wp:posOffset>
                </wp:positionH>
                <wp:positionV relativeFrom="margin">
                  <wp:posOffset>-509905</wp:posOffset>
                </wp:positionV>
                <wp:extent cx="6152515" cy="1845945"/>
                <wp:effectExtent l="0" t="0" r="635" b="1905"/>
                <wp:wrapTopAndBottom/>
                <wp:docPr id="94" name="Полотно 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8" name="Рисунок 88"/>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89" name="Блок-схема: альтернативний процес 89"/>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D1B42"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0" name="Рисунок 90"/>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1" name="Блок-схема: альтернативний процес 9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3E6F9"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Блок-схема: альтернативний процес 9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77A07B"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3" name="Рисунок 93"/>
                          <pic:cNvPicPr>
                            <a:picLocks noChangeAspect="1"/>
                          </pic:cNvPicPr>
                        </pic:nvPicPr>
                        <pic:blipFill>
                          <a:blip r:embed="rId19"/>
                          <a:stretch>
                            <a:fillRect/>
                          </a:stretch>
                        </pic:blipFill>
                        <pic:spPr>
                          <a:xfrm>
                            <a:off x="352426" y="75225"/>
                            <a:ext cx="485480" cy="476250"/>
                          </a:xfrm>
                          <a:prstGeom prst="rect">
                            <a:avLst/>
                          </a:prstGeom>
                        </pic:spPr>
                      </pic:pic>
                    </wpc:wpc>
                  </a:graphicData>
                </a:graphic>
              </wp:anchor>
            </w:drawing>
          </mc:Choice>
          <mc:Fallback>
            <w:pict>
              <v:group w14:anchorId="595D7584" id="Полотно 94" o:spid="_x0000_s1078" editas="canvas" style="position:absolute;left:0;text-align:left;margin-left:-21.1pt;margin-top:-40.15pt;width:484.45pt;height:145.35pt;z-index:251673600;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">
                <v:shape id="_x0000_s1079" type="#_x0000_t75" style="position:absolute;width:61525;height:18459;visibility:visible;mso-wrap-style:square">
                  <v:fill o:detectmouseclick="t"/>
                  <v:path o:connecttype="none"/>
                </v:shape>
                <v:shape id="Рисунок 88" o:spid="_x0000_s1080"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">
                  <v:imagedata r:id="rId8" o:title=""/>
                  <v:path arrowok="t"/>
                  <o:lock v:ext="edit" aspectratio="f"/>
                </v:shape>
                <v:shape id="Блок-схема: альтернативний процес 89" o:spid="_x0000_s1081"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" fillcolor="#c0504d" strokecolor="#f9f9f9" strokeweight="3pt">
                  <v:textbox>
                    <w:txbxContent>
                      <w:p w14:paraId="6C5D1B42"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90" o:spid="_x0000_s1082"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">
                  <v:imagedata r:id="rId9" o:title=""/>
                </v:shape>
                <v:shape id="Блок-схема: альтернативний процес 91" o:spid="_x0000_s1083"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" fillcolor="#9bbb59" strokecolor="#f9f9f9" strokeweight="3pt">
                  <v:textbox>
                    <w:txbxContent>
                      <w:p w14:paraId="4E73E6F9"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92" o:spid="_x0000_s1084"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" fillcolor="#8064a2" strokecolor="#f9f9f9" strokeweight="3pt">
                  <v:textbox>
                    <w:txbxContent>
                      <w:p w14:paraId="3377A07B"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v:textbox>
                </v:shape>
                <v:shape id="Рисунок 93" o:spid="_x0000_s1085"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">
                  <v:imagedata r:id="rId20" o:title=""/>
                  <v:path arrowok="t"/>
                </v:shape>
                <w10:wrap type="topAndBottom" anchorx="margin" anchory="margin"/>
                <w10:anchorlock/>
              </v:group>
            </w:pict>
          </mc:Fallback>
        </mc:AlternateContent>
      </w:r>
      <w:r w:rsidR="003560DA">
        <w:t xml:space="preserve"> see more deeply </w:t>
      </w:r>
      <w:r w:rsidR="002D734D">
        <w:t>in</w:t>
      </w:r>
      <w:r w:rsidR="003560DA">
        <w:t xml:space="preserve"> definition parameter window:</w:t>
      </w:r>
    </w:p>
    <w:p w14:paraId="6D38242F" w14:textId="1A9918DE" w:rsidR="003560DA" w:rsidRDefault="00F66928" w:rsidP="00447C1D">
      <w:pPr>
        <w:ind w:left="360"/>
      </w:pPr>
      <w:r>
        <w:rPr>
          <w:noProof/>
          <w:lang w:eastAsia="en-GB"/>
        </w:rPr>
        <w:drawing>
          <wp:inline distT="0" distB="0" distL="0" distR="0" wp14:anchorId="470BC51C" wp14:editId="4CCAC94B">
            <wp:extent cx="5486400" cy="2743200"/>
            <wp:effectExtent l="0" t="0" r="0" b="0"/>
            <wp:docPr id="83" name="Picture 12" descr="2017-01-29 18_24_22-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7-01-29 18_24_22-SAP Tutor Editor_ 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DD120B4" w14:textId="77777777" w:rsidR="003560DA" w:rsidRDefault="003560DA" w:rsidP="003560DA">
      <w:pPr>
        <w:pStyle w:val="af6"/>
        <w:numPr>
          <w:ilvl w:val="0"/>
          <w:numId w:val="4"/>
        </w:numPr>
      </w:pPr>
      <w:r>
        <w:t xml:space="preserve">Field for </w:t>
      </w:r>
      <w:r w:rsidR="002D734D">
        <w:t>defining</w:t>
      </w:r>
      <w:r>
        <w:t xml:space="preserve"> name of Parameter.</w:t>
      </w:r>
    </w:p>
    <w:p w14:paraId="7AE05627" w14:textId="77777777" w:rsidR="003560DA" w:rsidRDefault="002D734D" w:rsidP="003560DA">
      <w:pPr>
        <w:pStyle w:val="af6"/>
        <w:numPr>
          <w:ilvl w:val="0"/>
          <w:numId w:val="4"/>
        </w:numPr>
      </w:pPr>
      <w:r>
        <w:t>An a</w:t>
      </w:r>
      <w:r w:rsidR="003560DA">
        <w:t>dditional window with</w:t>
      </w:r>
      <w:r>
        <w:t xml:space="preserve"> the</w:t>
      </w:r>
      <w:r w:rsidR="003560DA">
        <w:t xml:space="preserve"> possibility to add formatted text which will be used like a tool tip for our parameter.</w:t>
      </w:r>
    </w:p>
    <w:p w14:paraId="0B56224A" w14:textId="77777777" w:rsidR="003560DA" w:rsidRDefault="003560DA" w:rsidP="00CB0693">
      <w:pPr>
        <w:pStyle w:val="af6"/>
        <w:numPr>
          <w:ilvl w:val="0"/>
          <w:numId w:val="4"/>
        </w:numPr>
      </w:pPr>
      <w:r>
        <w:t>Data type for our parameter. It can be one of</w:t>
      </w:r>
      <w:r w:rsidR="002D734D">
        <w:t xml:space="preserve"> the</w:t>
      </w:r>
      <w:r>
        <w:t xml:space="preserve"> next: </w:t>
      </w:r>
      <w:r>
        <w:rPr>
          <w:b/>
        </w:rPr>
        <w:t>Float, Integer, String, Boolean, Date, Date &amp; Time.</w:t>
      </w:r>
      <w:r w:rsidR="00CB0693">
        <w:rPr>
          <w:b/>
        </w:rPr>
        <w:t xml:space="preserve"> </w:t>
      </w:r>
      <w:r w:rsidR="00CB0693" w:rsidRPr="00CB0693">
        <w:t xml:space="preserve">For </w:t>
      </w:r>
      <w:r w:rsidR="00CB0693" w:rsidRPr="00CB0693">
        <w:rPr>
          <w:b/>
        </w:rPr>
        <w:t>Boolean</w:t>
      </w:r>
      <w:r w:rsidR="00CB0693" w:rsidRPr="00CB0693">
        <w:t xml:space="preserve">, you can change the aliases for these values. </w:t>
      </w:r>
    </w:p>
    <w:p w14:paraId="026E17C6" w14:textId="77777777" w:rsidR="003560DA" w:rsidRDefault="003560DA" w:rsidP="003560DA">
      <w:pPr>
        <w:pStyle w:val="af6"/>
        <w:numPr>
          <w:ilvl w:val="0"/>
          <w:numId w:val="4"/>
        </w:numPr>
      </w:pPr>
      <w:r>
        <w:t xml:space="preserve">Value of Parameter – </w:t>
      </w:r>
      <w:r w:rsidRPr="003560DA">
        <w:rPr>
          <w:b/>
        </w:rPr>
        <w:t>can be null</w:t>
      </w:r>
      <w:r>
        <w:rPr>
          <w:b/>
        </w:rPr>
        <w:t xml:space="preserve">, </w:t>
      </w:r>
      <w:r w:rsidRPr="003560DA">
        <w:t>if</w:t>
      </w:r>
      <w:r w:rsidR="002D734D">
        <w:t xml:space="preserve"> the</w:t>
      </w:r>
      <w:r w:rsidRPr="003560DA">
        <w:t xml:space="preserve"> selected</w:t>
      </w:r>
      <w:r>
        <w:rPr>
          <w:b/>
        </w:rPr>
        <w:t xml:space="preserve"> </w:t>
      </w:r>
      <w:r w:rsidRPr="003560DA">
        <w:rPr>
          <w:b/>
        </w:rPr>
        <w:t>type allows</w:t>
      </w:r>
      <w:r>
        <w:t xml:space="preserve"> it.</w:t>
      </w:r>
    </w:p>
    <w:p w14:paraId="5492C4D2" w14:textId="77777777" w:rsidR="00CB0693" w:rsidRDefault="00CB0693" w:rsidP="00CB0693">
      <w:pPr>
        <w:pStyle w:val="af6"/>
        <w:numPr>
          <w:ilvl w:val="0"/>
          <w:numId w:val="4"/>
        </w:numPr>
      </w:pPr>
      <w:r w:rsidRPr="00CB0693">
        <w:t>You can format your parameter to display any of the standard formatting types, i.e. Standard Currency, Scientific, etc. when appropriate for the data type. I recommend mirroring the display format that is present in your view.</w:t>
      </w:r>
    </w:p>
    <w:p w14:paraId="1D95877B" w14:textId="77777777" w:rsidR="00786380" w:rsidRPr="00786380" w:rsidRDefault="00786380" w:rsidP="00CB0693">
      <w:pPr>
        <w:pStyle w:val="af6"/>
        <w:numPr>
          <w:ilvl w:val="0"/>
          <w:numId w:val="4"/>
        </w:numPr>
      </w:pPr>
      <w:r>
        <w:t xml:space="preserve">Value range for Parameter, </w:t>
      </w:r>
      <w:r>
        <w:rPr>
          <w:lang w:val="en-US"/>
        </w:rPr>
        <w:t>here we can select:</w:t>
      </w:r>
    </w:p>
    <w:p w14:paraId="0C7B4657" w14:textId="77777777" w:rsidR="00786380" w:rsidRDefault="00786380" w:rsidP="00786380">
      <w:pPr>
        <w:pStyle w:val="af6"/>
        <w:numPr>
          <w:ilvl w:val="1"/>
          <w:numId w:val="4"/>
        </w:numPr>
      </w:pPr>
      <w:r>
        <w:rPr>
          <w:b/>
        </w:rPr>
        <w:t xml:space="preserve">All </w:t>
      </w:r>
      <w:r>
        <w:t xml:space="preserve">to </w:t>
      </w:r>
      <w:del w:id="31" w:author="Owens, John   Contractor" w:date="2017-02-17T09:45:00Z">
        <w:r w:rsidDel="00F66928">
          <w:delText xml:space="preserve">give </w:delText>
        </w:r>
      </w:del>
      <w:ins w:id="32" w:author="Owens, John   Contractor" w:date="2017-02-17T09:45:00Z">
        <w:r w:rsidR="00F66928">
          <w:t xml:space="preserve">provide </w:t>
        </w:r>
      </w:ins>
      <w:del w:id="33" w:author="Owens, John   Contractor" w:date="2017-02-17T09:45:00Z">
        <w:r w:rsidDel="00F66928">
          <w:delText xml:space="preserve">a </w:delText>
        </w:r>
      </w:del>
      <w:ins w:id="34" w:author="Owens, John   Contractor" w:date="2017-02-17T09:45:00Z">
        <w:r w:rsidR="00F66928">
          <w:t xml:space="preserve">the </w:t>
        </w:r>
      </w:ins>
      <w:r>
        <w:t xml:space="preserve">possibility </w:t>
      </w:r>
      <w:r w:rsidR="002D734D">
        <w:t xml:space="preserve">to </w:t>
      </w:r>
      <w:r>
        <w:t>enter any value into the parameter</w:t>
      </w:r>
    </w:p>
    <w:p w14:paraId="7046241C" w14:textId="77777777" w:rsidR="00786380" w:rsidRPr="00786380" w:rsidRDefault="002D734D" w:rsidP="00786380">
      <w:pPr>
        <w:pStyle w:val="af6"/>
        <w:numPr>
          <w:ilvl w:val="1"/>
          <w:numId w:val="4"/>
        </w:numPr>
        <w:rPr>
          <w:b/>
        </w:rPr>
      </w:pPr>
      <w:r>
        <w:rPr>
          <w:b/>
        </w:rPr>
        <w:t xml:space="preserve">The </w:t>
      </w:r>
      <w:r w:rsidR="00786380" w:rsidRPr="00786380">
        <w:rPr>
          <w:b/>
        </w:rPr>
        <w:t>List</w:t>
      </w:r>
      <w:r>
        <w:rPr>
          <w:b/>
        </w:rPr>
        <w:t xml:space="preserve"> </w:t>
      </w:r>
      <w:r w:rsidRPr="002D734D">
        <w:t>option</w:t>
      </w:r>
      <w:r w:rsidR="00786380">
        <w:t xml:space="preserve"> </w:t>
      </w:r>
      <w:del w:id="35" w:author="Owens, John   Contractor" w:date="2017-02-17T09:45:00Z">
        <w:r w:rsidR="00786380" w:rsidDel="00F66928">
          <w:delText>give</w:delText>
        </w:r>
        <w:r w:rsidDel="00F66928">
          <w:delText>s</w:delText>
        </w:r>
        <w:r w:rsidR="00786380" w:rsidDel="00F66928">
          <w:delText xml:space="preserve"> </w:delText>
        </w:r>
      </w:del>
      <w:ins w:id="36" w:author="Owens, John   Contractor" w:date="2017-02-17T09:45:00Z">
        <w:r w:rsidR="00F66928">
          <w:t xml:space="preserve">provides the </w:t>
        </w:r>
      </w:ins>
      <w:r w:rsidR="00786380">
        <w:t xml:space="preserve">possibility </w:t>
      </w:r>
      <w:ins w:id="37" w:author="Owens, John   Contractor" w:date="2017-02-17T09:45:00Z">
        <w:r w:rsidR="00F66928">
          <w:t xml:space="preserve">to </w:t>
        </w:r>
      </w:ins>
      <w:r w:rsidR="00786380">
        <w:t>select only from</w:t>
      </w:r>
      <w:r>
        <w:t xml:space="preserve"> a</w:t>
      </w:r>
      <w:r w:rsidR="00786380">
        <w:t xml:space="preserve"> predefined list, which can be imported from some field.</w:t>
      </w:r>
    </w:p>
    <w:p w14:paraId="4DE44254" w14:textId="77777777" w:rsidR="00786380" w:rsidRPr="00CB0693" w:rsidRDefault="00786380" w:rsidP="00786380">
      <w:pPr>
        <w:pStyle w:val="af6"/>
        <w:numPr>
          <w:ilvl w:val="1"/>
          <w:numId w:val="4"/>
        </w:numPr>
        <w:rPr>
          <w:b/>
        </w:rPr>
      </w:pPr>
      <w:r>
        <w:rPr>
          <w:b/>
        </w:rPr>
        <w:t xml:space="preserve">Range </w:t>
      </w:r>
      <w:r>
        <w:t xml:space="preserve">to </w:t>
      </w:r>
      <w:del w:id="38" w:author="Owens, John   Contractor" w:date="2017-02-17T09:45:00Z">
        <w:r w:rsidDel="00F66928">
          <w:delText xml:space="preserve">give </w:delText>
        </w:r>
      </w:del>
      <w:ins w:id="39" w:author="Owens, John   Contractor" w:date="2017-02-17T09:46:00Z">
        <w:r w:rsidR="00F66928">
          <w:t>provide</w:t>
        </w:r>
      </w:ins>
      <w:ins w:id="40" w:author="Owens, John   Contractor" w:date="2017-02-17T09:45:00Z">
        <w:r w:rsidR="00F66928">
          <w:t xml:space="preserve"> the </w:t>
        </w:r>
      </w:ins>
      <w:r>
        <w:t xml:space="preserve">possibility </w:t>
      </w:r>
      <w:r w:rsidR="002D734D">
        <w:t xml:space="preserve">to </w:t>
      </w:r>
      <w:r>
        <w:t xml:space="preserve">select only </w:t>
      </w:r>
      <w:del w:id="41" w:author="Owens, John   Contractor" w:date="2017-02-17T09:46:00Z">
        <w:r w:rsidDel="00F66928">
          <w:delText xml:space="preserve">from </w:delText>
        </w:r>
        <w:r w:rsidR="002D734D" w:rsidDel="00F66928">
          <w:delText xml:space="preserve"> a</w:delText>
        </w:r>
      </w:del>
      <w:ins w:id="42" w:author="Owens, John   Contractor" w:date="2017-02-17T09:46:00Z">
        <w:r w:rsidR="00F66928">
          <w:t>from a</w:t>
        </w:r>
      </w:ins>
      <w:r w:rsidR="002D734D">
        <w:t xml:space="preserve"> </w:t>
      </w:r>
      <w:r>
        <w:t xml:space="preserve">numeric range of values, here we provide </w:t>
      </w:r>
      <w:r>
        <w:rPr>
          <w:b/>
        </w:rPr>
        <w:t xml:space="preserve">minimum </w:t>
      </w:r>
      <w:r>
        <w:t xml:space="preserve">and </w:t>
      </w:r>
      <w:r>
        <w:rPr>
          <w:b/>
        </w:rPr>
        <w:t xml:space="preserve">maximum </w:t>
      </w:r>
      <w:r>
        <w:t>values.</w:t>
      </w:r>
    </w:p>
    <w:p w14:paraId="48D1699B" w14:textId="77777777" w:rsidR="00CB0693" w:rsidRPr="00CB0693" w:rsidRDefault="00CB0693" w:rsidP="00CB0693">
      <w:pPr>
        <w:pStyle w:val="af6"/>
        <w:numPr>
          <w:ilvl w:val="1"/>
          <w:numId w:val="4"/>
        </w:numPr>
      </w:pPr>
      <w:r w:rsidRPr="00CB0693">
        <w:t xml:space="preserve">These options are not available for </w:t>
      </w:r>
      <w:r w:rsidRPr="00CB0693">
        <w:rPr>
          <w:b/>
        </w:rPr>
        <w:t>Boolean</w:t>
      </w:r>
      <w:r w:rsidRPr="00CB0693">
        <w:t xml:space="preserve"> naturally.</w:t>
      </w:r>
    </w:p>
    <w:p w14:paraId="24CD3807" w14:textId="77777777" w:rsidR="00447C1D" w:rsidRDefault="005F47D2" w:rsidP="00447C1D">
      <w:pPr>
        <w:ind w:left="360"/>
      </w:pPr>
      <w:r>
        <w:t>For our Parameter select:</w:t>
      </w:r>
    </w:p>
    <w:p w14:paraId="6FEB1A6A" w14:textId="77777777" w:rsidR="005F47D2" w:rsidRDefault="005F47D2" w:rsidP="005F47D2">
      <w:pPr>
        <w:pStyle w:val="af6"/>
        <w:numPr>
          <w:ilvl w:val="0"/>
          <w:numId w:val="5"/>
        </w:numPr>
      </w:pPr>
      <w:r>
        <w:t>Data type – Integer.</w:t>
      </w:r>
    </w:p>
    <w:p w14:paraId="2961455A" w14:textId="77777777" w:rsidR="005F47D2" w:rsidRDefault="005F47D2" w:rsidP="005F47D2">
      <w:pPr>
        <w:pStyle w:val="af6"/>
        <w:numPr>
          <w:ilvl w:val="0"/>
          <w:numId w:val="5"/>
        </w:numPr>
      </w:pPr>
      <w:r>
        <w:t>Current value – 1.</w:t>
      </w:r>
    </w:p>
    <w:p w14:paraId="13AE5674" w14:textId="77777777" w:rsidR="005F47D2" w:rsidRDefault="005F47D2" w:rsidP="005F47D2">
      <w:pPr>
        <w:pStyle w:val="af6"/>
        <w:numPr>
          <w:ilvl w:val="0"/>
          <w:numId w:val="5"/>
        </w:numPr>
      </w:pPr>
      <w:r>
        <w:t>Display format – Currency (Standard) – English (United States)</w:t>
      </w:r>
    </w:p>
    <w:p w14:paraId="223761EE" w14:textId="77777777" w:rsidR="005F47D2" w:rsidRDefault="005F47D2" w:rsidP="005F47D2">
      <w:pPr>
        <w:pStyle w:val="af6"/>
        <w:numPr>
          <w:ilvl w:val="0"/>
          <w:numId w:val="5"/>
        </w:numPr>
      </w:pPr>
      <w:r>
        <w:t>Allowable values – All.</w:t>
      </w:r>
    </w:p>
    <w:p w14:paraId="41B4AD5F" w14:textId="77777777" w:rsidR="005F47D2" w:rsidRDefault="005F47D2" w:rsidP="005F47D2">
      <w:pPr>
        <w:ind w:left="720"/>
      </w:pPr>
    </w:p>
    <w:p w14:paraId="4B6BDB0B" w14:textId="77777777" w:rsidR="005F47D2" w:rsidRDefault="00500B35" w:rsidP="007F328C">
      <w:pPr>
        <w:pStyle w:val="1"/>
        <w:pPrChange w:id="43" w:author="Bohdan Benetskyi" w:date="2017-02-22T10:40:00Z">
          <w:pPr>
            <w:pStyle w:val="1"/>
            <w:jc w:val="center"/>
          </w:pPr>
        </w:pPrChange>
      </w:pPr>
      <w:bookmarkStart w:id="44" w:name="_Toc473495368"/>
      <w:r w:rsidRPr="00500B35">
        <w:t>Filtering</w:t>
      </w:r>
      <w:bookmarkEnd w:id="44"/>
    </w:p>
    <w:p w14:paraId="03BF246B" w14:textId="77777777" w:rsidR="00500B35" w:rsidRDefault="00500B35" w:rsidP="005F47D2">
      <w:pPr>
        <w:ind w:left="720"/>
      </w:pPr>
    </w:p>
    <w:p w14:paraId="56E4D42B" w14:textId="77777777" w:rsidR="005F47D2" w:rsidRDefault="005F47D2" w:rsidP="005F47D2">
      <w:pPr>
        <w:pStyle w:val="2"/>
        <w:jc w:val="center"/>
      </w:pPr>
      <w:bookmarkStart w:id="45" w:name="_Toc473495369"/>
      <w:r w:rsidRPr="00445D7C">
        <w:rPr>
          <w:noProof/>
          <w:lang w:eastAsia="en-GB"/>
        </w:rPr>
        <mc:AlternateContent>
          <mc:Choice Requires="wpc">
            <w:drawing>
              <wp:anchor distT="0" distB="0" distL="114300" distR="114300" simplePos="0" relativeHeight="251675648" behindDoc="0" locked="1" layoutInCell="1" allowOverlap="1" wp14:anchorId="2995A4CE" wp14:editId="6CE0404F">
                <wp:simplePos x="0" y="0"/>
                <wp:positionH relativeFrom="margin">
                  <wp:posOffset>-267970</wp:posOffset>
                </wp:positionH>
                <wp:positionV relativeFrom="margin">
                  <wp:posOffset>-423545</wp:posOffset>
                </wp:positionV>
                <wp:extent cx="6152515" cy="1845945"/>
                <wp:effectExtent l="0" t="0" r="635" b="1905"/>
                <wp:wrapTopAndBottom/>
                <wp:docPr id="101" name="Полотно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5" name="Рисунок 95"/>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6" name="Блок-схема: альтернативний процес 9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33929" w14:textId="77777777" w:rsidR="005F47D2" w:rsidRDefault="005F47D2" w:rsidP="005F47D2">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7" name="Рисунок 97"/>
                          <pic:cNvPicPr/>
                        </pic:nvPicPr>
                        <pic:blipFill>
                          <a:blip r:embed="rId7">
                            <a:extLst>
                              <a:ext uri="{28A0092B-C50C-407E-A947-70E740481C1C}">
                                <a14:useLocalDpi xmlns:a14="http://schemas.microsoft.com/office/drawing/2010/main" val="0"/>
                              </a:ext>
                            </a:extLst>
                          </a:blip>
                          <a:stretch>
                            <a:fillRect/>
                          </a:stretch>
                        </pic:blipFill>
                        <pic:spPr>
                          <a:xfrm>
                            <a:off x="2452522" y="0"/>
                            <a:ext cx="558800" cy="558800"/>
                          </a:xfrm>
                          <a:prstGeom prst="rect">
                            <a:avLst/>
                          </a:prstGeom>
                        </pic:spPr>
                      </pic:pic>
                      <wps:wsp>
                        <wps:cNvPr id="98" name="Блок-схема: альтернативний процес 98"/>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2431A" w14:textId="77777777" w:rsidR="005F47D2" w:rsidRPr="005B503A" w:rsidRDefault="005F47D2" w:rsidP="005F47D2">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Блок-схема: альтернативний процес 99"/>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E9F08" w14:textId="77777777" w:rsidR="005F47D2" w:rsidRDefault="005F47D2" w:rsidP="005F47D2">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0" name="Рисунок 100"/>
                          <pic:cNvPicPr>
                            <a:picLocks noChangeAspect="1"/>
                          </pic:cNvPicPr>
                        </pic:nvPicPr>
                        <pic:blipFill>
                          <a:blip r:embed="rId19"/>
                          <a:stretch>
                            <a:fillRect/>
                          </a:stretch>
                        </pic:blipFill>
                        <pic:spPr>
                          <a:xfrm>
                            <a:off x="1473860" y="82550"/>
                            <a:ext cx="485480" cy="476250"/>
                          </a:xfrm>
                          <a:prstGeom prst="rect">
                            <a:avLst/>
                          </a:prstGeom>
                        </pic:spPr>
                      </pic:pic>
                      <pic:pic xmlns:pic="http://schemas.openxmlformats.org/drawingml/2006/picture">
                        <pic:nvPicPr>
                          <pic:cNvPr id="118" name="Рисунок 118"/>
                          <pic:cNvPicPr/>
                        </pic:nvPicPr>
                        <pic:blipFill>
                          <a:blip r:embed="rId19"/>
                          <a:stretch>
                            <a:fillRect/>
                          </a:stretch>
                        </pic:blipFill>
                        <pic:spPr>
                          <a:xfrm>
                            <a:off x="361154" y="75225"/>
                            <a:ext cx="485140" cy="476250"/>
                          </a:xfrm>
                          <a:prstGeom prst="rect">
                            <a:avLst/>
                          </a:prstGeom>
                        </pic:spPr>
                      </pic:pic>
                    </wpc:wpc>
                  </a:graphicData>
                </a:graphic>
              </wp:anchor>
            </w:drawing>
          </mc:Choice>
          <mc:Fallback>
            <w:pict>
              <v:group w14:anchorId="2995A4CE" id="Полотно 101" o:spid="_x0000_s1086" editas="canvas" style="position:absolute;left:0;text-align:left;margin-left:-21.1pt;margin-top:-33.35pt;width:484.45pt;height:145.35pt;z-index:251675648;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">
                <v:shape id="_x0000_s1087" type="#_x0000_t75" style="position:absolute;width:61525;height:18459;visibility:visible;mso-wrap-style:square">
                  <v:fill o:detectmouseclick="t"/>
                  <v:path o:connecttype="none"/>
                </v:shape>
                <v:shape id="Рисунок 95" o:spid="_x0000_s108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">
                  <v:imagedata r:id="rId8" o:title=""/>
                  <v:path arrowok="t"/>
                  <o:lock v:ext="edit" aspectratio="f"/>
                </v:shape>
                <v:shape id="Блок-схема: альтернативний процес 96" o:spid="_x0000_s108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" fillcolor="#c0504d" strokecolor="#f9f9f9" strokeweight="3pt">
                  <v:textbox>
                    <w:txbxContent>
                      <w:p w14:paraId="30833929" w14:textId="77777777" w:rsidR="005F47D2" w:rsidRDefault="005F47D2" w:rsidP="005F47D2">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97" o:spid="_x0000_s1090" type="#_x0000_t75" style="position:absolute;left:24525;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">
                  <v:imagedata r:id="rId9" o:title=""/>
                </v:shape>
                <v:shape id="Блок-схема: альтернативний процес 98" o:spid="_x0000_s109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" fillcolor="#9bbb59" strokecolor="#f9f9f9" strokeweight="3pt">
                  <v:textbox>
                    <w:txbxContent>
                      <w:p w14:paraId="3F42431A" w14:textId="77777777" w:rsidR="005F47D2" w:rsidRPr="005B503A" w:rsidRDefault="005F47D2" w:rsidP="005F47D2">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99" o:spid="_x0000_s109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" fillcolor="#8064a2" strokecolor="#f9f9f9" strokeweight="3pt">
                  <v:textbox>
                    <w:txbxContent>
                      <w:p w14:paraId="001E9F08" w14:textId="77777777" w:rsidR="005F47D2" w:rsidRDefault="005F47D2" w:rsidP="005F47D2">
                        <w:pPr>
                          <w:pStyle w:val="af5"/>
                          <w:spacing w:beforeAutospacing="0" w:after="160" w:afterAutospacing="0" w:line="256" w:lineRule="auto"/>
                          <w:jc w:val="center"/>
                        </w:pPr>
                        <w:r>
                          <w:rPr>
                            <w:rFonts w:eastAsia="Times New Roman"/>
                            <w:sz w:val="16"/>
                            <w:szCs w:val="16"/>
                          </w:rPr>
                          <w:t>Filtering</w:t>
                        </w:r>
                      </w:p>
                    </w:txbxContent>
                  </v:textbox>
                </v:shape>
                <v:shape id="Рисунок 100" o:spid="_x0000_s1093" type="#_x0000_t75" style="position:absolute;left:14738;top:82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">
                  <v:imagedata r:id="rId20" o:title=""/>
                  <v:path arrowok="t"/>
                </v:shape>
                <v:shape id="Рисунок 118" o:spid="_x0000_s1094" type="#_x0000_t75" style="position:absolute;left:3611;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">
                  <v:imagedata r:id="rId20" o:title=""/>
                </v:shape>
                <w10:wrap type="topAndBottom" anchorx="margin" anchory="margin"/>
                <w10:anchorlock/>
              </v:group>
            </w:pict>
          </mc:Fallback>
        </mc:AlternateContent>
      </w:r>
      <w:r>
        <w:t>Using parameters</w:t>
      </w:r>
      <w:bookmarkEnd w:id="45"/>
    </w:p>
    <w:p w14:paraId="23AC5169" w14:textId="77777777" w:rsidR="00163315" w:rsidRDefault="00163315" w:rsidP="00447C1D">
      <w:pPr>
        <w:ind w:left="360"/>
      </w:pPr>
    </w:p>
    <w:p w14:paraId="24BBF02E" w14:textId="77777777" w:rsidR="005F47D2" w:rsidRDefault="005F47D2" w:rsidP="00F618EB">
      <w:pPr>
        <w:pStyle w:val="af6"/>
        <w:numPr>
          <w:ilvl w:val="0"/>
          <w:numId w:val="6"/>
        </w:numPr>
        <w:rPr>
          <w:b/>
        </w:rPr>
      </w:pPr>
      <w:r w:rsidRPr="005F47D2">
        <w:rPr>
          <w:b/>
        </w:rPr>
        <w:t>Drag</w:t>
      </w:r>
      <w:r>
        <w:t xml:space="preserve"> and </w:t>
      </w:r>
      <w:r w:rsidRPr="005F47D2">
        <w:rPr>
          <w:b/>
        </w:rPr>
        <w:t>Drop</w:t>
      </w:r>
      <w:r>
        <w:t xml:space="preserve"> </w:t>
      </w:r>
      <w:r w:rsidRPr="005F47D2">
        <w:rPr>
          <w:b/>
        </w:rPr>
        <w:t xml:space="preserve">STAT Dimensions </w:t>
      </w:r>
      <w:r>
        <w:t xml:space="preserve">field in the </w:t>
      </w:r>
      <w:r w:rsidR="002D734D">
        <w:rPr>
          <w:b/>
        </w:rPr>
        <w:t>Filter</w:t>
      </w:r>
      <w:r>
        <w:t xml:space="preserve"> area. </w:t>
      </w:r>
    </w:p>
    <w:p w14:paraId="58F9CFAE" w14:textId="77777777" w:rsidR="005F47D2" w:rsidRDefault="00B31D2B" w:rsidP="005F47D2">
      <w:pPr>
        <w:pStyle w:val="af6"/>
        <w:numPr>
          <w:ilvl w:val="0"/>
          <w:numId w:val="6"/>
        </w:numPr>
      </w:pPr>
      <w:r w:rsidRPr="00B31D2B">
        <w:t>Open</w:t>
      </w:r>
      <w:r>
        <w:t xml:space="preserve"> </w:t>
      </w:r>
      <w:r>
        <w:rPr>
          <w:b/>
        </w:rPr>
        <w:t xml:space="preserve">Top </w:t>
      </w:r>
      <w:r w:rsidRPr="00B31D2B">
        <w:t>tab</w:t>
      </w:r>
      <w:r>
        <w:t>.</w:t>
      </w:r>
    </w:p>
    <w:p w14:paraId="02A11E2E" w14:textId="77777777" w:rsidR="00B31D2B" w:rsidRPr="00B31D2B" w:rsidRDefault="00B31D2B" w:rsidP="005F47D2">
      <w:pPr>
        <w:pStyle w:val="af6"/>
        <w:numPr>
          <w:ilvl w:val="0"/>
          <w:numId w:val="6"/>
        </w:numPr>
      </w:pPr>
      <w:r>
        <w:t xml:space="preserve">Change filter type in the </w:t>
      </w:r>
      <w:r>
        <w:rPr>
          <w:b/>
        </w:rPr>
        <w:t>By field.</w:t>
      </w:r>
    </w:p>
    <w:p w14:paraId="7A0F87A0" w14:textId="77777777" w:rsidR="00B31D2B" w:rsidRPr="00B31D2B" w:rsidRDefault="00B31D2B" w:rsidP="005F47D2">
      <w:pPr>
        <w:pStyle w:val="af6"/>
        <w:numPr>
          <w:ilvl w:val="0"/>
          <w:numId w:val="6"/>
        </w:numPr>
      </w:pPr>
      <w:r>
        <w:t xml:space="preserve">Select </w:t>
      </w:r>
      <w:r>
        <w:rPr>
          <w:b/>
        </w:rPr>
        <w:t xml:space="preserve">Top, HOUS, Sum. </w:t>
      </w:r>
    </w:p>
    <w:p w14:paraId="40D2F8D1" w14:textId="77777777" w:rsidR="00B31D2B" w:rsidRDefault="00B31D2B" w:rsidP="005F47D2">
      <w:pPr>
        <w:pStyle w:val="af6"/>
        <w:numPr>
          <w:ilvl w:val="0"/>
          <w:numId w:val="6"/>
        </w:numPr>
      </w:pPr>
      <w:r>
        <w:t>Click on drop down list with a</w:t>
      </w:r>
      <w:r w:rsidR="002D734D">
        <w:t>n</w:t>
      </w:r>
      <w:r>
        <w:t xml:space="preserve"> integer value for counting of select.</w:t>
      </w:r>
    </w:p>
    <w:p w14:paraId="78A045DC" w14:textId="36877A9D" w:rsidR="00B31D2B" w:rsidRDefault="00F66928" w:rsidP="00B31D2B">
      <w:pPr>
        <w:pStyle w:val="af6"/>
        <w:ind w:left="1080"/>
      </w:pPr>
      <w:r>
        <w:rPr>
          <w:noProof/>
          <w:lang w:eastAsia="en-GB"/>
        </w:rPr>
        <w:drawing>
          <wp:inline distT="0" distB="0" distL="0" distR="0" wp14:anchorId="72100FDB" wp14:editId="50C52774">
            <wp:extent cx="4495800" cy="5318760"/>
            <wp:effectExtent l="0" t="0" r="0" b="0"/>
            <wp:docPr id="65" name="Picture 13" descr="2017-01-29 21_07_11-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7-01-29 21_07_11-SAP Tutor Editor_ 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5318760"/>
                    </a:xfrm>
                    <a:prstGeom prst="rect">
                      <a:avLst/>
                    </a:prstGeom>
                    <a:noFill/>
                    <a:ln>
                      <a:noFill/>
                    </a:ln>
                  </pic:spPr>
                </pic:pic>
              </a:graphicData>
            </a:graphic>
          </wp:inline>
        </w:drawing>
      </w:r>
    </w:p>
    <w:p w14:paraId="37A50441" w14:textId="77777777" w:rsidR="00B31D2B" w:rsidRPr="00B31D2B" w:rsidRDefault="00B31D2B" w:rsidP="00B31D2B">
      <w:pPr>
        <w:pStyle w:val="af6"/>
        <w:numPr>
          <w:ilvl w:val="0"/>
          <w:numId w:val="6"/>
        </w:numPr>
      </w:pPr>
      <w:r>
        <w:t>From a list select “</w:t>
      </w:r>
      <w:r>
        <w:rPr>
          <w:b/>
        </w:rPr>
        <w:t>Create a new parameter…”.</w:t>
      </w:r>
    </w:p>
    <w:p w14:paraId="50A10ADA" w14:textId="77777777" w:rsidR="00B31D2B" w:rsidRDefault="00B31D2B" w:rsidP="00B31D2B">
      <w:pPr>
        <w:pStyle w:val="af6"/>
        <w:ind w:left="1080"/>
      </w:pPr>
      <w:r w:rsidRPr="00445D7C">
        <w:rPr>
          <w:noProof/>
          <w:lang w:eastAsia="en-GB"/>
        </w:rPr>
        <mc:AlternateContent>
          <mc:Choice Requires="wpc">
            <w:drawing>
              <wp:anchor distT="0" distB="0" distL="114300" distR="114300" simplePos="0" relativeHeight="251677696" behindDoc="0" locked="1" layoutInCell="1" allowOverlap="1" wp14:anchorId="6D3D39D2" wp14:editId="73486690">
                <wp:simplePos x="0" y="0"/>
                <wp:positionH relativeFrom="page">
                  <wp:posOffset>727075</wp:posOffset>
                </wp:positionH>
                <wp:positionV relativeFrom="margin">
                  <wp:posOffset>-283845</wp:posOffset>
                </wp:positionV>
                <wp:extent cx="6152515" cy="1845945"/>
                <wp:effectExtent l="0" t="0" r="635" b="1905"/>
                <wp:wrapTopAndBottom/>
                <wp:docPr id="108" name="Полотно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Рисунок 102"/>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03" name="Блок-схема: альтернативний процес 103"/>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C64B9" w14:textId="77777777" w:rsidR="00B31D2B" w:rsidRDefault="00B31D2B" w:rsidP="00B31D2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4" name="Рисунок 104"/>
                          <pic:cNvPicPr/>
                        </pic:nvPicPr>
                        <pic:blipFill>
                          <a:blip r:embed="rId7">
                            <a:extLst>
                              <a:ext uri="{28A0092B-C50C-407E-A947-70E740481C1C}">
                                <a14:useLocalDpi xmlns:a14="http://schemas.microsoft.com/office/drawing/2010/main" val="0"/>
                              </a:ext>
                            </a:extLst>
                          </a:blip>
                          <a:stretch>
                            <a:fillRect/>
                          </a:stretch>
                        </pic:blipFill>
                        <pic:spPr>
                          <a:xfrm>
                            <a:off x="2469774" y="0"/>
                            <a:ext cx="558800" cy="558800"/>
                          </a:xfrm>
                          <a:prstGeom prst="rect">
                            <a:avLst/>
                          </a:prstGeom>
                        </pic:spPr>
                      </pic:pic>
                      <wps:wsp>
                        <wps:cNvPr id="105" name="Блок-схема: альтернативний процес 105"/>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9C41E" w14:textId="77777777" w:rsidR="00B31D2B" w:rsidRPr="005B503A" w:rsidRDefault="00B31D2B" w:rsidP="00B31D2B">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Блок-схема: альтернативний процес 106"/>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B0689" w14:textId="77777777" w:rsidR="00B31D2B" w:rsidRDefault="00B31D2B" w:rsidP="00B31D2B">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7" name="Рисунок 107"/>
                          <pic:cNvPicPr>
                            <a:picLocks noChangeAspect="1"/>
                          </pic:cNvPicPr>
                        </pic:nvPicPr>
                        <pic:blipFill>
                          <a:blip r:embed="rId19"/>
                          <a:stretch>
                            <a:fillRect/>
                          </a:stretch>
                        </pic:blipFill>
                        <pic:spPr>
                          <a:xfrm>
                            <a:off x="1499739" y="75225"/>
                            <a:ext cx="485480" cy="476250"/>
                          </a:xfrm>
                          <a:prstGeom prst="rect">
                            <a:avLst/>
                          </a:prstGeom>
                        </pic:spPr>
                      </pic:pic>
                      <pic:pic xmlns:pic="http://schemas.openxmlformats.org/drawingml/2006/picture">
                        <pic:nvPicPr>
                          <pic:cNvPr id="119" name="Рисунок 119"/>
                          <pic:cNvPicPr/>
                        </pic:nvPicPr>
                        <pic:blipFill>
                          <a:blip r:embed="rId19"/>
                          <a:stretch>
                            <a:fillRect/>
                          </a:stretch>
                        </pic:blipFill>
                        <pic:spPr>
                          <a:xfrm>
                            <a:off x="378408" y="75225"/>
                            <a:ext cx="485140" cy="476250"/>
                          </a:xfrm>
                          <a:prstGeom prst="rect">
                            <a:avLst/>
                          </a:prstGeom>
                        </pic:spPr>
                      </pic:pic>
                    </wpc:wpc>
                  </a:graphicData>
                </a:graphic>
              </wp:anchor>
            </w:drawing>
          </mc:Choice>
          <mc:Fallback>
            <w:pict>
              <v:group w14:anchorId="6D3D39D2" id="Полотно 108" o:spid="_x0000_s1095" editas="canvas" style="position:absolute;left:0;text-align:left;margin-left:57.25pt;margin-top:-22.35pt;width:484.45pt;height:145.35pt;z-index:251677696;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">
                <v:shape id="_x0000_s1096" type="#_x0000_t75" style="position:absolute;width:61525;height:18459;visibility:visible;mso-wrap-style:square">
                  <v:fill o:detectmouseclick="t"/>
                  <v:path o:connecttype="none"/>
                </v:shape>
                <v:shape id="Рисунок 102" o:spid="_x0000_s1097"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">
                  <v:imagedata r:id="rId8" o:title=""/>
                  <v:path arrowok="t"/>
                  <o:lock v:ext="edit" aspectratio="f"/>
                </v:shape>
                <v:shape id="Блок-схема: альтернативний процес 103" o:spid="_x0000_s1098"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" fillcolor="#c0504d" strokecolor="#f9f9f9" strokeweight="3pt">
                  <v:textbox>
                    <w:txbxContent>
                      <w:p w14:paraId="53DC64B9" w14:textId="77777777" w:rsidR="00B31D2B" w:rsidRDefault="00B31D2B" w:rsidP="00B31D2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04" o:spid="_x0000_s1099" type="#_x0000_t75" style="position:absolute;left:2469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">
                  <v:imagedata r:id="rId9" o:title=""/>
                </v:shape>
                <v:shape id="Блок-схема: альтернативний процес 105" o:spid="_x0000_s1100"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" fillcolor="#9bbb59" strokecolor="#f9f9f9" strokeweight="3pt">
                  <v:textbox>
                    <w:txbxContent>
                      <w:p w14:paraId="28E9C41E" w14:textId="77777777" w:rsidR="00B31D2B" w:rsidRPr="005B503A" w:rsidRDefault="00B31D2B" w:rsidP="00B31D2B">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06" o:spid="_x0000_s1101"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" fillcolor="#8064a2" strokecolor="#f9f9f9" strokeweight="3pt">
                  <v:textbox>
                    <w:txbxContent>
                      <w:p w14:paraId="743B0689" w14:textId="77777777" w:rsidR="00B31D2B" w:rsidRDefault="00B31D2B" w:rsidP="00B31D2B">
                        <w:pPr>
                          <w:pStyle w:val="af5"/>
                          <w:spacing w:beforeAutospacing="0" w:after="160" w:afterAutospacing="0" w:line="256" w:lineRule="auto"/>
                          <w:jc w:val="center"/>
                        </w:pPr>
                        <w:r>
                          <w:rPr>
                            <w:rFonts w:eastAsia="Times New Roman"/>
                            <w:sz w:val="16"/>
                            <w:szCs w:val="16"/>
                          </w:rPr>
                          <w:t>Filtering</w:t>
                        </w:r>
                      </w:p>
                    </w:txbxContent>
                  </v:textbox>
                </v:shape>
                <v:shape id="Рисунок 107" o:spid="_x0000_s1102" type="#_x0000_t75" style="position:absolute;left:14997;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">
                  <v:imagedata r:id="rId20" o:title=""/>
                  <v:path arrowok="t"/>
                </v:shape>
                <v:shape id="Рисунок 119" o:spid="_x0000_s1103" type="#_x0000_t75" style="position:absolute;left:378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">
                  <v:imagedata r:id="rId20" o:title=""/>
                </v:shape>
                <w10:wrap type="topAndBottom" anchorx="page" anchory="margin"/>
                <w10:anchorlock/>
              </v:group>
            </w:pict>
          </mc:Fallback>
        </mc:AlternateContent>
      </w:r>
    </w:p>
    <w:p w14:paraId="4D2A33D9" w14:textId="77777777" w:rsidR="00B31D2B" w:rsidRDefault="00B31D2B" w:rsidP="00B31D2B">
      <w:pPr>
        <w:pStyle w:val="af6"/>
        <w:numPr>
          <w:ilvl w:val="0"/>
          <w:numId w:val="6"/>
        </w:numPr>
      </w:pPr>
      <w:r>
        <w:t>New Parameter should be with:</w:t>
      </w:r>
    </w:p>
    <w:p w14:paraId="6713DFD3" w14:textId="77777777" w:rsidR="00B31D2B" w:rsidRPr="00B31D2B" w:rsidRDefault="00B31D2B" w:rsidP="00B31D2B">
      <w:pPr>
        <w:pStyle w:val="af6"/>
        <w:numPr>
          <w:ilvl w:val="1"/>
          <w:numId w:val="6"/>
        </w:numPr>
      </w:pPr>
      <w:r>
        <w:t xml:space="preserve">Data type </w:t>
      </w:r>
      <w:r>
        <w:rPr>
          <w:b/>
        </w:rPr>
        <w:t>Integer</w:t>
      </w:r>
    </w:p>
    <w:p w14:paraId="007E933F" w14:textId="77777777" w:rsidR="00B31D2B" w:rsidRPr="00B31D2B" w:rsidRDefault="00B31D2B" w:rsidP="00B31D2B">
      <w:pPr>
        <w:pStyle w:val="af6"/>
        <w:numPr>
          <w:ilvl w:val="1"/>
          <w:numId w:val="6"/>
        </w:numPr>
      </w:pPr>
      <w:r w:rsidRPr="00B31D2B">
        <w:t>Curre</w:t>
      </w:r>
      <w:r>
        <w:t xml:space="preserve">nt value </w:t>
      </w:r>
      <w:r>
        <w:rPr>
          <w:b/>
        </w:rPr>
        <w:t>10</w:t>
      </w:r>
    </w:p>
    <w:p w14:paraId="12E39974" w14:textId="77777777" w:rsidR="00B31D2B" w:rsidRPr="00B31D2B" w:rsidRDefault="00B31D2B" w:rsidP="00B31D2B">
      <w:pPr>
        <w:pStyle w:val="af6"/>
        <w:numPr>
          <w:ilvl w:val="1"/>
          <w:numId w:val="6"/>
        </w:numPr>
      </w:pPr>
      <w:r>
        <w:t xml:space="preserve">Allowable values </w:t>
      </w:r>
      <w:r>
        <w:rPr>
          <w:b/>
        </w:rPr>
        <w:t>Range</w:t>
      </w:r>
    </w:p>
    <w:p w14:paraId="4082A825" w14:textId="77777777" w:rsidR="00B31D2B" w:rsidRPr="00B31D2B" w:rsidRDefault="00B31D2B" w:rsidP="00B31D2B">
      <w:pPr>
        <w:pStyle w:val="af6"/>
        <w:numPr>
          <w:ilvl w:val="1"/>
          <w:numId w:val="6"/>
        </w:numPr>
      </w:pPr>
      <w:r>
        <w:rPr>
          <w:b/>
        </w:rPr>
        <w:t>Minimum 1</w:t>
      </w:r>
    </w:p>
    <w:p w14:paraId="6F7970D6" w14:textId="77777777" w:rsidR="00B31D2B" w:rsidRPr="00B31D2B" w:rsidRDefault="00B31D2B" w:rsidP="00B31D2B">
      <w:pPr>
        <w:pStyle w:val="af6"/>
        <w:numPr>
          <w:ilvl w:val="1"/>
          <w:numId w:val="6"/>
        </w:numPr>
      </w:pPr>
      <w:r>
        <w:rPr>
          <w:b/>
        </w:rPr>
        <w:t xml:space="preserve">Maximum 51 </w:t>
      </w:r>
      <w:r>
        <w:t>– equal to count of rows at main worksheet.</w:t>
      </w:r>
    </w:p>
    <w:p w14:paraId="20EABEBA" w14:textId="77777777" w:rsidR="00B31D2B" w:rsidRPr="00B31D2B" w:rsidRDefault="00B31D2B" w:rsidP="00F91CB8">
      <w:pPr>
        <w:jc w:val="center"/>
      </w:pPr>
      <w:r>
        <w:rPr>
          <w:noProof/>
          <w:lang w:eastAsia="en-GB"/>
        </w:rPr>
        <w:drawing>
          <wp:inline distT="0" distB="0" distL="0" distR="0" wp14:anchorId="0F0AFCE4" wp14:editId="33947791">
            <wp:extent cx="3977003" cy="2820838"/>
            <wp:effectExtent l="0" t="0" r="5080" b="0"/>
            <wp:docPr id="109" name="Рисунок 109" descr="C:\Users\BohdanPC\AppData\Local\Microsoft\Windows\INetCacheContent.Word\2017-01-29 21_10_13-One_Core_1024Gb_RAM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BohdanPC\AppData\Local\Microsoft\Windows\INetCacheContent.Word\2017-01-29 21_10_13-One_Core_1024Gb_RAM [Running] - Oracle VM VirtualBo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7461" cy="2835349"/>
                    </a:xfrm>
                    <a:prstGeom prst="rect">
                      <a:avLst/>
                    </a:prstGeom>
                    <a:noFill/>
                    <a:ln>
                      <a:noFill/>
                    </a:ln>
                  </pic:spPr>
                </pic:pic>
              </a:graphicData>
            </a:graphic>
          </wp:inline>
        </w:drawing>
      </w:r>
    </w:p>
    <w:p w14:paraId="68A39825" w14:textId="77777777" w:rsidR="00B31D2B" w:rsidRPr="00B31D2B" w:rsidRDefault="00B31D2B" w:rsidP="00B31D2B">
      <w:pPr>
        <w:pStyle w:val="af6"/>
        <w:numPr>
          <w:ilvl w:val="0"/>
          <w:numId w:val="6"/>
        </w:numPr>
      </w:pPr>
      <w:r>
        <w:t xml:space="preserve">Apply changes into </w:t>
      </w:r>
      <w:r>
        <w:rPr>
          <w:b/>
        </w:rPr>
        <w:t>Filter [</w:t>
      </w:r>
      <w:r w:rsidRPr="00B31D2B">
        <w:rPr>
          <w:b/>
        </w:rPr>
        <w:t>STAT]</w:t>
      </w:r>
    </w:p>
    <w:p w14:paraId="6710B495" w14:textId="77777777" w:rsidR="00B31D2B" w:rsidRPr="00B31D2B" w:rsidRDefault="00B31D2B" w:rsidP="00B31D2B">
      <w:pPr>
        <w:pStyle w:val="af6"/>
        <w:numPr>
          <w:ilvl w:val="0"/>
          <w:numId w:val="6"/>
        </w:numPr>
      </w:pPr>
      <w:r>
        <w:t xml:space="preserve">Click on </w:t>
      </w:r>
      <w:r>
        <w:rPr>
          <w:b/>
        </w:rPr>
        <w:t>OK.</w:t>
      </w:r>
    </w:p>
    <w:p w14:paraId="06EC9C9D" w14:textId="77777777" w:rsidR="00B31D2B" w:rsidRDefault="00B31D2B" w:rsidP="00B31D2B">
      <w:pPr>
        <w:pStyle w:val="af6"/>
        <w:ind w:left="1080"/>
      </w:pPr>
    </w:p>
    <w:p w14:paraId="3E40D667" w14:textId="77777777" w:rsidR="00B31D2B" w:rsidRDefault="00B31D2B" w:rsidP="00B31D2B">
      <w:r>
        <w:t xml:space="preserve">Now you </w:t>
      </w:r>
      <w:del w:id="46" w:author="Owens, John   Contractor" w:date="2017-02-17T09:46:00Z">
        <w:r w:rsidDel="00F66928">
          <w:delText>can  modify</w:delText>
        </w:r>
      </w:del>
      <w:ins w:id="47" w:author="Owens, John   Contractor" w:date="2017-02-17T09:46:00Z">
        <w:r w:rsidR="00F66928">
          <w:t>can modify</w:t>
        </w:r>
      </w:ins>
      <w:r>
        <w:t xml:space="preserve"> the Parameter value via typing </w:t>
      </w:r>
      <w:r w:rsidR="00B36E61">
        <w:t>the value f</w:t>
      </w:r>
      <w:r w:rsidR="00F91CB8">
        <w:t>r</w:t>
      </w:r>
      <w:r w:rsidR="00B36E61">
        <w:t>o</w:t>
      </w:r>
      <w:r w:rsidR="00F91CB8">
        <w:t>m a range or use a slider:</w:t>
      </w:r>
    </w:p>
    <w:p w14:paraId="586DFD11" w14:textId="39D3F353" w:rsidR="00F91CB8" w:rsidRDefault="00F66928" w:rsidP="00F91CB8">
      <w:pPr>
        <w:jc w:val="center"/>
      </w:pPr>
      <w:r>
        <w:rPr>
          <w:noProof/>
          <w:lang w:eastAsia="en-GB"/>
        </w:rPr>
        <w:drawing>
          <wp:inline distT="0" distB="0" distL="0" distR="0" wp14:anchorId="61BBCD1E" wp14:editId="13F5052B">
            <wp:extent cx="3954780" cy="2049780"/>
            <wp:effectExtent l="0" t="0" r="7620" b="7620"/>
            <wp:docPr id="64" name="Picture 14" descr="2017-01-29 21_20_58-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7-01-29 21_20_58-SAP Tutor Editor_ 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4780" cy="2049780"/>
                    </a:xfrm>
                    <a:prstGeom prst="rect">
                      <a:avLst/>
                    </a:prstGeom>
                    <a:noFill/>
                    <a:ln>
                      <a:noFill/>
                    </a:ln>
                  </pic:spPr>
                </pic:pic>
              </a:graphicData>
            </a:graphic>
          </wp:inline>
        </w:drawing>
      </w:r>
    </w:p>
    <w:p w14:paraId="0E92523D" w14:textId="77777777" w:rsidR="00F91CB8" w:rsidRDefault="00F91CB8" w:rsidP="00F91CB8">
      <w:pPr>
        <w:jc w:val="center"/>
      </w:pPr>
    </w:p>
    <w:p w14:paraId="1E69B891" w14:textId="77777777" w:rsidR="00F91CB8" w:rsidRDefault="00F91CB8" w:rsidP="00F91CB8">
      <w:r w:rsidRPr="00445D7C">
        <w:rPr>
          <w:noProof/>
          <w:lang w:eastAsia="en-GB"/>
        </w:rPr>
        <mc:AlternateContent>
          <mc:Choice Requires="wpc">
            <w:drawing>
              <wp:anchor distT="0" distB="0" distL="114300" distR="114300" simplePos="0" relativeHeight="251679744" behindDoc="0" locked="1" layoutInCell="1" allowOverlap="1" wp14:anchorId="7CB8D0C3" wp14:editId="592DB303">
                <wp:simplePos x="0" y="0"/>
                <wp:positionH relativeFrom="page">
                  <wp:align>center</wp:align>
                </wp:positionH>
                <wp:positionV relativeFrom="margin">
                  <wp:posOffset>-458470</wp:posOffset>
                </wp:positionV>
                <wp:extent cx="6152515" cy="1845945"/>
                <wp:effectExtent l="0" t="0" r="635" b="1905"/>
                <wp:wrapTopAndBottom/>
                <wp:docPr id="116" name="Полотно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Рисунок 110"/>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11" name="Блок-схема: альтернативний процес 11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0499A2" w14:textId="77777777" w:rsidR="00F91CB8" w:rsidRDefault="00F91CB8" w:rsidP="00F91CB8">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2" name="Рисунок 112"/>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13" name="Блок-схема: альтернативний процес 11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9EA5D" w14:textId="77777777" w:rsidR="00F91CB8" w:rsidRPr="005B503A" w:rsidRDefault="00F91CB8" w:rsidP="00F91CB8">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Блок-схема: альтернативний процес 11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376F9" w14:textId="77777777" w:rsidR="00F91CB8" w:rsidRDefault="00F91CB8" w:rsidP="00F91CB8">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5" name="Рисунок 115"/>
                          <pic:cNvPicPr>
                            <a:picLocks noChangeAspect="1"/>
                          </pic:cNvPicPr>
                        </pic:nvPicPr>
                        <pic:blipFill>
                          <a:blip r:embed="rId19"/>
                          <a:stretch>
                            <a:fillRect/>
                          </a:stretch>
                        </pic:blipFill>
                        <pic:spPr>
                          <a:xfrm>
                            <a:off x="1439354" y="66599"/>
                            <a:ext cx="485480" cy="476250"/>
                          </a:xfrm>
                          <a:prstGeom prst="rect">
                            <a:avLst/>
                          </a:prstGeom>
                        </pic:spPr>
                      </pic:pic>
                      <pic:pic xmlns:pic="http://schemas.openxmlformats.org/drawingml/2006/picture">
                        <pic:nvPicPr>
                          <pic:cNvPr id="120" name="Рисунок 120"/>
                          <pic:cNvPicPr/>
                        </pic:nvPicPr>
                        <pic:blipFill>
                          <a:blip r:embed="rId19"/>
                          <a:stretch>
                            <a:fillRect/>
                          </a:stretch>
                        </pic:blipFill>
                        <pic:spPr>
                          <a:xfrm>
                            <a:off x="352528" y="82550"/>
                            <a:ext cx="485140" cy="476250"/>
                          </a:xfrm>
                          <a:prstGeom prst="rect">
                            <a:avLst/>
                          </a:prstGeom>
                        </pic:spPr>
                      </pic:pic>
                    </wpc:wpc>
                  </a:graphicData>
                </a:graphic>
              </wp:anchor>
            </w:drawing>
          </mc:Choice>
          <mc:Fallback>
            <w:pict>
              <v:group w14:anchorId="7CB8D0C3" id="Полотно 116" o:spid="_x0000_s1104" editas="canvas" style="position:absolute;margin-left:0;margin-top:-36.1pt;width:484.45pt;height:145.35pt;z-index:251679744;mso-position-horizontal:center;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">
                <v:shape id="_x0000_s1105" type="#_x0000_t75" style="position:absolute;width:61525;height:18459;visibility:visible;mso-wrap-style:square">
                  <v:fill o:detectmouseclick="t"/>
                  <v:path o:connecttype="none"/>
                </v:shape>
                <v:shape id="Рисунок 110" o:spid="_x0000_s110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">
                  <v:imagedata r:id="rId8" o:title=""/>
                  <v:path arrowok="t"/>
                  <o:lock v:ext="edit" aspectratio="f"/>
                </v:shape>
                <v:shape id="Блок-схема: альтернативний процес 111" o:spid="_x0000_s110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" fillcolor="#c0504d" strokecolor="#f9f9f9" strokeweight="3pt">
                  <v:textbox>
                    <w:txbxContent>
                      <w:p w14:paraId="410499A2" w14:textId="77777777" w:rsidR="00F91CB8" w:rsidRDefault="00F91CB8" w:rsidP="00F91CB8">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12" o:spid="_x0000_s1108"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">
                  <v:imagedata r:id="rId9" o:title=""/>
                </v:shape>
                <v:shape id="Блок-схема: альтернативний процес 113" o:spid="_x0000_s110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" fillcolor="#9bbb59" strokecolor="#f9f9f9" strokeweight="3pt">
                  <v:textbox>
                    <w:txbxContent>
                      <w:p w14:paraId="1439EA5D" w14:textId="77777777" w:rsidR="00F91CB8" w:rsidRPr="005B503A" w:rsidRDefault="00F91CB8" w:rsidP="00F91CB8">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14" o:spid="_x0000_s111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" fillcolor="#8064a2" strokecolor="#f9f9f9" strokeweight="3pt">
                  <v:textbox>
                    <w:txbxContent>
                      <w:p w14:paraId="205376F9" w14:textId="77777777" w:rsidR="00F91CB8" w:rsidRDefault="00F91CB8" w:rsidP="00F91CB8">
                        <w:pPr>
                          <w:pStyle w:val="af5"/>
                          <w:spacing w:beforeAutospacing="0" w:after="160" w:afterAutospacing="0" w:line="256" w:lineRule="auto"/>
                          <w:jc w:val="center"/>
                        </w:pPr>
                        <w:r>
                          <w:rPr>
                            <w:rFonts w:eastAsia="Times New Roman"/>
                            <w:sz w:val="16"/>
                            <w:szCs w:val="16"/>
                          </w:rPr>
                          <w:t>Filtering</w:t>
                        </w:r>
                      </w:p>
                    </w:txbxContent>
                  </v:textbox>
                </v:shape>
                <v:shape id="Рисунок 115" o:spid="_x0000_s1111"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">
                  <v:imagedata r:id="rId20" o:title=""/>
                  <v:path arrowok="t"/>
                </v:shape>
                <v:shape id="Рисунок 120" o:spid="_x0000_s1112"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">
                  <v:imagedata r:id="rId20" o:title=""/>
                </v:shape>
                <w10:wrap type="topAndBottom" anchorx="page" anchory="margin"/>
                <w10:anchorlock/>
              </v:group>
            </w:pict>
          </mc:Fallback>
        </mc:AlternateContent>
      </w:r>
    </w:p>
    <w:p w14:paraId="58DA5450" w14:textId="77777777" w:rsidR="00F91CB8" w:rsidRDefault="00F91CB8" w:rsidP="00F91CB8">
      <w:r>
        <w:t xml:space="preserve">Also, if you need you can set a maximum value from one of </w:t>
      </w:r>
      <w:r>
        <w:rPr>
          <w:b/>
        </w:rPr>
        <w:t xml:space="preserve">Measures </w:t>
      </w:r>
      <w:r w:rsidRPr="00F91CB8">
        <w:t>fields</w:t>
      </w:r>
      <w:r>
        <w:t>:</w:t>
      </w:r>
    </w:p>
    <w:p w14:paraId="4AE15F66" w14:textId="77777777" w:rsidR="00F91CB8" w:rsidRDefault="00F91CB8" w:rsidP="00F91CB8">
      <w:pPr>
        <w:jc w:val="center"/>
      </w:pPr>
      <w:r>
        <w:rPr>
          <w:noProof/>
          <w:lang w:eastAsia="en-GB"/>
        </w:rPr>
        <w:drawing>
          <wp:inline distT="0" distB="0" distL="0" distR="0" wp14:anchorId="493962C4" wp14:editId="398EC987">
            <wp:extent cx="3860567" cy="2889849"/>
            <wp:effectExtent l="0" t="0" r="6985" b="6350"/>
            <wp:docPr id="117" name="Рисунок 117" descr="C:\Users\BohdanPC\AppData\Local\Microsoft\Windows\INetCacheContent.Word\2017-01-29 21_27_32-SAP Tutor Editor_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BohdanPC\AppData\Local\Microsoft\Windows\INetCacheContent.Word\2017-01-29 21_27_32-SAP Tutor Editor_ Screensh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7638" cy="2902628"/>
                    </a:xfrm>
                    <a:prstGeom prst="rect">
                      <a:avLst/>
                    </a:prstGeom>
                    <a:noFill/>
                    <a:ln>
                      <a:noFill/>
                    </a:ln>
                  </pic:spPr>
                </pic:pic>
              </a:graphicData>
            </a:graphic>
          </wp:inline>
        </w:drawing>
      </w:r>
    </w:p>
    <w:p w14:paraId="431599D5" w14:textId="77777777" w:rsidR="00F618EB" w:rsidRDefault="00F618EB">
      <w:r>
        <w:br w:type="page"/>
      </w:r>
    </w:p>
    <w:p w14:paraId="2EBB48B0" w14:textId="77777777" w:rsidR="00F91CB8" w:rsidRPr="00F91CB8" w:rsidRDefault="00F618EB" w:rsidP="00F91CB8">
      <w:pPr>
        <w:jc w:val="both"/>
      </w:pPr>
      <w:r w:rsidRPr="00445D7C">
        <w:rPr>
          <w:noProof/>
          <w:lang w:eastAsia="en-GB"/>
        </w:rPr>
        <mc:AlternateContent>
          <mc:Choice Requires="wpc">
            <w:drawing>
              <wp:anchor distT="0" distB="0" distL="114300" distR="114300" simplePos="0" relativeHeight="251681792" behindDoc="0" locked="1" layoutInCell="1" allowOverlap="1" wp14:anchorId="35D60F18" wp14:editId="700DD765">
                <wp:simplePos x="0" y="0"/>
                <wp:positionH relativeFrom="page">
                  <wp:posOffset>941705</wp:posOffset>
                </wp:positionH>
                <wp:positionV relativeFrom="margin">
                  <wp:posOffset>-492760</wp:posOffset>
                </wp:positionV>
                <wp:extent cx="6152515" cy="1845945"/>
                <wp:effectExtent l="0" t="0" r="635" b="1905"/>
                <wp:wrapTopAndBottom/>
                <wp:docPr id="128" name="Полотно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1" name="Рисунок 121"/>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22" name="Блок-схема: альтернативний процес 122"/>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F1AE4B" w14:textId="77777777" w:rsidR="00F618EB" w:rsidRDefault="00F618EB" w:rsidP="00F618E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3" name="Рисунок 123"/>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24" name="Блок-схема: альтернативний процес 124"/>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7A0863" w14:textId="77777777" w:rsidR="00F618EB" w:rsidRPr="005B503A" w:rsidRDefault="00F618EB" w:rsidP="00F618EB">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Блок-схема: альтернативний процес 125"/>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3399A" w14:textId="77777777" w:rsidR="00F618EB" w:rsidRDefault="00F618EB" w:rsidP="00F618EB">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6" name="Рисунок 126"/>
                          <pic:cNvPicPr>
                            <a:picLocks noChangeAspect="1"/>
                          </pic:cNvPicPr>
                        </pic:nvPicPr>
                        <pic:blipFill>
                          <a:blip r:embed="rId19"/>
                          <a:stretch>
                            <a:fillRect/>
                          </a:stretch>
                        </pic:blipFill>
                        <pic:spPr>
                          <a:xfrm>
                            <a:off x="1439354" y="66599"/>
                            <a:ext cx="485480" cy="476250"/>
                          </a:xfrm>
                          <a:prstGeom prst="rect">
                            <a:avLst/>
                          </a:prstGeom>
                        </pic:spPr>
                      </pic:pic>
                      <pic:pic xmlns:pic="http://schemas.openxmlformats.org/drawingml/2006/picture">
                        <pic:nvPicPr>
                          <pic:cNvPr id="127" name="Рисунок 127"/>
                          <pic:cNvPicPr/>
                        </pic:nvPicPr>
                        <pic:blipFill>
                          <a:blip r:embed="rId19"/>
                          <a:stretch>
                            <a:fillRect/>
                          </a:stretch>
                        </pic:blipFill>
                        <pic:spPr>
                          <a:xfrm>
                            <a:off x="352528" y="82550"/>
                            <a:ext cx="485140" cy="476250"/>
                          </a:xfrm>
                          <a:prstGeom prst="rect">
                            <a:avLst/>
                          </a:prstGeom>
                        </pic:spPr>
                      </pic:pic>
                    </wpc:wpc>
                  </a:graphicData>
                </a:graphic>
              </wp:anchor>
            </w:drawing>
          </mc:Choice>
          <mc:Fallback>
            <w:pict>
              <v:group w14:anchorId="35D60F18" id="Полотно 128" o:spid="_x0000_s1113" editas="canvas" style="position:absolute;left:0;text-align:left;margin-left:74.15pt;margin-top:-38.8pt;width:484.45pt;height:145.35pt;z-index:251681792;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">
                <v:shape id="_x0000_s1114" type="#_x0000_t75" style="position:absolute;width:61525;height:18459;visibility:visible;mso-wrap-style:square">
                  <v:fill o:detectmouseclick="t"/>
                  <v:path o:connecttype="none"/>
                </v:shape>
                <v:shape id="Рисунок 121" o:spid="_x0000_s111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">
                  <v:imagedata r:id="rId8" o:title=""/>
                  <v:path arrowok="t"/>
                  <o:lock v:ext="edit" aspectratio="f"/>
                </v:shape>
                <v:shape id="Блок-схема: альтернативний процес 122" o:spid="_x0000_s111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" fillcolor="#c0504d" strokecolor="#f9f9f9" strokeweight="3pt">
                  <v:textbox>
                    <w:txbxContent>
                      <w:p w14:paraId="73F1AE4B" w14:textId="77777777" w:rsidR="00F618EB" w:rsidRDefault="00F618EB" w:rsidP="00F618E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23" o:spid="_x0000_s1117"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">
                  <v:imagedata r:id="rId9" o:title=""/>
                </v:shape>
                <v:shape id="Блок-схема: альтернативний процес 124" o:spid="_x0000_s111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" fillcolor="#9bbb59" strokecolor="#f9f9f9" strokeweight="3pt">
                  <v:textbox>
                    <w:txbxContent>
                      <w:p w14:paraId="527A0863" w14:textId="77777777" w:rsidR="00F618EB" w:rsidRPr="005B503A" w:rsidRDefault="00F618EB" w:rsidP="00F618EB">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25" o:spid="_x0000_s111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" fillcolor="#8064a2" strokecolor="#f9f9f9" strokeweight="3pt">
                  <v:textbox>
                    <w:txbxContent>
                      <w:p w14:paraId="60B3399A" w14:textId="77777777" w:rsidR="00F618EB" w:rsidRDefault="00F618EB" w:rsidP="00F618EB">
                        <w:pPr>
                          <w:pStyle w:val="af5"/>
                          <w:spacing w:beforeAutospacing="0" w:after="160" w:afterAutospacing="0" w:line="256" w:lineRule="auto"/>
                          <w:jc w:val="center"/>
                        </w:pPr>
                        <w:r>
                          <w:rPr>
                            <w:rFonts w:eastAsia="Times New Roman"/>
                            <w:sz w:val="16"/>
                            <w:szCs w:val="16"/>
                          </w:rPr>
                          <w:t>Filtering</w:t>
                        </w:r>
                      </w:p>
                    </w:txbxContent>
                  </v:textbox>
                </v:shape>
                <v:shape id="Рисунок 126" o:spid="_x0000_s1120"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">
                  <v:imagedata r:id="rId20" o:title=""/>
                  <v:path arrowok="t"/>
                </v:shape>
                <v:shape id="Рисунок 127" o:spid="_x0000_s1121"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">
                  <v:imagedata r:id="rId20" o:title=""/>
                </v:shape>
                <w10:wrap type="topAndBottom" anchorx="page" anchory="margin"/>
                <w10:anchorlock/>
              </v:group>
            </w:pict>
          </mc:Fallback>
        </mc:AlternateContent>
      </w:r>
    </w:p>
    <w:p w14:paraId="61E04647" w14:textId="77777777" w:rsidR="00F91CB8" w:rsidRPr="00F618EB" w:rsidRDefault="00F618EB" w:rsidP="00F618EB">
      <w:pPr>
        <w:pStyle w:val="2"/>
        <w:jc w:val="center"/>
        <w:rPr>
          <w:lang w:val="en-US"/>
        </w:rPr>
      </w:pPr>
      <w:bookmarkStart w:id="48" w:name="_Toc473495370"/>
      <w:r>
        <w:rPr>
          <w:lang w:val="en-US"/>
        </w:rPr>
        <w:t>Filter string values</w:t>
      </w:r>
      <w:bookmarkEnd w:id="48"/>
    </w:p>
    <w:p w14:paraId="73F4F06D" w14:textId="77777777" w:rsidR="00B31D2B" w:rsidRDefault="00B31D2B" w:rsidP="00B31D2B">
      <w:pPr>
        <w:pStyle w:val="af6"/>
        <w:ind w:left="1080"/>
      </w:pPr>
    </w:p>
    <w:p w14:paraId="16B86F40" w14:textId="77777777" w:rsidR="00B31D2B" w:rsidRDefault="00B31D2B" w:rsidP="00B31D2B">
      <w:pPr>
        <w:pStyle w:val="af6"/>
        <w:ind w:left="1080"/>
      </w:pPr>
    </w:p>
    <w:p w14:paraId="3C90A239" w14:textId="77777777" w:rsidR="00B31D2B" w:rsidRDefault="00B31D2B" w:rsidP="00B31D2B">
      <w:pPr>
        <w:pStyle w:val="af6"/>
        <w:ind w:left="1080"/>
      </w:pPr>
    </w:p>
    <w:p w14:paraId="13AC327C" w14:textId="77777777" w:rsidR="00F618EB" w:rsidRDefault="00F618EB" w:rsidP="00F618EB">
      <w:pPr>
        <w:pStyle w:val="af6"/>
        <w:numPr>
          <w:ilvl w:val="0"/>
          <w:numId w:val="10"/>
        </w:numPr>
      </w:pPr>
      <w:r>
        <w:t>Clear main worksheet area.</w:t>
      </w:r>
    </w:p>
    <w:p w14:paraId="5019875A" w14:textId="77777777" w:rsidR="00B31D2B" w:rsidRDefault="00F618EB" w:rsidP="00F618EB">
      <w:pPr>
        <w:pStyle w:val="af6"/>
        <w:numPr>
          <w:ilvl w:val="0"/>
          <w:numId w:val="10"/>
        </w:numPr>
      </w:pPr>
      <w:r>
        <w:t xml:space="preserve">Create new Parameter – </w:t>
      </w:r>
      <w:r w:rsidRPr="00F618EB">
        <w:rPr>
          <w:b/>
        </w:rPr>
        <w:t>Parameter 3</w:t>
      </w:r>
      <w:r>
        <w:t>.</w:t>
      </w:r>
    </w:p>
    <w:p w14:paraId="7E6A6C65" w14:textId="77777777" w:rsidR="00F618EB" w:rsidRPr="00F618EB" w:rsidRDefault="00F618EB" w:rsidP="00F618EB">
      <w:pPr>
        <w:pStyle w:val="af6"/>
        <w:numPr>
          <w:ilvl w:val="0"/>
          <w:numId w:val="10"/>
        </w:numPr>
      </w:pPr>
      <w:r>
        <w:t xml:space="preserve">Set Data type – </w:t>
      </w:r>
      <w:r w:rsidRPr="00F618EB">
        <w:rPr>
          <w:b/>
        </w:rPr>
        <w:t>String</w:t>
      </w:r>
    </w:p>
    <w:p w14:paraId="53CD63B0" w14:textId="77777777" w:rsidR="00F618EB" w:rsidRPr="00F618EB" w:rsidRDefault="00F618EB" w:rsidP="00F618EB">
      <w:pPr>
        <w:pStyle w:val="af6"/>
        <w:numPr>
          <w:ilvl w:val="0"/>
          <w:numId w:val="10"/>
        </w:numPr>
      </w:pPr>
      <w:r w:rsidRPr="00F618EB">
        <w:t xml:space="preserve">Allowable </w:t>
      </w:r>
      <w:r>
        <w:t xml:space="preserve">values – </w:t>
      </w:r>
      <w:r w:rsidRPr="00F618EB">
        <w:rPr>
          <w:b/>
        </w:rPr>
        <w:t>List.</w:t>
      </w:r>
    </w:p>
    <w:p w14:paraId="097640AA" w14:textId="77777777" w:rsidR="00F618EB" w:rsidRDefault="00F618EB" w:rsidP="00F618EB">
      <w:pPr>
        <w:pStyle w:val="af6"/>
        <w:numPr>
          <w:ilvl w:val="0"/>
          <w:numId w:val="10"/>
        </w:numPr>
      </w:pPr>
      <w:r>
        <w:t xml:space="preserve">Press button </w:t>
      </w:r>
      <w:r w:rsidRPr="00F618EB">
        <w:rPr>
          <w:b/>
        </w:rPr>
        <w:t xml:space="preserve">Add from Field. </w:t>
      </w:r>
      <w:r>
        <w:t xml:space="preserve">And select </w:t>
      </w:r>
      <w:r w:rsidRPr="00F618EB">
        <w:rPr>
          <w:b/>
        </w:rPr>
        <w:t xml:space="preserve">STAT Dimension </w:t>
      </w:r>
      <w:r>
        <w:t>field.</w:t>
      </w:r>
    </w:p>
    <w:p w14:paraId="189B788D" w14:textId="502E893F" w:rsidR="00F618EB" w:rsidRDefault="00F66928" w:rsidP="00F618EB">
      <w:pPr>
        <w:jc w:val="center"/>
      </w:pPr>
      <w:r>
        <w:rPr>
          <w:noProof/>
          <w:lang w:eastAsia="en-GB"/>
        </w:rPr>
        <w:drawing>
          <wp:inline distT="0" distB="0" distL="0" distR="0" wp14:anchorId="5E0D2910" wp14:editId="59D4B4F2">
            <wp:extent cx="3718560" cy="3299460"/>
            <wp:effectExtent l="0" t="0" r="0" b="0"/>
            <wp:docPr id="31" name="Picture 15" descr="2017-01-29 21_44_25-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7-01-29 21_44_25-One_Core_1024Gb_RAM [Running] - Oracle VM VirtualBo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8560" cy="3299460"/>
                    </a:xfrm>
                    <a:prstGeom prst="rect">
                      <a:avLst/>
                    </a:prstGeom>
                    <a:noFill/>
                    <a:ln>
                      <a:noFill/>
                    </a:ln>
                  </pic:spPr>
                </pic:pic>
              </a:graphicData>
            </a:graphic>
          </wp:inline>
        </w:drawing>
      </w:r>
    </w:p>
    <w:p w14:paraId="1F6C74F1" w14:textId="77777777" w:rsidR="00F618EB" w:rsidRDefault="00F618EB" w:rsidP="00F618EB">
      <w:pPr>
        <w:pStyle w:val="af6"/>
        <w:numPr>
          <w:ilvl w:val="0"/>
          <w:numId w:val="8"/>
        </w:numPr>
      </w:pPr>
      <w:r>
        <w:t>Drag and drop</w:t>
      </w:r>
      <w:r w:rsidR="00B36E61">
        <w:t xml:space="preserve"> </w:t>
      </w:r>
      <w:r w:rsidRPr="00F618EB">
        <w:rPr>
          <w:b/>
        </w:rPr>
        <w:t>Dimension</w:t>
      </w:r>
      <w:r>
        <w:t xml:space="preserve"> </w:t>
      </w:r>
      <w:r w:rsidRPr="00F618EB">
        <w:t>fiel</w:t>
      </w:r>
      <w:r>
        <w:t xml:space="preserve">d </w:t>
      </w:r>
      <w:r>
        <w:rPr>
          <w:b/>
        </w:rPr>
        <w:t xml:space="preserve">STAT </w:t>
      </w:r>
      <w:r>
        <w:t xml:space="preserve">in the </w:t>
      </w:r>
      <w:r w:rsidRPr="00F618EB">
        <w:rPr>
          <w:b/>
        </w:rPr>
        <w:t>Rows</w:t>
      </w:r>
      <w:r>
        <w:rPr>
          <w:b/>
        </w:rPr>
        <w:t xml:space="preserve"> </w:t>
      </w:r>
      <w:r>
        <w:t>area.</w:t>
      </w:r>
    </w:p>
    <w:p w14:paraId="1ECF127A" w14:textId="77777777" w:rsidR="00F618EB" w:rsidRDefault="00F618EB" w:rsidP="00F618EB">
      <w:pPr>
        <w:pStyle w:val="af6"/>
        <w:numPr>
          <w:ilvl w:val="0"/>
          <w:numId w:val="8"/>
        </w:numPr>
      </w:pPr>
      <w:r>
        <w:t xml:space="preserve">Drag and drop </w:t>
      </w:r>
      <w:r>
        <w:rPr>
          <w:b/>
        </w:rPr>
        <w:t xml:space="preserve">Measures </w:t>
      </w:r>
      <w:r w:rsidRPr="00F618EB">
        <w:t>fiel</w:t>
      </w:r>
      <w:r>
        <w:t>d</w:t>
      </w:r>
      <w:r>
        <w:rPr>
          <w:b/>
        </w:rPr>
        <w:t xml:space="preserve"> HOUS </w:t>
      </w:r>
      <w:r>
        <w:t xml:space="preserve">in the </w:t>
      </w:r>
      <w:r w:rsidRPr="00F618EB">
        <w:rPr>
          <w:b/>
        </w:rPr>
        <w:t>Data</w:t>
      </w:r>
      <w:r>
        <w:t xml:space="preserve"> area.</w:t>
      </w:r>
    </w:p>
    <w:p w14:paraId="09048C65" w14:textId="77777777" w:rsidR="00F618EB" w:rsidRDefault="00F618EB">
      <w:r>
        <w:br w:type="page"/>
      </w:r>
    </w:p>
    <w:p w14:paraId="0E8AA967" w14:textId="77777777" w:rsidR="00F618EB" w:rsidRDefault="00F618EB" w:rsidP="00F618EB">
      <w:pPr>
        <w:pStyle w:val="af6"/>
      </w:pPr>
    </w:p>
    <w:p w14:paraId="78919C6C" w14:textId="77777777" w:rsidR="00F618EB" w:rsidRPr="00F618EB" w:rsidRDefault="00F618EB" w:rsidP="005E397F">
      <w:pPr>
        <w:pStyle w:val="af6"/>
        <w:numPr>
          <w:ilvl w:val="0"/>
          <w:numId w:val="8"/>
        </w:numPr>
        <w:rPr>
          <w:b/>
        </w:rPr>
      </w:pPr>
      <w:r>
        <w:t xml:space="preserve">Open context menu on </w:t>
      </w:r>
      <w:r w:rsidRPr="00F618EB">
        <w:rPr>
          <w:b/>
        </w:rPr>
        <w:t xml:space="preserve">Parameter 3 </w:t>
      </w:r>
      <w:r>
        <w:t>and click on Show parameter control.</w:t>
      </w:r>
      <w:r w:rsidRPr="00445D7C">
        <w:rPr>
          <w:noProof/>
          <w:lang w:eastAsia="en-GB"/>
        </w:rPr>
        <mc:AlternateContent>
          <mc:Choice Requires="wpc">
            <w:drawing>
              <wp:anchor distT="0" distB="0" distL="114300" distR="114300" simplePos="0" relativeHeight="251683840" behindDoc="0" locked="1" layoutInCell="1" allowOverlap="1" wp14:anchorId="39ED2FE4" wp14:editId="5B5318F1">
                <wp:simplePos x="0" y="0"/>
                <wp:positionH relativeFrom="margin">
                  <wp:align>right</wp:align>
                </wp:positionH>
                <wp:positionV relativeFrom="margin">
                  <wp:posOffset>-440690</wp:posOffset>
                </wp:positionV>
                <wp:extent cx="6152515" cy="1845945"/>
                <wp:effectExtent l="0" t="0" r="635" b="1905"/>
                <wp:wrapTopAndBottom/>
                <wp:docPr id="137" name="Полотно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0" name="Рисунок 130"/>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31" name="Блок-схема: альтернативний процес 13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34FC86" w14:textId="77777777" w:rsidR="00F618EB" w:rsidRDefault="00F618EB" w:rsidP="00F618E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2" name="Рисунок 132"/>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33" name="Блок-схема: альтернативний процес 13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D49EA" w14:textId="77777777" w:rsidR="00F618EB" w:rsidRPr="005B503A" w:rsidRDefault="00F618EB" w:rsidP="00F618EB">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Блок-схема: альтернативний процес 13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892B0" w14:textId="77777777" w:rsidR="00F618EB" w:rsidRDefault="00F618EB" w:rsidP="00F618EB">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5" name="Рисунок 135"/>
                          <pic:cNvPicPr>
                            <a:picLocks noChangeAspect="1"/>
                          </pic:cNvPicPr>
                        </pic:nvPicPr>
                        <pic:blipFill>
                          <a:blip r:embed="rId19"/>
                          <a:stretch>
                            <a:fillRect/>
                          </a:stretch>
                        </pic:blipFill>
                        <pic:spPr>
                          <a:xfrm>
                            <a:off x="1439354" y="66599"/>
                            <a:ext cx="485480" cy="476250"/>
                          </a:xfrm>
                          <a:prstGeom prst="rect">
                            <a:avLst/>
                          </a:prstGeom>
                        </pic:spPr>
                      </pic:pic>
                      <pic:pic xmlns:pic="http://schemas.openxmlformats.org/drawingml/2006/picture">
                        <pic:nvPicPr>
                          <pic:cNvPr id="136" name="Рисунок 136"/>
                          <pic:cNvPicPr/>
                        </pic:nvPicPr>
                        <pic:blipFill>
                          <a:blip r:embed="rId19"/>
                          <a:stretch>
                            <a:fillRect/>
                          </a:stretch>
                        </pic:blipFill>
                        <pic:spPr>
                          <a:xfrm>
                            <a:off x="352528" y="82550"/>
                            <a:ext cx="485140" cy="476250"/>
                          </a:xfrm>
                          <a:prstGeom prst="rect">
                            <a:avLst/>
                          </a:prstGeom>
                        </pic:spPr>
                      </pic:pic>
                    </wpc:wpc>
                  </a:graphicData>
                </a:graphic>
              </wp:anchor>
            </w:drawing>
          </mc:Choice>
          <mc:Fallback>
            <w:pict>
              <v:group w14:anchorId="39ED2FE4" id="Полотно 137" o:spid="_x0000_s1122" editas="canvas" style="position:absolute;left:0;text-align:left;margin-left:433.25pt;margin-top:-34.7pt;width:484.45pt;height:145.35pt;z-index:251683840;mso-position-horizontal:right;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">
                <v:shape id="_x0000_s1123" type="#_x0000_t75" style="position:absolute;width:61525;height:18459;visibility:visible;mso-wrap-style:square">
                  <v:fill o:detectmouseclick="t"/>
                  <v:path o:connecttype="none"/>
                </v:shape>
                <v:shape id="Рисунок 130" o:spid="_x0000_s112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">
                  <v:imagedata r:id="rId8" o:title=""/>
                  <v:path arrowok="t"/>
                  <o:lock v:ext="edit" aspectratio="f"/>
                </v:shape>
                <v:shape id="Блок-схема: альтернативний процес 131" o:spid="_x0000_s112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" fillcolor="#c0504d" strokecolor="#f9f9f9" strokeweight="3pt">
                  <v:textbox>
                    <w:txbxContent>
                      <w:p w14:paraId="1534FC86" w14:textId="77777777" w:rsidR="00F618EB" w:rsidRDefault="00F618EB" w:rsidP="00F618E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32" o:spid="_x0000_s1126"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">
                  <v:imagedata r:id="rId9" o:title=""/>
                </v:shape>
                <v:shape id="Блок-схема: альтернативний процес 133" o:spid="_x0000_s112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" fillcolor="#9bbb59" strokecolor="#f9f9f9" strokeweight="3pt">
                  <v:textbox>
                    <w:txbxContent>
                      <w:p w14:paraId="1FFD49EA" w14:textId="77777777" w:rsidR="00F618EB" w:rsidRPr="005B503A" w:rsidRDefault="00F618EB" w:rsidP="00F618EB">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34" o:spid="_x0000_s112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" fillcolor="#8064a2" strokecolor="#f9f9f9" strokeweight="3pt">
                  <v:textbox>
                    <w:txbxContent>
                      <w:p w14:paraId="2B4892B0" w14:textId="77777777" w:rsidR="00F618EB" w:rsidRDefault="00F618EB" w:rsidP="00F618EB">
                        <w:pPr>
                          <w:pStyle w:val="af5"/>
                          <w:spacing w:beforeAutospacing="0" w:after="160" w:afterAutospacing="0" w:line="256" w:lineRule="auto"/>
                          <w:jc w:val="center"/>
                        </w:pPr>
                        <w:r>
                          <w:rPr>
                            <w:rFonts w:eastAsia="Times New Roman"/>
                            <w:sz w:val="16"/>
                            <w:szCs w:val="16"/>
                          </w:rPr>
                          <w:t>Filtering</w:t>
                        </w:r>
                      </w:p>
                    </w:txbxContent>
                  </v:textbox>
                </v:shape>
                <v:shape id="Рисунок 135" o:spid="_x0000_s1129"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">
                  <v:imagedata r:id="rId20" o:title=""/>
                  <v:path arrowok="t"/>
                </v:shape>
                <v:shape id="Рисунок 136" o:spid="_x0000_s1130"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">
                  <v:imagedata r:id="rId20" o:title=""/>
                </v:shape>
                <w10:wrap type="topAndBottom" anchorx="margin" anchory="margin"/>
                <w10:anchorlock/>
              </v:group>
            </w:pict>
          </mc:Fallback>
        </mc:AlternateContent>
      </w:r>
    </w:p>
    <w:p w14:paraId="052ACA6F" w14:textId="77777777" w:rsidR="00F618EB" w:rsidRPr="00F618EB" w:rsidRDefault="00F618EB" w:rsidP="00F618EB">
      <w:pPr>
        <w:pStyle w:val="af6"/>
        <w:rPr>
          <w:b/>
        </w:rPr>
      </w:pPr>
    </w:p>
    <w:p w14:paraId="55A4A6B7" w14:textId="5A296A3F" w:rsidR="00F618EB" w:rsidRPr="00F618EB" w:rsidRDefault="00F66928" w:rsidP="00F618EB">
      <w:pPr>
        <w:pStyle w:val="af6"/>
        <w:jc w:val="center"/>
        <w:rPr>
          <w:b/>
        </w:rPr>
      </w:pPr>
      <w:r>
        <w:rPr>
          <w:noProof/>
          <w:lang w:eastAsia="en-GB"/>
        </w:rPr>
        <w:drawing>
          <wp:inline distT="0" distB="0" distL="0" distR="0" wp14:anchorId="1DF0AA99" wp14:editId="5C2A3468">
            <wp:extent cx="4168140" cy="2712720"/>
            <wp:effectExtent l="0" t="0" r="3810" b="0"/>
            <wp:docPr id="30" name="Picture 16" descr="2017-01-29 21_48_07-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7-01-29 21_48_07-One_Core_1024Gb_RAM [Running] - Oracle VM Virtual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140" cy="2712720"/>
                    </a:xfrm>
                    <a:prstGeom prst="rect">
                      <a:avLst/>
                    </a:prstGeom>
                    <a:noFill/>
                    <a:ln>
                      <a:noFill/>
                    </a:ln>
                  </pic:spPr>
                </pic:pic>
              </a:graphicData>
            </a:graphic>
          </wp:inline>
        </w:drawing>
      </w:r>
    </w:p>
    <w:p w14:paraId="289CA2A2" w14:textId="77777777" w:rsidR="00B31D2B" w:rsidRDefault="00B31D2B" w:rsidP="00B31D2B">
      <w:pPr>
        <w:pStyle w:val="af6"/>
        <w:ind w:left="1080"/>
      </w:pPr>
    </w:p>
    <w:p w14:paraId="1C17E6C3" w14:textId="77777777" w:rsidR="00F618EB" w:rsidRDefault="00F618EB" w:rsidP="00F618EB">
      <w:pPr>
        <w:pStyle w:val="af6"/>
        <w:numPr>
          <w:ilvl w:val="0"/>
          <w:numId w:val="8"/>
        </w:numPr>
      </w:pPr>
      <w:r>
        <w:t xml:space="preserve">Drag and drop </w:t>
      </w:r>
      <w:r>
        <w:rPr>
          <w:b/>
        </w:rPr>
        <w:t xml:space="preserve">Dimension </w:t>
      </w:r>
      <w:r>
        <w:t xml:space="preserve">field </w:t>
      </w:r>
      <w:r>
        <w:rPr>
          <w:b/>
        </w:rPr>
        <w:t xml:space="preserve">STAT </w:t>
      </w:r>
      <w:r>
        <w:t xml:space="preserve">in the </w:t>
      </w:r>
      <w:r>
        <w:rPr>
          <w:b/>
        </w:rPr>
        <w:t xml:space="preserve">Filter </w:t>
      </w:r>
      <w:r>
        <w:t>area.</w:t>
      </w:r>
    </w:p>
    <w:p w14:paraId="5BFC8C5F" w14:textId="77777777" w:rsidR="00F618EB" w:rsidRDefault="00F618EB" w:rsidP="00F618EB">
      <w:pPr>
        <w:pStyle w:val="af6"/>
        <w:numPr>
          <w:ilvl w:val="0"/>
          <w:numId w:val="8"/>
        </w:numPr>
      </w:pPr>
      <w:r>
        <w:t xml:space="preserve">At opened filter </w:t>
      </w:r>
      <w:r w:rsidR="001D6F85">
        <w:t>definition,</w:t>
      </w:r>
      <w:r>
        <w:t xml:space="preserve"> </w:t>
      </w:r>
      <w:r w:rsidR="001D6F85">
        <w:t>click on</w:t>
      </w:r>
      <w:r>
        <w:t xml:space="preserve"> </w:t>
      </w:r>
      <w:r>
        <w:rPr>
          <w:b/>
        </w:rPr>
        <w:t xml:space="preserve">Condition </w:t>
      </w:r>
      <w:r>
        <w:t>tab.</w:t>
      </w:r>
    </w:p>
    <w:p w14:paraId="02A207EF" w14:textId="77777777" w:rsidR="001D6F85" w:rsidRPr="001D6F85" w:rsidRDefault="001D6F85" w:rsidP="00F618EB">
      <w:pPr>
        <w:pStyle w:val="af6"/>
        <w:numPr>
          <w:ilvl w:val="0"/>
          <w:numId w:val="8"/>
        </w:numPr>
      </w:pPr>
      <w:r>
        <w:t xml:space="preserve">Change type to </w:t>
      </w:r>
      <w:r>
        <w:rPr>
          <w:b/>
        </w:rPr>
        <w:t>By formula.</w:t>
      </w:r>
    </w:p>
    <w:p w14:paraId="1D171320" w14:textId="77777777" w:rsidR="001D6F85" w:rsidRPr="001D6F85" w:rsidRDefault="001D6F85" w:rsidP="00F618EB">
      <w:pPr>
        <w:pStyle w:val="af6"/>
        <w:numPr>
          <w:ilvl w:val="0"/>
          <w:numId w:val="8"/>
        </w:numPr>
      </w:pPr>
      <w:r w:rsidRPr="001D6F85">
        <w:t xml:space="preserve"> </w:t>
      </w:r>
      <w:r>
        <w:t xml:space="preserve">Enter condition that </w:t>
      </w:r>
      <w:r>
        <w:rPr>
          <w:b/>
        </w:rPr>
        <w:t>STAT should be equal to Parameter 3.</w:t>
      </w:r>
    </w:p>
    <w:p w14:paraId="1945680E" w14:textId="3F6DC973" w:rsidR="001D6F85" w:rsidRDefault="00F66928" w:rsidP="001D6F85">
      <w:pPr>
        <w:pStyle w:val="af6"/>
        <w:jc w:val="center"/>
      </w:pPr>
      <w:r>
        <w:rPr>
          <w:noProof/>
          <w:lang w:eastAsia="en-GB"/>
        </w:rPr>
        <w:drawing>
          <wp:inline distT="0" distB="0" distL="0" distR="0" wp14:anchorId="34CD6947" wp14:editId="7C17FDBA">
            <wp:extent cx="3124200" cy="3596640"/>
            <wp:effectExtent l="0" t="0" r="0" b="3810"/>
            <wp:docPr id="29" name="Picture 17" descr="2017-01-29 21_53_56-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7-01-29 21_53_56-One_Core_1024Gb_RAM [Running] - Oracle VM VirtualBo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200" cy="3596640"/>
                    </a:xfrm>
                    <a:prstGeom prst="rect">
                      <a:avLst/>
                    </a:prstGeom>
                    <a:noFill/>
                    <a:ln>
                      <a:noFill/>
                    </a:ln>
                  </pic:spPr>
                </pic:pic>
              </a:graphicData>
            </a:graphic>
          </wp:inline>
        </w:drawing>
      </w:r>
    </w:p>
    <w:p w14:paraId="16B598C3" w14:textId="77777777" w:rsidR="003C7C2A" w:rsidRDefault="003C7C2A" w:rsidP="001D6F85">
      <w:pPr>
        <w:pStyle w:val="af6"/>
        <w:jc w:val="center"/>
      </w:pPr>
    </w:p>
    <w:p w14:paraId="4FB222BE" w14:textId="77777777" w:rsidR="003C7C2A" w:rsidRPr="001D6F85" w:rsidRDefault="003C7C2A" w:rsidP="001D6F85">
      <w:pPr>
        <w:pStyle w:val="af6"/>
        <w:jc w:val="center"/>
      </w:pPr>
    </w:p>
    <w:p w14:paraId="7FEBABCF" w14:textId="77777777" w:rsidR="00B31D2B" w:rsidRPr="003C7C2A" w:rsidRDefault="003C7C2A" w:rsidP="003C7C2A">
      <w:pPr>
        <w:pStyle w:val="af6"/>
        <w:numPr>
          <w:ilvl w:val="0"/>
          <w:numId w:val="8"/>
        </w:numPr>
      </w:pPr>
      <w:r w:rsidRPr="003C7C2A">
        <w:rPr>
          <w:b/>
          <w:noProof/>
          <w:lang w:eastAsia="en-GB"/>
        </w:rPr>
        <mc:AlternateContent>
          <mc:Choice Requires="wpc">
            <w:drawing>
              <wp:anchor distT="0" distB="0" distL="114300" distR="114300" simplePos="0" relativeHeight="251685888" behindDoc="0" locked="1" layoutInCell="1" allowOverlap="1" wp14:anchorId="474C9D63" wp14:editId="613EBB93">
                <wp:simplePos x="0" y="0"/>
                <wp:positionH relativeFrom="margin">
                  <wp:align>center</wp:align>
                </wp:positionH>
                <wp:positionV relativeFrom="margin">
                  <wp:posOffset>-428625</wp:posOffset>
                </wp:positionV>
                <wp:extent cx="6152515" cy="1845945"/>
                <wp:effectExtent l="0" t="0" r="635" b="1905"/>
                <wp:wrapTopAndBottom/>
                <wp:docPr id="146" name="Полотно 1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9" name="Рисунок 139"/>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40" name="Блок-схема: альтернативний процес 140"/>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6EB471" w14:textId="77777777" w:rsidR="003C7C2A" w:rsidRDefault="003C7C2A" w:rsidP="003C7C2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Рисунок 141"/>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42" name="Блок-схема: альтернативний процес 142"/>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D4E8B" w14:textId="77777777" w:rsidR="003C7C2A" w:rsidRPr="005B503A" w:rsidRDefault="003C7C2A" w:rsidP="003C7C2A">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Блок-схема: альтернативний процес 143"/>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15BAA" w14:textId="77777777" w:rsidR="003C7C2A" w:rsidRDefault="003C7C2A" w:rsidP="003C7C2A">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4" name="Рисунок 144"/>
                          <pic:cNvPicPr>
                            <a:picLocks noChangeAspect="1"/>
                          </pic:cNvPicPr>
                        </pic:nvPicPr>
                        <pic:blipFill>
                          <a:blip r:embed="rId19"/>
                          <a:stretch>
                            <a:fillRect/>
                          </a:stretch>
                        </pic:blipFill>
                        <pic:spPr>
                          <a:xfrm>
                            <a:off x="1439354" y="66599"/>
                            <a:ext cx="485480" cy="476250"/>
                          </a:xfrm>
                          <a:prstGeom prst="rect">
                            <a:avLst/>
                          </a:prstGeom>
                        </pic:spPr>
                      </pic:pic>
                      <pic:pic xmlns:pic="http://schemas.openxmlformats.org/drawingml/2006/picture">
                        <pic:nvPicPr>
                          <pic:cNvPr id="145" name="Рисунок 145"/>
                          <pic:cNvPicPr/>
                        </pic:nvPicPr>
                        <pic:blipFill>
                          <a:blip r:embed="rId19"/>
                          <a:stretch>
                            <a:fillRect/>
                          </a:stretch>
                        </pic:blipFill>
                        <pic:spPr>
                          <a:xfrm>
                            <a:off x="352528" y="82550"/>
                            <a:ext cx="485140" cy="476250"/>
                          </a:xfrm>
                          <a:prstGeom prst="rect">
                            <a:avLst/>
                          </a:prstGeom>
                        </pic:spPr>
                      </pic:pic>
                    </wpc:wpc>
                  </a:graphicData>
                </a:graphic>
              </wp:anchor>
            </w:drawing>
          </mc:Choice>
          <mc:Fallback>
            <w:pict>
              <v:group w14:anchorId="474C9D63" id="Полотно 146" o:spid="_x0000_s1131" editas="canvas" style="position:absolute;left:0;text-align:left;margin-left:0;margin-top:-33.75pt;width:484.45pt;height:145.35pt;z-index:251685888;mso-position-horizontal:center;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">
                <v:shape id="_x0000_s1132" type="#_x0000_t75" style="position:absolute;width:61525;height:18459;visibility:visible;mso-wrap-style:square">
                  <v:fill o:detectmouseclick="t"/>
                  <v:path o:connecttype="none"/>
                </v:shape>
                <v:shape id="Рисунок 139" o:spid="_x0000_s113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">
                  <v:imagedata r:id="rId8" o:title=""/>
                  <v:path arrowok="t"/>
                  <o:lock v:ext="edit" aspectratio="f"/>
                </v:shape>
                <v:shape id="Блок-схема: альтернативний процес 140" o:spid="_x0000_s113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" fillcolor="#c0504d" strokecolor="#f9f9f9" strokeweight="3pt">
                  <v:textbox>
                    <w:txbxContent>
                      <w:p w14:paraId="466EB471" w14:textId="77777777" w:rsidR="003C7C2A" w:rsidRDefault="003C7C2A" w:rsidP="003C7C2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41" o:spid="_x0000_s1135"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">
                  <v:imagedata r:id="rId9" o:title=""/>
                </v:shape>
                <v:shape id="Блок-схема: альтернативний процес 142" o:spid="_x0000_s113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" fillcolor="#9bbb59" strokecolor="#f9f9f9" strokeweight="3pt">
                  <v:textbox>
                    <w:txbxContent>
                      <w:p w14:paraId="355D4E8B" w14:textId="77777777" w:rsidR="003C7C2A" w:rsidRPr="005B503A" w:rsidRDefault="003C7C2A" w:rsidP="003C7C2A">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43" o:spid="_x0000_s113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" fillcolor="#8064a2" strokecolor="#f9f9f9" strokeweight="3pt">
                  <v:textbox>
                    <w:txbxContent>
                      <w:p w14:paraId="6F615BAA" w14:textId="77777777" w:rsidR="003C7C2A" w:rsidRDefault="003C7C2A" w:rsidP="003C7C2A">
                        <w:pPr>
                          <w:pStyle w:val="af5"/>
                          <w:spacing w:beforeAutospacing="0" w:after="160" w:afterAutospacing="0" w:line="256" w:lineRule="auto"/>
                          <w:jc w:val="center"/>
                        </w:pPr>
                        <w:r>
                          <w:rPr>
                            <w:rFonts w:eastAsia="Times New Roman"/>
                            <w:sz w:val="16"/>
                            <w:szCs w:val="16"/>
                          </w:rPr>
                          <w:t>Filtering</w:t>
                        </w:r>
                      </w:p>
                    </w:txbxContent>
                  </v:textbox>
                </v:shape>
                <v:shape id="Рисунок 144" o:spid="_x0000_s1138"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">
                  <v:imagedata r:id="rId20" o:title=""/>
                  <v:path arrowok="t"/>
                </v:shape>
                <v:shape id="Рисунок 145" o:spid="_x0000_s1139"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">
                  <v:imagedata r:id="rId20" o:title=""/>
                </v:shape>
                <w10:wrap type="topAndBottom" anchorx="margin" anchory="margin"/>
                <w10:anchorlock/>
              </v:group>
            </w:pict>
          </mc:Fallback>
        </mc:AlternateContent>
      </w:r>
      <w:r w:rsidRPr="003C7C2A">
        <w:rPr>
          <w:b/>
        </w:rPr>
        <w:t>Apply</w:t>
      </w:r>
      <w:r>
        <w:t xml:space="preserve"> changes and press </w:t>
      </w:r>
      <w:r w:rsidRPr="003C7C2A">
        <w:rPr>
          <w:b/>
        </w:rPr>
        <w:t>OK</w:t>
      </w:r>
      <w:r>
        <w:rPr>
          <w:b/>
        </w:rPr>
        <w:t>.</w:t>
      </w:r>
    </w:p>
    <w:p w14:paraId="0F2B2DC5" w14:textId="77777777" w:rsidR="003C7C2A" w:rsidRDefault="003C7C2A" w:rsidP="00054398">
      <w:pPr>
        <w:ind w:left="360" w:firstLine="360"/>
      </w:pPr>
      <w:r w:rsidRPr="008C6106">
        <w:t>Now</w:t>
      </w:r>
      <w:del w:id="49" w:author="Owens, John   Contractor" w:date="2017-02-17T09:46:00Z">
        <w:r w:rsidR="00B36E61" w:rsidRPr="008C6106" w:rsidDel="00F66928">
          <w:delText>,,</w:delText>
        </w:r>
      </w:del>
      <w:ins w:id="50" w:author="Owens, John   Contractor" w:date="2017-02-17T09:46:00Z">
        <w:r w:rsidR="00F66928" w:rsidRPr="008C6106">
          <w:t>,</w:t>
        </w:r>
      </w:ins>
      <w:r w:rsidRPr="008C6106">
        <w:t xml:space="preserve"> after changing the </w:t>
      </w:r>
      <w:r w:rsidRPr="008C6106">
        <w:rPr>
          <w:b/>
        </w:rPr>
        <w:t xml:space="preserve">Parameter 3 </w:t>
      </w:r>
      <w:r w:rsidRPr="008C6106">
        <w:t>on working sheet.</w:t>
      </w:r>
      <w:r w:rsidR="005B28DB">
        <w:t xml:space="preserve"> </w:t>
      </w:r>
      <w:r w:rsidR="00B36E61">
        <w:t xml:space="preserve">The </w:t>
      </w:r>
      <w:r w:rsidR="005B28DB">
        <w:t xml:space="preserve">Worksheet will change </w:t>
      </w:r>
      <w:r w:rsidR="00054398">
        <w:t>a value</w:t>
      </w:r>
      <w:r w:rsidR="005B28DB">
        <w:t xml:space="preserve"> right after </w:t>
      </w:r>
      <w:r w:rsidR="005B28DB">
        <w:rPr>
          <w:b/>
        </w:rPr>
        <w:t xml:space="preserve">Parameter 3 </w:t>
      </w:r>
      <w:r w:rsidR="005B28DB" w:rsidRPr="005B28DB">
        <w:t>will</w:t>
      </w:r>
      <w:r w:rsidR="005B28DB">
        <w:rPr>
          <w:b/>
        </w:rPr>
        <w:t xml:space="preserve"> </w:t>
      </w:r>
      <w:r w:rsidR="005B28DB" w:rsidRPr="005B28DB">
        <w:t>be changed.</w:t>
      </w:r>
    </w:p>
    <w:p w14:paraId="0687A4EE" w14:textId="49504A4B" w:rsidR="005B28DB" w:rsidRPr="005B28DB" w:rsidRDefault="00F66928" w:rsidP="005B28DB">
      <w:pPr>
        <w:ind w:left="360"/>
        <w:jc w:val="center"/>
        <w:rPr>
          <w:b/>
        </w:rPr>
      </w:pPr>
      <w:r>
        <w:rPr>
          <w:noProof/>
          <w:lang w:eastAsia="en-GB"/>
        </w:rPr>
        <w:drawing>
          <wp:inline distT="0" distB="0" distL="0" distR="0" wp14:anchorId="3EAEE3B9" wp14:editId="4615B1BC">
            <wp:extent cx="5943600" cy="2987040"/>
            <wp:effectExtent l="0" t="0" r="0" b="3810"/>
            <wp:docPr id="28" name="Picture 18" descr="2017-01-29 21_57_29-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7-01-29 21_57_29-One_Core_1024Gb_RAM [Running] - Oracle VM VirtualBo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1CCEE115" w14:textId="77777777" w:rsidR="00B31D2B" w:rsidRPr="00B31D2B" w:rsidRDefault="00B31D2B" w:rsidP="00B31D2B">
      <w:pPr>
        <w:pStyle w:val="af6"/>
        <w:ind w:left="1080"/>
      </w:pPr>
    </w:p>
    <w:p w14:paraId="479D92F5" w14:textId="77777777" w:rsidR="00447C1D" w:rsidRPr="00447C1D" w:rsidRDefault="00163315" w:rsidP="00163315">
      <w:pPr>
        <w:tabs>
          <w:tab w:val="left" w:pos="1983"/>
        </w:tabs>
      </w:pPr>
      <w:r>
        <w:tab/>
      </w:r>
    </w:p>
    <w:sectPr w:rsidR="00447C1D" w:rsidRPr="00447C1D">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Owens, John   Contractor" w:date="2017-02-17T09:43:00Z" w:initials="OJC">
    <w:p w14:paraId="30995F21" w14:textId="77777777" w:rsidR="00F66928" w:rsidRDefault="00F66928">
      <w:pPr>
        <w:pStyle w:val="afb"/>
      </w:pPr>
      <w:r>
        <w:rPr>
          <w:rStyle w:val="afa"/>
        </w:rPr>
        <w:annotationRef/>
      </w:r>
      <w:r>
        <w:t>What?? Statement not making sense to me when reading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995F2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B1033"/>
    <w:multiLevelType w:val="hybridMultilevel"/>
    <w:tmpl w:val="862226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C1B092A"/>
    <w:multiLevelType w:val="hybridMultilevel"/>
    <w:tmpl w:val="10480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632634"/>
    <w:multiLevelType w:val="hybridMultilevel"/>
    <w:tmpl w:val="8974C0B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9D23C05"/>
    <w:multiLevelType w:val="hybridMultilevel"/>
    <w:tmpl w:val="10480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01744B"/>
    <w:multiLevelType w:val="hybridMultilevel"/>
    <w:tmpl w:val="8A2EA1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674DA9"/>
    <w:multiLevelType w:val="hybridMultilevel"/>
    <w:tmpl w:val="29E81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F44619"/>
    <w:multiLevelType w:val="hybridMultilevel"/>
    <w:tmpl w:val="7D58F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4D439DE"/>
    <w:multiLevelType w:val="hybridMultilevel"/>
    <w:tmpl w:val="F232E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EC5AD2"/>
    <w:multiLevelType w:val="hybridMultilevel"/>
    <w:tmpl w:val="C36C8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B932A9"/>
    <w:multiLevelType w:val="hybridMultilevel"/>
    <w:tmpl w:val="85E2D7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4"/>
  </w:num>
  <w:num w:numId="2">
    <w:abstractNumId w:val="1"/>
  </w:num>
  <w:num w:numId="3">
    <w:abstractNumId w:val="6"/>
  </w:num>
  <w:num w:numId="4">
    <w:abstractNumId w:val="3"/>
  </w:num>
  <w:num w:numId="5">
    <w:abstractNumId w:val="2"/>
  </w:num>
  <w:num w:numId="6">
    <w:abstractNumId w:val="0"/>
  </w:num>
  <w:num w:numId="7">
    <w:abstractNumId w:val="9"/>
  </w:num>
  <w:num w:numId="8">
    <w:abstractNumId w:val="7"/>
  </w:num>
  <w:num w:numId="9">
    <w:abstractNumId w:val="8"/>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hdan Benetskyi">
    <w15:presenceInfo w15:providerId="Windows Live" w15:userId="1773e1dc96d28839"/>
  </w15:person>
  <w15:person w15:author="Owens, John   Contractor">
    <w15:presenceInfo w15:providerId="AD" w15:userId="S-1-5-21-2587397230-3316739918-3431996274-312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grammar="clean"/>
  <w:trackRevisions/>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650"/>
    <w:rsid w:val="00035CD5"/>
    <w:rsid w:val="00054398"/>
    <w:rsid w:val="000C384F"/>
    <w:rsid w:val="00163315"/>
    <w:rsid w:val="001D6F85"/>
    <w:rsid w:val="0021430E"/>
    <w:rsid w:val="00250CC1"/>
    <w:rsid w:val="00262EE4"/>
    <w:rsid w:val="002D734D"/>
    <w:rsid w:val="003560DA"/>
    <w:rsid w:val="003C7C2A"/>
    <w:rsid w:val="003D7650"/>
    <w:rsid w:val="00430692"/>
    <w:rsid w:val="0044203D"/>
    <w:rsid w:val="00447C1D"/>
    <w:rsid w:val="00455164"/>
    <w:rsid w:val="00500B35"/>
    <w:rsid w:val="005B28DB"/>
    <w:rsid w:val="005B503A"/>
    <w:rsid w:val="005F47D2"/>
    <w:rsid w:val="00651B25"/>
    <w:rsid w:val="00770F1A"/>
    <w:rsid w:val="00786380"/>
    <w:rsid w:val="007A31A7"/>
    <w:rsid w:val="007F328C"/>
    <w:rsid w:val="00822816"/>
    <w:rsid w:val="00864F02"/>
    <w:rsid w:val="00873778"/>
    <w:rsid w:val="008C6106"/>
    <w:rsid w:val="00AA5CFA"/>
    <w:rsid w:val="00AB576D"/>
    <w:rsid w:val="00B31D2B"/>
    <w:rsid w:val="00B36E61"/>
    <w:rsid w:val="00B6168E"/>
    <w:rsid w:val="00BB55E5"/>
    <w:rsid w:val="00BC523F"/>
    <w:rsid w:val="00C91680"/>
    <w:rsid w:val="00CB0693"/>
    <w:rsid w:val="00EC2774"/>
    <w:rsid w:val="00F618EB"/>
    <w:rsid w:val="00F66928"/>
    <w:rsid w:val="00F91C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63B31"/>
  <w15:docId w15:val="{CA0071F6-2EB9-4784-8106-17C3BF7D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F328C"/>
  </w:style>
  <w:style w:type="paragraph" w:styleId="1">
    <w:name w:val="heading 1"/>
    <w:basedOn w:val="a"/>
    <w:next w:val="a"/>
    <w:link w:val="10"/>
    <w:uiPriority w:val="9"/>
    <w:qFormat/>
    <w:rsid w:val="007F32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F328C"/>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7F328C"/>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7F32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F328C"/>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7F328C"/>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7F328C"/>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7F328C"/>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7F328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F328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7F328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semiHidden/>
    <w:rsid w:val="007F328C"/>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0"/>
    <w:link w:val="4"/>
    <w:uiPriority w:val="9"/>
    <w:semiHidden/>
    <w:rsid w:val="007F328C"/>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7F328C"/>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7F328C"/>
    <w:rPr>
      <w:rFonts w:asciiTheme="majorHAnsi" w:eastAsiaTheme="majorEastAsia" w:hAnsiTheme="majorHAnsi" w:cstheme="majorBidi"/>
      <w:color w:val="1F4E79" w:themeColor="accent1" w:themeShade="80"/>
    </w:rPr>
  </w:style>
  <w:style w:type="character" w:customStyle="1" w:styleId="70">
    <w:name w:val="Заголовок 7 Знак"/>
    <w:basedOn w:val="a0"/>
    <w:link w:val="7"/>
    <w:uiPriority w:val="9"/>
    <w:semiHidden/>
    <w:rsid w:val="007F328C"/>
    <w:rPr>
      <w:rFonts w:asciiTheme="majorHAnsi" w:eastAsiaTheme="majorEastAsia" w:hAnsiTheme="majorHAnsi" w:cstheme="majorBidi"/>
      <w:i/>
      <w:iCs/>
      <w:color w:val="1F4E79" w:themeColor="accent1" w:themeShade="80"/>
    </w:rPr>
  </w:style>
  <w:style w:type="character" w:customStyle="1" w:styleId="80">
    <w:name w:val="Заголовок 8 Знак"/>
    <w:basedOn w:val="a0"/>
    <w:link w:val="8"/>
    <w:uiPriority w:val="9"/>
    <w:semiHidden/>
    <w:rsid w:val="007F328C"/>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7F328C"/>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7F328C"/>
    <w:pPr>
      <w:spacing w:after="200" w:line="240" w:lineRule="auto"/>
    </w:pPr>
    <w:rPr>
      <w:i/>
      <w:iCs/>
      <w:color w:val="44546A" w:themeColor="text2"/>
      <w:sz w:val="18"/>
      <w:szCs w:val="18"/>
    </w:rPr>
  </w:style>
  <w:style w:type="paragraph" w:styleId="a4">
    <w:name w:val="Title"/>
    <w:basedOn w:val="a"/>
    <w:next w:val="a"/>
    <w:link w:val="a5"/>
    <w:uiPriority w:val="10"/>
    <w:qFormat/>
    <w:rsid w:val="007F328C"/>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Назва Знак"/>
    <w:basedOn w:val="a0"/>
    <w:link w:val="a4"/>
    <w:uiPriority w:val="10"/>
    <w:rsid w:val="007F328C"/>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7F328C"/>
    <w:pPr>
      <w:numPr>
        <w:ilvl w:val="1"/>
      </w:numPr>
    </w:pPr>
    <w:rPr>
      <w:color w:val="5A5A5A" w:themeColor="text1" w:themeTint="A5"/>
      <w:spacing w:val="15"/>
    </w:rPr>
  </w:style>
  <w:style w:type="character" w:customStyle="1" w:styleId="a7">
    <w:name w:val="Підзаголовок Знак"/>
    <w:basedOn w:val="a0"/>
    <w:link w:val="a6"/>
    <w:uiPriority w:val="11"/>
    <w:rsid w:val="007F328C"/>
    <w:rPr>
      <w:color w:val="5A5A5A" w:themeColor="text1" w:themeTint="A5"/>
      <w:spacing w:val="15"/>
    </w:rPr>
  </w:style>
  <w:style w:type="character" w:styleId="a8">
    <w:name w:val="Strong"/>
    <w:basedOn w:val="a0"/>
    <w:uiPriority w:val="22"/>
    <w:qFormat/>
    <w:rsid w:val="007F328C"/>
    <w:rPr>
      <w:b/>
      <w:bCs/>
      <w:color w:val="auto"/>
    </w:rPr>
  </w:style>
  <w:style w:type="character" w:styleId="a9">
    <w:name w:val="Emphasis"/>
    <w:basedOn w:val="a0"/>
    <w:uiPriority w:val="20"/>
    <w:qFormat/>
    <w:rsid w:val="007F328C"/>
    <w:rPr>
      <w:i/>
      <w:iCs/>
      <w:color w:val="auto"/>
    </w:rPr>
  </w:style>
  <w:style w:type="paragraph" w:styleId="aa">
    <w:name w:val="No Spacing"/>
    <w:uiPriority w:val="1"/>
    <w:qFormat/>
    <w:rsid w:val="007F328C"/>
    <w:pPr>
      <w:spacing w:after="0" w:line="240" w:lineRule="auto"/>
    </w:pPr>
  </w:style>
  <w:style w:type="paragraph" w:styleId="ab">
    <w:name w:val="Quote"/>
    <w:basedOn w:val="a"/>
    <w:next w:val="a"/>
    <w:link w:val="ac"/>
    <w:uiPriority w:val="29"/>
    <w:qFormat/>
    <w:rsid w:val="007F328C"/>
    <w:pPr>
      <w:spacing w:before="200"/>
      <w:ind w:left="864" w:right="864"/>
    </w:pPr>
    <w:rPr>
      <w:i/>
      <w:iCs/>
      <w:color w:val="404040" w:themeColor="text1" w:themeTint="BF"/>
    </w:rPr>
  </w:style>
  <w:style w:type="character" w:customStyle="1" w:styleId="ac">
    <w:name w:val="Цитата Знак"/>
    <w:basedOn w:val="a0"/>
    <w:link w:val="ab"/>
    <w:uiPriority w:val="29"/>
    <w:rsid w:val="007F328C"/>
    <w:rPr>
      <w:i/>
      <w:iCs/>
      <w:color w:val="404040" w:themeColor="text1" w:themeTint="BF"/>
    </w:rPr>
  </w:style>
  <w:style w:type="paragraph" w:styleId="ad">
    <w:name w:val="Intense Quote"/>
    <w:basedOn w:val="a"/>
    <w:next w:val="a"/>
    <w:link w:val="ae"/>
    <w:uiPriority w:val="30"/>
    <w:qFormat/>
    <w:rsid w:val="007F328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e">
    <w:name w:val="Насичена цитата Знак"/>
    <w:basedOn w:val="a0"/>
    <w:link w:val="ad"/>
    <w:uiPriority w:val="30"/>
    <w:rsid w:val="007F328C"/>
    <w:rPr>
      <w:i/>
      <w:iCs/>
      <w:color w:val="5B9BD5" w:themeColor="accent1"/>
    </w:rPr>
  </w:style>
  <w:style w:type="character" w:styleId="af">
    <w:name w:val="Subtle Emphasis"/>
    <w:basedOn w:val="a0"/>
    <w:uiPriority w:val="19"/>
    <w:qFormat/>
    <w:rsid w:val="007F328C"/>
    <w:rPr>
      <w:i/>
      <w:iCs/>
      <w:color w:val="404040" w:themeColor="text1" w:themeTint="BF"/>
    </w:rPr>
  </w:style>
  <w:style w:type="character" w:styleId="af0">
    <w:name w:val="Intense Emphasis"/>
    <w:basedOn w:val="a0"/>
    <w:uiPriority w:val="21"/>
    <w:qFormat/>
    <w:rsid w:val="007F328C"/>
    <w:rPr>
      <w:i/>
      <w:iCs/>
      <w:color w:val="5B9BD5" w:themeColor="accent1"/>
    </w:rPr>
  </w:style>
  <w:style w:type="character" w:styleId="af1">
    <w:name w:val="Subtle Reference"/>
    <w:basedOn w:val="a0"/>
    <w:uiPriority w:val="31"/>
    <w:qFormat/>
    <w:rsid w:val="007F328C"/>
    <w:rPr>
      <w:smallCaps/>
      <w:color w:val="404040" w:themeColor="text1" w:themeTint="BF"/>
    </w:rPr>
  </w:style>
  <w:style w:type="character" w:styleId="af2">
    <w:name w:val="Intense Reference"/>
    <w:basedOn w:val="a0"/>
    <w:uiPriority w:val="32"/>
    <w:qFormat/>
    <w:rsid w:val="007F328C"/>
    <w:rPr>
      <w:b/>
      <w:bCs/>
      <w:smallCaps/>
      <w:color w:val="5B9BD5" w:themeColor="accent1"/>
      <w:spacing w:val="5"/>
    </w:rPr>
  </w:style>
  <w:style w:type="character" w:styleId="af3">
    <w:name w:val="Book Title"/>
    <w:basedOn w:val="a0"/>
    <w:uiPriority w:val="33"/>
    <w:qFormat/>
    <w:rsid w:val="007F328C"/>
    <w:rPr>
      <w:b/>
      <w:bCs/>
      <w:i/>
      <w:iCs/>
      <w:spacing w:val="5"/>
    </w:rPr>
  </w:style>
  <w:style w:type="paragraph" w:styleId="af4">
    <w:name w:val="TOC Heading"/>
    <w:basedOn w:val="1"/>
    <w:next w:val="a"/>
    <w:uiPriority w:val="39"/>
    <w:semiHidden/>
    <w:unhideWhenUsed/>
    <w:qFormat/>
    <w:rsid w:val="007F328C"/>
    <w:pPr>
      <w:outlineLvl w:val="9"/>
    </w:pPr>
  </w:style>
  <w:style w:type="paragraph" w:styleId="af5">
    <w:name w:val="Normal (Web)"/>
    <w:basedOn w:val="a"/>
    <w:uiPriority w:val="99"/>
    <w:semiHidden/>
    <w:unhideWhenUsed/>
    <w:rsid w:val="00864F02"/>
    <w:pPr>
      <w:spacing w:beforeAutospacing="1" w:after="100" w:afterAutospacing="1" w:line="240" w:lineRule="auto"/>
    </w:pPr>
    <w:rPr>
      <w:rFonts w:ascii="Times New Roman" w:hAnsi="Times New Roman" w:cs="Times New Roman"/>
      <w:sz w:val="24"/>
      <w:szCs w:val="24"/>
      <w:lang w:eastAsia="en-GB"/>
    </w:rPr>
  </w:style>
  <w:style w:type="paragraph" w:styleId="af6">
    <w:name w:val="List Paragraph"/>
    <w:basedOn w:val="a"/>
    <w:uiPriority w:val="34"/>
    <w:qFormat/>
    <w:rsid w:val="00822816"/>
    <w:pPr>
      <w:ind w:left="720"/>
      <w:contextualSpacing/>
    </w:pPr>
  </w:style>
  <w:style w:type="paragraph" w:styleId="af7">
    <w:name w:val="Balloon Text"/>
    <w:basedOn w:val="a"/>
    <w:link w:val="af8"/>
    <w:uiPriority w:val="99"/>
    <w:semiHidden/>
    <w:unhideWhenUsed/>
    <w:rsid w:val="002D734D"/>
    <w:pPr>
      <w:spacing w:after="0" w:line="240" w:lineRule="auto"/>
    </w:pPr>
    <w:rPr>
      <w:rFonts w:ascii="Tahoma" w:hAnsi="Tahoma" w:cs="Tahoma"/>
      <w:sz w:val="16"/>
      <w:szCs w:val="16"/>
    </w:rPr>
  </w:style>
  <w:style w:type="character" w:customStyle="1" w:styleId="af8">
    <w:name w:val="Текст у виносці Знак"/>
    <w:basedOn w:val="a0"/>
    <w:link w:val="af7"/>
    <w:uiPriority w:val="99"/>
    <w:semiHidden/>
    <w:rsid w:val="002D734D"/>
    <w:rPr>
      <w:rFonts w:ascii="Tahoma" w:hAnsi="Tahoma" w:cs="Tahoma"/>
      <w:sz w:val="16"/>
      <w:szCs w:val="16"/>
    </w:rPr>
  </w:style>
  <w:style w:type="paragraph" w:styleId="11">
    <w:name w:val="toc 1"/>
    <w:basedOn w:val="a"/>
    <w:next w:val="a"/>
    <w:autoRedefine/>
    <w:uiPriority w:val="39"/>
    <w:unhideWhenUsed/>
    <w:rsid w:val="00B36E61"/>
    <w:pPr>
      <w:spacing w:after="100"/>
    </w:pPr>
  </w:style>
  <w:style w:type="paragraph" w:styleId="21">
    <w:name w:val="toc 2"/>
    <w:basedOn w:val="a"/>
    <w:next w:val="a"/>
    <w:autoRedefine/>
    <w:uiPriority w:val="39"/>
    <w:unhideWhenUsed/>
    <w:rsid w:val="00B36E61"/>
    <w:pPr>
      <w:spacing w:after="100"/>
      <w:ind w:left="200"/>
    </w:pPr>
  </w:style>
  <w:style w:type="character" w:styleId="af9">
    <w:name w:val="Hyperlink"/>
    <w:basedOn w:val="a0"/>
    <w:uiPriority w:val="99"/>
    <w:unhideWhenUsed/>
    <w:rsid w:val="00B36E61"/>
    <w:rPr>
      <w:color w:val="0563C1" w:themeColor="hyperlink"/>
      <w:u w:val="single"/>
    </w:rPr>
  </w:style>
  <w:style w:type="character" w:styleId="afa">
    <w:name w:val="annotation reference"/>
    <w:basedOn w:val="a0"/>
    <w:uiPriority w:val="99"/>
    <w:semiHidden/>
    <w:unhideWhenUsed/>
    <w:rsid w:val="00F66928"/>
    <w:rPr>
      <w:sz w:val="16"/>
      <w:szCs w:val="16"/>
    </w:rPr>
  </w:style>
  <w:style w:type="paragraph" w:styleId="afb">
    <w:name w:val="annotation text"/>
    <w:basedOn w:val="a"/>
    <w:link w:val="afc"/>
    <w:uiPriority w:val="99"/>
    <w:semiHidden/>
    <w:unhideWhenUsed/>
    <w:rsid w:val="00F66928"/>
    <w:pPr>
      <w:spacing w:line="240" w:lineRule="auto"/>
    </w:pPr>
  </w:style>
  <w:style w:type="character" w:customStyle="1" w:styleId="afc">
    <w:name w:val="Текст примітки Знак"/>
    <w:basedOn w:val="a0"/>
    <w:link w:val="afb"/>
    <w:uiPriority w:val="99"/>
    <w:semiHidden/>
    <w:rsid w:val="00F66928"/>
  </w:style>
  <w:style w:type="paragraph" w:styleId="afd">
    <w:name w:val="annotation subject"/>
    <w:basedOn w:val="afb"/>
    <w:next w:val="afb"/>
    <w:link w:val="afe"/>
    <w:uiPriority w:val="99"/>
    <w:semiHidden/>
    <w:unhideWhenUsed/>
    <w:rsid w:val="00F66928"/>
    <w:rPr>
      <w:b/>
      <w:bCs/>
    </w:rPr>
  </w:style>
  <w:style w:type="character" w:customStyle="1" w:styleId="afe">
    <w:name w:val="Тема примітки Знак"/>
    <w:basedOn w:val="afc"/>
    <w:link w:val="afd"/>
    <w:uiPriority w:val="99"/>
    <w:semiHidden/>
    <w:rsid w:val="00F669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205821">
      <w:bodyDiv w:val="1"/>
      <w:marLeft w:val="0"/>
      <w:marRight w:val="0"/>
      <w:marTop w:val="0"/>
      <w:marBottom w:val="0"/>
      <w:divBdr>
        <w:top w:val="none" w:sz="0" w:space="0" w:color="auto"/>
        <w:left w:val="none" w:sz="0" w:space="0" w:color="auto"/>
        <w:bottom w:val="none" w:sz="0" w:space="0" w:color="auto"/>
        <w:right w:val="none" w:sz="0" w:space="0" w:color="auto"/>
      </w:divBdr>
    </w:div>
    <w:div w:id="759254928">
      <w:bodyDiv w:val="1"/>
      <w:marLeft w:val="0"/>
      <w:marRight w:val="0"/>
      <w:marTop w:val="0"/>
      <w:marBottom w:val="0"/>
      <w:divBdr>
        <w:top w:val="none" w:sz="0" w:space="0" w:color="auto"/>
        <w:left w:val="none" w:sz="0" w:space="0" w:color="auto"/>
        <w:bottom w:val="none" w:sz="0" w:space="0" w:color="auto"/>
        <w:right w:val="none" w:sz="0" w:space="0" w:color="auto"/>
      </w:divBdr>
    </w:div>
    <w:div w:id="1371607765">
      <w:bodyDiv w:val="1"/>
      <w:marLeft w:val="0"/>
      <w:marRight w:val="0"/>
      <w:marTop w:val="0"/>
      <w:marBottom w:val="0"/>
      <w:divBdr>
        <w:top w:val="none" w:sz="0" w:space="0" w:color="auto"/>
        <w:left w:val="none" w:sz="0" w:space="0" w:color="auto"/>
        <w:bottom w:val="none" w:sz="0" w:space="0" w:color="auto"/>
        <w:right w:val="none" w:sz="0" w:space="0" w:color="auto"/>
      </w:divBdr>
    </w:div>
    <w:div w:id="1520965165">
      <w:bodyDiv w:val="1"/>
      <w:marLeft w:val="0"/>
      <w:marRight w:val="0"/>
      <w:marTop w:val="0"/>
      <w:marBottom w:val="0"/>
      <w:divBdr>
        <w:top w:val="none" w:sz="0" w:space="0" w:color="auto"/>
        <w:left w:val="none" w:sz="0" w:space="0" w:color="auto"/>
        <w:bottom w:val="none" w:sz="0" w:space="0" w:color="auto"/>
        <w:right w:val="none" w:sz="0" w:space="0" w:color="auto"/>
      </w:divBdr>
    </w:div>
    <w:div w:id="1954703774">
      <w:bodyDiv w:val="1"/>
      <w:marLeft w:val="0"/>
      <w:marRight w:val="0"/>
      <w:marTop w:val="0"/>
      <w:marBottom w:val="0"/>
      <w:divBdr>
        <w:top w:val="none" w:sz="0" w:space="0" w:color="auto"/>
        <w:left w:val="none" w:sz="0" w:space="0" w:color="auto"/>
        <w:bottom w:val="none" w:sz="0" w:space="0" w:color="auto"/>
        <w:right w:val="none" w:sz="0" w:space="0" w:color="auto"/>
      </w:divBdr>
    </w:div>
    <w:div w:id="2060933415">
      <w:bodyDiv w:val="1"/>
      <w:marLeft w:val="0"/>
      <w:marRight w:val="0"/>
      <w:marTop w:val="0"/>
      <w:marBottom w:val="0"/>
      <w:divBdr>
        <w:top w:val="none" w:sz="0" w:space="0" w:color="auto"/>
        <w:left w:val="none" w:sz="0" w:space="0" w:color="auto"/>
        <w:bottom w:val="none" w:sz="0" w:space="0" w:color="auto"/>
        <w:right w:val="none" w:sz="0" w:space="0" w:color="auto"/>
      </w:divBdr>
    </w:div>
    <w:div w:id="211979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11/relationships/commentsExtended" Target="commentsExtended.xm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8D94E-9259-45FA-9EF2-F364A59CC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15</Pages>
  <Words>1082</Words>
  <Characters>6168</Characters>
  <Application>Microsoft Office Word</Application>
  <DocSecurity>0</DocSecurity>
  <Lines>51</Lines>
  <Paragraphs>14</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Bohdan Benetskyi</dc:creator>
  <cp:keywords/>
  <dc:description/>
  <cp:lastModifiedBy>Bohdan Benetskyi</cp:lastModifiedBy>
  <cp:revision>5</cp:revision>
  <dcterms:created xsi:type="dcterms:W3CDTF">2017-02-17T14:47:00Z</dcterms:created>
  <dcterms:modified xsi:type="dcterms:W3CDTF">2017-02-22T09:53:00Z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1818281666</vt:i4>
  </property>
  <property fmtid="{D5CDD505-2E9C-101B-9397-08002B2CF9AE}" pid="3" name="_NewReviewCycle">
    <vt:lpwstr/>
  </property>
  <property fmtid="{D5CDD505-2E9C-101B-9397-08002B2CF9AE}" pid="4" name="_EmailSubject">
    <vt:lpwstr>00 - First Lab for Advanced Students</vt:lpwstr>
  </property>
  <property fmtid="{D5CDD505-2E9C-101B-9397-08002B2CF9AE}" pid="5" name="_AuthorEmail">
    <vt:lpwstr>John.Owens@ssa.gov</vt:lpwstr>
  </property>
  <property fmtid="{D5CDD505-2E9C-101B-9397-08002B2CF9AE}" pid="6" name="_AuthorEmailDisplayName">
    <vt:lpwstr>Owens, John   Contractor</vt:lpwstr>
  </property>
  <property fmtid="{D5CDD505-2E9C-101B-9397-08002B2CF9AE}" pid="7" name="_ReviewingToolsShownOnce">
    <vt:lpwstr/>
  </property>
</Properties>
</file>