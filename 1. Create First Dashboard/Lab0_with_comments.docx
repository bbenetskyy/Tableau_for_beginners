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2769312"/>
    <w:bookmarkStart w:id="1" w:name="_tempMacroActionUndoStart_"/>
    <w:p w14:paraId="7E58AC5D" w14:textId="77777777" w:rsidR="00116465" w:rsidRDefault="007763BE" w:rsidP="007763BE">
      <w:pPr>
        <w:pStyle w:val="1"/>
        <w:jc w:val="center"/>
        <w:rPr>
          <w:noProof/>
        </w:rPr>
      </w:pPr>
      <w:r>
        <w:rPr>
          <w:noProof/>
          <w:lang w:val="en-GB" w:eastAsia="en-GB"/>
        </w:rPr>
        <mc:AlternateContent>
          <mc:Choice Requires="wpc">
            <w:drawing>
              <wp:anchor distT="0" distB="0" distL="114300" distR="114300" simplePos="0" relativeHeight="251661312" behindDoc="0" locked="1" layoutInCell="1" allowOverlap="1" wp14:anchorId="7E58AD01" wp14:editId="7E58AD02">
                <wp:simplePos x="0" y="0"/>
                <wp:positionH relativeFrom="column">
                  <wp:posOffset>196215</wp:posOffset>
                </wp:positionH>
                <wp:positionV relativeFrom="topMargin">
                  <wp:posOffset>4448175</wp:posOffset>
                </wp:positionV>
                <wp:extent cx="6152515" cy="1845945"/>
                <wp:effectExtent l="0" t="0" r="0" b="0"/>
                <wp:wrapTopAndBottom/>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anchor>
            </w:drawing>
          </mc:Choice>
          <mc:Fallback>
            <w:pict>
              <v:group w14:anchorId="4DFF3A35" id="Полотно 3" o:spid="_x0000_s1026" editas="canvas" style="position:absolute;margin-left:15.45pt;margin-top:350.25pt;width:484.45pt;height:145.35pt;z-index:251661312;mso-position-vertical-relative:top-margin-area" coordsize="61525,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w10:wrap type="topAndBottom" anchory="margin"/>
                <w10:anchorlock/>
              </v:group>
            </w:pict>
          </mc:Fallback>
        </mc:AlternateContent>
      </w:r>
      <w:r w:rsidR="00B413B0">
        <w:rPr>
          <w:noProof/>
        </w:rPr>
        <w:t>Chapter 1</w:t>
      </w:r>
      <w:bookmarkEnd w:id="0"/>
    </w:p>
    <w:p w14:paraId="7E58AC5E" w14:textId="77777777" w:rsidR="00116465" w:rsidRDefault="00116465" w:rsidP="00116465">
      <w:pPr>
        <w:rPr>
          <w:rFonts w:asciiTheme="majorHAnsi" w:eastAsiaTheme="majorEastAsia" w:hAnsiTheme="majorHAnsi" w:cstheme="majorBidi"/>
          <w:noProof/>
          <w:color w:val="2E74B5" w:themeColor="accent1" w:themeShade="BF"/>
          <w:sz w:val="32"/>
          <w:szCs w:val="32"/>
        </w:rPr>
      </w:pPr>
      <w:r>
        <w:rPr>
          <w:noProof/>
        </w:rPr>
        <w:br w:type="page"/>
      </w:r>
    </w:p>
    <w:sdt>
      <w:sdtPr>
        <w:rPr>
          <w:rFonts w:asciiTheme="minorHAnsi" w:eastAsiaTheme="minorHAnsi" w:hAnsiTheme="minorHAnsi" w:cstheme="minorBidi"/>
          <w:color w:val="auto"/>
          <w:sz w:val="22"/>
          <w:szCs w:val="22"/>
        </w:rPr>
        <w:id w:val="-1616894218"/>
        <w:docPartObj>
          <w:docPartGallery w:val="Table of Contents"/>
          <w:docPartUnique/>
        </w:docPartObj>
      </w:sdtPr>
      <w:sdtEndPr>
        <w:rPr>
          <w:b/>
          <w:bCs/>
          <w:noProof/>
        </w:rPr>
      </w:sdtEndPr>
      <w:sdtContent>
        <w:p w14:paraId="7E58AC5F" w14:textId="77777777" w:rsidR="00116465" w:rsidRDefault="00116465">
          <w:pPr>
            <w:pStyle w:val="a5"/>
          </w:pPr>
          <w:r>
            <w:t>Table of Contents</w:t>
          </w:r>
        </w:p>
        <w:p w14:paraId="7E58AC60" w14:textId="77777777" w:rsidR="00116465" w:rsidRDefault="00116465">
          <w:pPr>
            <w:pStyle w:val="11"/>
            <w:tabs>
              <w:tab w:val="right" w:leader="dot" w:pos="9679"/>
            </w:tabs>
            <w:rPr>
              <w:noProof/>
            </w:rPr>
          </w:pPr>
          <w:r>
            <w:fldChar w:fldCharType="begin"/>
          </w:r>
          <w:r>
            <w:instrText xml:space="preserve"> TOC \o "1-3" \h \z \u </w:instrText>
          </w:r>
          <w:r>
            <w:fldChar w:fldCharType="separate"/>
          </w:r>
          <w:hyperlink w:anchor="_Toc472769312" w:history="1">
            <w:r w:rsidRPr="003A01E9">
              <w:rPr>
                <w:rStyle w:val="a6"/>
                <w:noProof/>
              </w:rPr>
              <w:t>Chapter 1</w:t>
            </w:r>
            <w:r>
              <w:rPr>
                <w:noProof/>
                <w:webHidden/>
              </w:rPr>
              <w:tab/>
            </w:r>
            <w:r>
              <w:rPr>
                <w:noProof/>
                <w:webHidden/>
              </w:rPr>
              <w:fldChar w:fldCharType="begin"/>
            </w:r>
            <w:r>
              <w:rPr>
                <w:noProof/>
                <w:webHidden/>
              </w:rPr>
              <w:instrText xml:space="preserve"> PAGEREF _Toc472769312 \h </w:instrText>
            </w:r>
            <w:r>
              <w:rPr>
                <w:noProof/>
                <w:webHidden/>
              </w:rPr>
            </w:r>
            <w:r>
              <w:rPr>
                <w:noProof/>
                <w:webHidden/>
              </w:rPr>
              <w:fldChar w:fldCharType="separate"/>
            </w:r>
            <w:r>
              <w:rPr>
                <w:noProof/>
                <w:webHidden/>
              </w:rPr>
              <w:t>1</w:t>
            </w:r>
            <w:r>
              <w:rPr>
                <w:noProof/>
                <w:webHidden/>
              </w:rPr>
              <w:fldChar w:fldCharType="end"/>
            </w:r>
          </w:hyperlink>
        </w:p>
        <w:p w14:paraId="7E58AC61" w14:textId="77777777" w:rsidR="00116465" w:rsidRDefault="00D803BB">
          <w:pPr>
            <w:pStyle w:val="11"/>
            <w:tabs>
              <w:tab w:val="right" w:leader="dot" w:pos="9679"/>
            </w:tabs>
            <w:rPr>
              <w:noProof/>
            </w:rPr>
          </w:pPr>
          <w:hyperlink w:anchor="_Toc472769313" w:history="1">
            <w:r w:rsidR="00116465" w:rsidRPr="003A01E9">
              <w:rPr>
                <w:rStyle w:val="a6"/>
                <w:noProof/>
              </w:rPr>
              <w:t>Create First Worksheet</w:t>
            </w:r>
            <w:r w:rsidR="00116465">
              <w:rPr>
                <w:noProof/>
                <w:webHidden/>
              </w:rPr>
              <w:tab/>
            </w:r>
            <w:r w:rsidR="00116465">
              <w:rPr>
                <w:noProof/>
                <w:webHidden/>
              </w:rPr>
              <w:fldChar w:fldCharType="begin"/>
            </w:r>
            <w:r w:rsidR="00116465">
              <w:rPr>
                <w:noProof/>
                <w:webHidden/>
              </w:rPr>
              <w:instrText xml:space="preserve"> PAGEREF _Toc472769313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2" w14:textId="77777777" w:rsidR="00116465" w:rsidRDefault="00D803BB">
          <w:pPr>
            <w:pStyle w:val="21"/>
            <w:tabs>
              <w:tab w:val="right" w:leader="dot" w:pos="9679"/>
            </w:tabs>
            <w:rPr>
              <w:noProof/>
            </w:rPr>
          </w:pPr>
          <w:hyperlink w:anchor="_Toc472769314" w:history="1">
            <w:r w:rsidR="00116465" w:rsidRPr="003A01E9">
              <w:rPr>
                <w:rStyle w:val="a6"/>
                <w:noProof/>
              </w:rPr>
              <w:t>Import Data from Excel into Tableau.</w:t>
            </w:r>
            <w:r w:rsidR="00116465">
              <w:rPr>
                <w:noProof/>
                <w:webHidden/>
              </w:rPr>
              <w:tab/>
            </w:r>
            <w:r w:rsidR="00116465">
              <w:rPr>
                <w:noProof/>
                <w:webHidden/>
              </w:rPr>
              <w:fldChar w:fldCharType="begin"/>
            </w:r>
            <w:r w:rsidR="00116465">
              <w:rPr>
                <w:noProof/>
                <w:webHidden/>
              </w:rPr>
              <w:instrText xml:space="preserve"> PAGEREF _Toc472769314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3" w14:textId="68BEC76E" w:rsidR="00116465" w:rsidRDefault="00D803BB">
          <w:pPr>
            <w:pStyle w:val="21"/>
            <w:tabs>
              <w:tab w:val="right" w:leader="dot" w:pos="9679"/>
            </w:tabs>
            <w:rPr>
              <w:noProof/>
            </w:rPr>
          </w:pPr>
          <w:r>
            <w:fldChar w:fldCharType="begin"/>
          </w:r>
          <w:r>
            <w:instrText xml:space="preserve"> HYPERLINK \l "_Toc472769315" </w:instrText>
          </w:r>
          <w:r>
            <w:fldChar w:fldCharType="separate"/>
          </w:r>
          <w:r w:rsidR="00116465" w:rsidRPr="003A01E9">
            <w:rPr>
              <w:rStyle w:val="a6"/>
              <w:noProof/>
              <w:lang w:eastAsia="en-GB"/>
            </w:rPr>
            <w:t xml:space="preserve">Create Region </w:t>
          </w:r>
          <w:del w:id="2" w:author="Bohdan Benetskyi" w:date="2017-02-22T11:10:00Z">
            <w:r w:rsidR="00116465" w:rsidRPr="003A01E9" w:rsidDel="00957975">
              <w:rPr>
                <w:rStyle w:val="a6"/>
                <w:noProof/>
                <w:lang w:eastAsia="en-GB"/>
              </w:rPr>
              <w:delText>Report</w:delText>
            </w:r>
          </w:del>
          <w:ins w:id="3" w:author="Bohdan Benetskyi" w:date="2017-02-22T11:10:00Z">
            <w:r w:rsidR="00957975">
              <w:rPr>
                <w:rStyle w:val="a6"/>
                <w:noProof/>
                <w:lang w:eastAsia="en-GB"/>
              </w:rPr>
              <w:t>Worksheet</w:t>
            </w:r>
          </w:ins>
          <w:r w:rsidR="00116465">
            <w:rPr>
              <w:noProof/>
              <w:webHidden/>
            </w:rPr>
            <w:tab/>
          </w:r>
          <w:r w:rsidR="00116465">
            <w:rPr>
              <w:noProof/>
              <w:webHidden/>
            </w:rPr>
            <w:fldChar w:fldCharType="begin"/>
          </w:r>
          <w:r w:rsidR="00116465">
            <w:rPr>
              <w:noProof/>
              <w:webHidden/>
            </w:rPr>
            <w:instrText xml:space="preserve"> PAGEREF _Toc472769315 \h </w:instrText>
          </w:r>
          <w:r w:rsidR="00116465">
            <w:rPr>
              <w:noProof/>
              <w:webHidden/>
            </w:rPr>
          </w:r>
          <w:r w:rsidR="00116465">
            <w:rPr>
              <w:noProof/>
              <w:webHidden/>
            </w:rPr>
            <w:fldChar w:fldCharType="separate"/>
          </w:r>
          <w:r w:rsidR="00116465">
            <w:rPr>
              <w:noProof/>
              <w:webHidden/>
            </w:rPr>
            <w:t>7</w:t>
          </w:r>
          <w:r w:rsidR="00116465">
            <w:rPr>
              <w:noProof/>
              <w:webHidden/>
            </w:rPr>
            <w:fldChar w:fldCharType="end"/>
          </w:r>
          <w:r>
            <w:rPr>
              <w:noProof/>
            </w:rPr>
            <w:fldChar w:fldCharType="end"/>
          </w:r>
        </w:p>
        <w:p w14:paraId="7E58AC64" w14:textId="77777777" w:rsidR="00116465" w:rsidRDefault="00D803BB">
          <w:pPr>
            <w:pStyle w:val="21"/>
            <w:tabs>
              <w:tab w:val="right" w:leader="dot" w:pos="9679"/>
            </w:tabs>
            <w:rPr>
              <w:noProof/>
            </w:rPr>
          </w:pPr>
          <w:hyperlink w:anchor="_Toc472769316" w:history="1">
            <w:r w:rsidR="00116465" w:rsidRPr="003A01E9">
              <w:rPr>
                <w:rStyle w:val="a6"/>
                <w:noProof/>
                <w:lang w:eastAsia="en-GB"/>
              </w:rPr>
              <w:t>Create Bar Chart</w:t>
            </w:r>
            <w:r w:rsidR="00116465">
              <w:rPr>
                <w:noProof/>
                <w:webHidden/>
              </w:rPr>
              <w:tab/>
            </w:r>
            <w:r w:rsidR="00116465">
              <w:rPr>
                <w:noProof/>
                <w:webHidden/>
              </w:rPr>
              <w:fldChar w:fldCharType="begin"/>
            </w:r>
            <w:r w:rsidR="00116465">
              <w:rPr>
                <w:noProof/>
                <w:webHidden/>
              </w:rPr>
              <w:instrText xml:space="preserve"> PAGEREF _Toc472769316 \h </w:instrText>
            </w:r>
            <w:r w:rsidR="00116465">
              <w:rPr>
                <w:noProof/>
                <w:webHidden/>
              </w:rPr>
            </w:r>
            <w:r w:rsidR="00116465">
              <w:rPr>
                <w:noProof/>
                <w:webHidden/>
              </w:rPr>
              <w:fldChar w:fldCharType="separate"/>
            </w:r>
            <w:r w:rsidR="00116465">
              <w:rPr>
                <w:noProof/>
                <w:webHidden/>
              </w:rPr>
              <w:t>14</w:t>
            </w:r>
            <w:r w:rsidR="00116465">
              <w:rPr>
                <w:noProof/>
                <w:webHidden/>
              </w:rPr>
              <w:fldChar w:fldCharType="end"/>
            </w:r>
          </w:hyperlink>
        </w:p>
        <w:p w14:paraId="7E58AC65" w14:textId="77777777" w:rsidR="00116465" w:rsidRDefault="00D803BB">
          <w:pPr>
            <w:pStyle w:val="21"/>
            <w:tabs>
              <w:tab w:val="right" w:leader="dot" w:pos="9679"/>
            </w:tabs>
            <w:rPr>
              <w:noProof/>
            </w:rPr>
          </w:pPr>
          <w:hyperlink w:anchor="_Toc472769317" w:history="1">
            <w:r w:rsidR="00116465" w:rsidRPr="003A01E9">
              <w:rPr>
                <w:rStyle w:val="a6"/>
                <w:noProof/>
                <w:lang w:eastAsia="en-GB"/>
              </w:rPr>
              <w:t>Create Pie Chart</w:t>
            </w:r>
            <w:r w:rsidR="00116465">
              <w:rPr>
                <w:noProof/>
                <w:webHidden/>
              </w:rPr>
              <w:tab/>
            </w:r>
            <w:r w:rsidR="00116465">
              <w:rPr>
                <w:noProof/>
                <w:webHidden/>
              </w:rPr>
              <w:fldChar w:fldCharType="begin"/>
            </w:r>
            <w:r w:rsidR="00116465">
              <w:rPr>
                <w:noProof/>
                <w:webHidden/>
              </w:rPr>
              <w:instrText xml:space="preserve"> PAGEREF _Toc472769317 \h </w:instrText>
            </w:r>
            <w:r w:rsidR="00116465">
              <w:rPr>
                <w:noProof/>
                <w:webHidden/>
              </w:rPr>
            </w:r>
            <w:r w:rsidR="00116465">
              <w:rPr>
                <w:noProof/>
                <w:webHidden/>
              </w:rPr>
              <w:fldChar w:fldCharType="separate"/>
            </w:r>
            <w:r w:rsidR="00116465">
              <w:rPr>
                <w:noProof/>
                <w:webHidden/>
              </w:rPr>
              <w:t>16</w:t>
            </w:r>
            <w:r w:rsidR="00116465">
              <w:rPr>
                <w:noProof/>
                <w:webHidden/>
              </w:rPr>
              <w:fldChar w:fldCharType="end"/>
            </w:r>
          </w:hyperlink>
        </w:p>
        <w:p w14:paraId="7E58AC66" w14:textId="77777777" w:rsidR="00116465" w:rsidRDefault="00116465">
          <w:r>
            <w:rPr>
              <w:b/>
              <w:bCs/>
              <w:noProof/>
            </w:rPr>
            <w:fldChar w:fldCharType="end"/>
          </w:r>
        </w:p>
      </w:sdtContent>
    </w:sdt>
    <w:p w14:paraId="7E58AC67" w14:textId="77777777" w:rsidR="00EE2CEB" w:rsidRDefault="00EE2CEB" w:rsidP="007763BE">
      <w:pPr>
        <w:pStyle w:val="1"/>
        <w:jc w:val="center"/>
      </w:pPr>
    </w:p>
    <w:p w14:paraId="7E58AC68" w14:textId="77777777" w:rsidR="007763BE" w:rsidRDefault="007763BE" w:rsidP="007763BE"/>
    <w:p w14:paraId="7E58AC69" w14:textId="77777777" w:rsidR="007763BE" w:rsidRDefault="007763BE" w:rsidP="007763BE"/>
    <w:p w14:paraId="7E58AC6A" w14:textId="77777777" w:rsidR="007763BE" w:rsidRDefault="007763BE" w:rsidP="007763BE"/>
    <w:p w14:paraId="7E58AC6B" w14:textId="77777777" w:rsidR="007763BE" w:rsidRDefault="007763BE">
      <w:r>
        <w:br w:type="page"/>
      </w:r>
    </w:p>
    <w:p w14:paraId="7E58AC6C" w14:textId="77777777" w:rsidR="007763BE" w:rsidRDefault="00445D7C" w:rsidP="007763BE">
      <w:r>
        <w:rPr>
          <w:noProof/>
          <w:lang w:val="en-GB" w:eastAsia="en-GB"/>
        </w:rPr>
        <mc:AlternateContent>
          <mc:Choice Requires="wpc">
            <w:drawing>
              <wp:anchor distT="0" distB="0" distL="114300" distR="114300" simplePos="0" relativeHeight="251675648" behindDoc="0" locked="1" layoutInCell="1" allowOverlap="1" wp14:anchorId="7E58AD03" wp14:editId="7E58AD04">
                <wp:simplePos x="0" y="0"/>
                <wp:positionH relativeFrom="page">
                  <wp:align>center</wp:align>
                </wp:positionH>
                <wp:positionV relativeFrom="page">
                  <wp:posOffset>367030</wp:posOffset>
                </wp:positionV>
                <wp:extent cx="6152515" cy="1845945"/>
                <wp:effectExtent l="0" t="0" r="635" b="1905"/>
                <wp:wrapTopAndBottom/>
                <wp:docPr id="50" name="Полотно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Рисунок 43"/>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4" name="Блок-схема: альтернативний процес 4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Рисунок 45"/>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46" name="Блок-схема: альтернативний процес 4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4" w:author="Bohdan Benetskyi" w:date="2017-02-22T11:10:00Z">
                                <w:r w:rsidDel="00957975">
                                  <w:rPr>
                                    <w:rFonts w:eastAsia="Times New Roman"/>
                                    <w:sz w:val="16"/>
                                    <w:szCs w:val="16"/>
                                  </w:rPr>
                                  <w:delText>Report</w:delText>
                                </w:r>
                              </w:del>
                              <w:ins w:id="5"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Блок-схема: альтернативний процес 4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Блок-схема: альтернативний процес 48"/>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3" id="Полотно 50" o:spid="_x0000_s1026" editas="canvas" style="position:absolute;margin-left:0;margin-top:28.9pt;width:484.45pt;height:145.35pt;z-index:251675648;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43"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">
                  <v:imagedata r:id="rId13"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44"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" fillcolor="#c0504d" strokecolor="#f9f9f9" strokeweight="3pt">
                  <v:textbo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45" o:spid="_x0000_s1030"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">
                  <v:imagedata r:id="rId14" o:title=""/>
                </v:shape>
                <v:shape id="Блок-схема: альтернативний процес 46"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" fillcolor="#9bbb59" strokecolor="#f9f9f9" strokeweight="3pt">
                  <v:textbo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6" w:author="Bohdan Benetskyi" w:date="2017-02-22T11:10:00Z">
                          <w:r w:rsidDel="00957975">
                            <w:rPr>
                              <w:rFonts w:eastAsia="Times New Roman"/>
                              <w:sz w:val="16"/>
                              <w:szCs w:val="16"/>
                            </w:rPr>
                            <w:delText>Report</w:delText>
                          </w:r>
                        </w:del>
                        <w:ins w:id="7" w:author="Bohdan Benetskyi" w:date="2017-02-22T11:10:00Z">
                          <w:r w:rsidR="00957975">
                            <w:rPr>
                              <w:rFonts w:eastAsia="Times New Roman"/>
                              <w:sz w:val="16"/>
                              <w:szCs w:val="16"/>
                            </w:rPr>
                            <w:t>Worksheet</w:t>
                          </w:r>
                        </w:ins>
                      </w:p>
                    </w:txbxContent>
                  </v:textbox>
                </v:shape>
                <v:shape id="Блок-схема: альтернативний процес 47"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" fillcolor="#8064a2" strokecolor="#f9f9f9" strokeweight="3pt">
                  <v:textbo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48" o:spid="_x0000_s103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" fillcolor="#4f81bd" strokecolor="#f9f9f9" strokeweight="3pt">
                  <v:textbo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p>
    <w:p w14:paraId="7E58AC6D" w14:textId="77777777" w:rsidR="007763BE" w:rsidRDefault="007763BE" w:rsidP="007763BE">
      <w:pPr>
        <w:pStyle w:val="1"/>
        <w:jc w:val="center"/>
      </w:pPr>
      <w:bookmarkStart w:id="8" w:name="_Toc472769313"/>
      <w:r>
        <w:t>Create First Worksheet</w:t>
      </w:r>
      <w:bookmarkEnd w:id="8"/>
    </w:p>
    <w:p w14:paraId="7E58AC6E" w14:textId="77777777" w:rsidR="007763BE" w:rsidRDefault="007763BE" w:rsidP="007763BE"/>
    <w:p w14:paraId="7E58AC6F" w14:textId="77777777" w:rsidR="007763BE" w:rsidRDefault="007763BE" w:rsidP="007763BE"/>
    <w:p w14:paraId="7E58AC70" w14:textId="77777777" w:rsidR="007763BE" w:rsidRDefault="007763BE" w:rsidP="007763BE">
      <w:pPr>
        <w:pStyle w:val="2"/>
      </w:pPr>
      <w:bookmarkStart w:id="9" w:name="_Toc472769314"/>
      <w:r>
        <w:t>Import Data from Excel into Tableau.</w:t>
      </w:r>
      <w:bookmarkEnd w:id="9"/>
    </w:p>
    <w:p w14:paraId="7E58AC71" w14:textId="77777777" w:rsidR="007763BE" w:rsidRDefault="007763BE" w:rsidP="007763BE"/>
    <w:p w14:paraId="7E58AC72" w14:textId="00ABF0AB" w:rsidR="007763BE" w:rsidDel="00074FE5" w:rsidRDefault="00792F1B" w:rsidP="00074FE5">
      <w:pPr>
        <w:rPr>
          <w:del w:id="10" w:author="Bohdan Benetskyi" w:date="2017-02-22T10:57:00Z"/>
        </w:rPr>
      </w:pPr>
      <w:r>
        <w:t>Just a note before we begin, f</w:t>
      </w:r>
      <w:r w:rsidR="007763BE">
        <w:t>or import</w:t>
      </w:r>
      <w:r>
        <w:t>ing</w:t>
      </w:r>
      <w:r w:rsidR="007763BE">
        <w:t xml:space="preserve"> or connect</w:t>
      </w:r>
      <w:r>
        <w:t>ing</w:t>
      </w:r>
      <w:r w:rsidR="007763BE">
        <w:t xml:space="preserve"> dat</w:t>
      </w:r>
      <w:r>
        <w:t>a</w:t>
      </w:r>
      <w:r w:rsidR="007763BE">
        <w:t xml:space="preserve"> in Tableau us</w:t>
      </w:r>
      <w:r>
        <w:t>ing</w:t>
      </w:r>
      <w:r w:rsidR="007763BE">
        <w:t xml:space="preserve"> drivers</w:t>
      </w:r>
      <w:r>
        <w:t xml:space="preserve"> – you may see an error and a request to download and install the drivers</w:t>
      </w:r>
      <w:r w:rsidR="007763BE">
        <w:t xml:space="preserve">. </w:t>
      </w:r>
      <w:del w:id="11" w:author="Bohdan Benetskyi" w:date="2017-02-22T10:57:00Z">
        <w:r w:rsidR="007763BE" w:rsidDel="00074FE5">
          <w:delText xml:space="preserve">For example if you want to connect </w:delText>
        </w:r>
        <w:r w:rsidR="00445D7C" w:rsidDel="00074FE5">
          <w:delText xml:space="preserve">into your </w:delText>
        </w:r>
        <w:r w:rsidR="007763BE" w:rsidDel="00074FE5">
          <w:delText>Oracle</w:delText>
        </w:r>
        <w:r w:rsidR="00445D7C" w:rsidDel="00074FE5">
          <w:delText xml:space="preserve"> database at first time, you will get an error and </w:delText>
        </w:r>
        <w:r w:rsidDel="00074FE5">
          <w:delText>a link to install the drivers.  This is ok and expected behavior</w:delText>
        </w:r>
        <w:r w:rsidR="00445D7C" w:rsidDel="00074FE5">
          <w:delText>.</w:delText>
        </w:r>
        <w:r w:rsidR="00074FE5" w:rsidDel="00074FE5">
          <w:pict w14:anchorId="7E58AD05">
            <v:shape id="_x0000_i1025" type="#_x0000_t75" style="width:425.75pt;height:306.15pt">
              <v:imagedata r:id="rId15" o:title="2017-01-17 11_11_31-Tableau - Book1 - Tableau license expires in 7 days"/>
            </v:shape>
          </w:pict>
        </w:r>
      </w:del>
    </w:p>
    <w:p w14:paraId="7E58AC73" w14:textId="5F28F549" w:rsidR="00445D7C" w:rsidRPr="007763BE" w:rsidRDefault="00445D7C" w:rsidP="00074FE5">
      <w:del w:id="12" w:author="Bohdan Benetskyi" w:date="2017-02-22T10:57:00Z">
        <w:r w:rsidDel="00074FE5">
          <w:delText xml:space="preserve">If you click on provided URL link, you will be redirected for downloading official driver from </w:delText>
        </w:r>
        <w:commentRangeStart w:id="13"/>
        <w:commentRangeStart w:id="14"/>
        <w:r w:rsidDel="00074FE5">
          <w:delText>Tableau</w:delText>
        </w:r>
        <w:commentRangeEnd w:id="13"/>
        <w:r w:rsidR="008538C9" w:rsidDel="00074FE5">
          <w:rPr>
            <w:rStyle w:val="ab"/>
          </w:rPr>
          <w:commentReference w:id="13"/>
        </w:r>
      </w:del>
      <w:commentRangeEnd w:id="14"/>
      <w:r w:rsidR="00074FE5">
        <w:rPr>
          <w:rStyle w:val="ab"/>
        </w:rPr>
        <w:commentReference w:id="14"/>
      </w:r>
      <w:del w:id="15" w:author="Bohdan Benetskyi" w:date="2017-02-22T10:57:00Z">
        <w:r w:rsidDel="00074FE5">
          <w:delText>.</w:delText>
        </w:r>
      </w:del>
    </w:p>
    <w:bookmarkEnd w:id="1"/>
    <w:p w14:paraId="7E58AC74" w14:textId="77777777" w:rsidR="00445D7C" w:rsidRDefault="00445D7C" w:rsidP="007763BE"/>
    <w:p w14:paraId="7E58AC75" w14:textId="77777777" w:rsidR="00445D7C" w:rsidRDefault="00445D7C" w:rsidP="007763BE"/>
    <w:p w14:paraId="7E58AC76" w14:textId="77777777" w:rsidR="00445D7C" w:rsidRDefault="00445D7C" w:rsidP="007763BE"/>
    <w:p w14:paraId="7E58AC77" w14:textId="77777777" w:rsidR="00445D7C" w:rsidRDefault="00445D7C" w:rsidP="007763BE"/>
    <w:p w14:paraId="7E58AC78" w14:textId="79BEFAA2" w:rsidR="007763BE" w:rsidRDefault="00445D7C" w:rsidP="007763BE">
      <w:pPr>
        <w:rPr>
          <w:b/>
          <w:lang w:val="en-GB" w:eastAsia="en-GB"/>
        </w:rPr>
      </w:pPr>
      <w:r w:rsidRPr="00986232">
        <w:rPr>
          <w:strike/>
          <w:rPrChange w:id="16" w:author="Owens, John   Contractor" w:date="2017-02-16T08:35:00Z">
            <w:rPr/>
          </w:rPrChange>
        </w:rPr>
        <w:t>So</w:t>
      </w:r>
      <w:r>
        <w:t xml:space="preserve"> </w:t>
      </w:r>
      <w:ins w:id="17" w:author="Owens, John   Contractor" w:date="2017-02-16T08:35:00Z">
        <w:r w:rsidR="00986232">
          <w:t>T</w:t>
        </w:r>
      </w:ins>
      <w:del w:id="18" w:author="Owens, John   Contractor" w:date="2017-02-16T08:35:00Z">
        <w:r w:rsidR="00792F1B" w:rsidDel="00986232">
          <w:delText>t</w:delText>
        </w:r>
      </w:del>
      <w:r w:rsidR="00792F1B">
        <w:t>o</w:t>
      </w:r>
      <w:r>
        <w:t xml:space="preserve"> import data from our template </w:t>
      </w:r>
      <w:r w:rsidRPr="00445D7C">
        <w:rPr>
          <w:b/>
        </w:rPr>
        <w:t>Demo SQL Output.xlsx</w:t>
      </w:r>
      <w:r w:rsidR="007763BE" w:rsidRPr="00445D7C">
        <w:rPr>
          <w:noProof/>
          <w:lang w:val="en-GB" w:eastAsia="en-GB"/>
        </w:rPr>
        <mc:AlternateContent>
          <mc:Choice Requires="wpc">
            <w:drawing>
              <wp:anchor distT="0" distB="0" distL="114300" distR="114300" simplePos="0" relativeHeight="251673600" behindDoc="0" locked="1" layoutInCell="1" allowOverlap="1" wp14:anchorId="7E58AD06" wp14:editId="7E58AD07">
                <wp:simplePos x="0" y="0"/>
                <wp:positionH relativeFrom="page">
                  <wp:align>center</wp:align>
                </wp:positionH>
                <wp:positionV relativeFrom="page">
                  <wp:posOffset>528955</wp:posOffset>
                </wp:positionV>
                <wp:extent cx="6152515" cy="1845945"/>
                <wp:effectExtent l="0" t="0" r="635" b="1905"/>
                <wp:wrapTopAndBottom/>
                <wp:docPr id="4" name="Полотно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Рисунок 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8" name="Блок-схема: альтернативний процес 2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Рисунок 29"/>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30" name="Блок-схема: альтернативний процес 3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19" w:author="Bohdan Benetskyi" w:date="2017-02-22T11:10:00Z">
                                <w:r w:rsidDel="00957975">
                                  <w:rPr>
                                    <w:rFonts w:eastAsia="Times New Roman"/>
                                    <w:sz w:val="16"/>
                                    <w:szCs w:val="16"/>
                                  </w:rPr>
                                  <w:delText>Report</w:delText>
                                </w:r>
                              </w:del>
                              <w:ins w:id="20"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Блок-схема: альтернативний процес 3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Блок-схема: альтернативний процес 3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6" id="Полотно 4" o:spid="_x0000_s1034" editas="canvas" style="position:absolute;margin-left:0;margin-top:41.65pt;width:484.45pt;height:145.35pt;z-index:25167360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">
                <v:shape id="_x0000_s1035" type="#_x0000_t75" style="position:absolute;width:61525;height:18459;visibility:visible;mso-wrap-style:square">
                  <v:fill o:detectmouseclick="t"/>
                  <v:path o:connecttype="none"/>
                </v:shape>
                <v:shape id="Рисунок 5" o:spid="_x0000_s103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">
                  <v:imagedata r:id="rId13" o:title=""/>
                  <v:path arrowok="t"/>
                  <o:lock v:ext="edit" aspectratio="f"/>
                </v:shape>
                <v:shape id="Блок-схема: альтернативний процес 28" o:spid="_x0000_s103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" fillcolor="#c0504d" strokecolor="#f9f9f9" strokeweight="3pt">
                  <v:textbo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29" o:spid="_x0000_s1038"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">
                  <v:imagedata r:id="rId14" o:title=""/>
                </v:shape>
                <v:shape id="Блок-схема: альтернативний процес 30" o:spid="_x0000_s103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" fillcolor="#9bbb59" strokecolor="#f9f9f9" strokeweight="3pt">
                  <v:textbo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21" w:author="Bohdan Benetskyi" w:date="2017-02-22T11:10:00Z">
                          <w:r w:rsidDel="00957975">
                            <w:rPr>
                              <w:rFonts w:eastAsia="Times New Roman"/>
                              <w:sz w:val="16"/>
                              <w:szCs w:val="16"/>
                            </w:rPr>
                            <w:delText>Report</w:delText>
                          </w:r>
                        </w:del>
                        <w:ins w:id="22" w:author="Bohdan Benetskyi" w:date="2017-02-22T11:10:00Z">
                          <w:r w:rsidR="00957975">
                            <w:rPr>
                              <w:rFonts w:eastAsia="Times New Roman"/>
                              <w:sz w:val="16"/>
                              <w:szCs w:val="16"/>
                            </w:rPr>
                            <w:t>Worksheet</w:t>
                          </w:r>
                        </w:ins>
                      </w:p>
                    </w:txbxContent>
                  </v:textbox>
                </v:shape>
                <v:shape id="Блок-схема: альтернативний процес 32" o:spid="_x0000_s104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" fillcolor="#8064a2" strokecolor="#f9f9f9" strokeweight="3pt">
                  <v:textbo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33" o:spid="_x0000_s104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" fillcolor="#4f81bd" strokecolor="#f9f9f9" strokeweight="3pt">
                  <v:textbo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Pr>
          <w:lang w:val="en-GB" w:eastAsia="en-GB"/>
        </w:rPr>
        <w:t xml:space="preserve"> </w:t>
      </w:r>
      <w:r w:rsidR="00792F1B">
        <w:rPr>
          <w:lang w:val="en-GB" w:eastAsia="en-GB"/>
        </w:rPr>
        <w:t>go to the</w:t>
      </w:r>
      <w:r>
        <w:rPr>
          <w:lang w:val="en-GB" w:eastAsia="en-GB"/>
        </w:rPr>
        <w:t xml:space="preserve"> main Tableau screen, at section        </w:t>
      </w:r>
      <w:r>
        <w:rPr>
          <w:b/>
          <w:lang w:val="en-GB" w:eastAsia="en-GB"/>
        </w:rPr>
        <w:t xml:space="preserve">Connect-&gt;To a </w:t>
      </w:r>
      <w:del w:id="23" w:author="Owens, John   Contractor" w:date="2017-02-16T08:34:00Z">
        <w:r w:rsidDel="00986232">
          <w:rPr>
            <w:b/>
            <w:lang w:val="en-GB" w:eastAsia="en-GB"/>
          </w:rPr>
          <w:delText xml:space="preserve">File </w:delText>
        </w:r>
        <w:r w:rsidDel="00986232">
          <w:rPr>
            <w:lang w:val="en-GB" w:eastAsia="en-GB"/>
          </w:rPr>
          <w:delText xml:space="preserve"> </w:delText>
        </w:r>
        <w:r w:rsidR="00792F1B" w:rsidDel="00986232">
          <w:rPr>
            <w:lang w:val="en-GB" w:eastAsia="en-GB"/>
          </w:rPr>
          <w:delText>and</w:delText>
        </w:r>
      </w:del>
      <w:ins w:id="24" w:author="Owens, John   Contractor" w:date="2017-02-16T08:34:00Z">
        <w:r w:rsidR="00986232">
          <w:rPr>
            <w:b/>
            <w:lang w:val="en-GB" w:eastAsia="en-GB"/>
          </w:rPr>
          <w:t xml:space="preserve">File </w:t>
        </w:r>
        <w:r w:rsidR="00986232">
          <w:rPr>
            <w:lang w:val="en-GB" w:eastAsia="en-GB"/>
          </w:rPr>
          <w:t>and</w:t>
        </w:r>
      </w:ins>
      <w:r>
        <w:rPr>
          <w:lang w:val="en-GB" w:eastAsia="en-GB"/>
        </w:rPr>
        <w:t xml:space="preserve"> select </w:t>
      </w:r>
      <w:r w:rsidR="00792F1B">
        <w:rPr>
          <w:lang w:val="en-GB" w:eastAsia="en-GB"/>
        </w:rPr>
        <w:t xml:space="preserve">the </w:t>
      </w:r>
      <w:r w:rsidR="00792F1B">
        <w:rPr>
          <w:b/>
          <w:lang w:val="en-GB" w:eastAsia="en-GB"/>
        </w:rPr>
        <w:t>Excel file.</w:t>
      </w:r>
    </w:p>
    <w:p w14:paraId="7E58AC79" w14:textId="77777777" w:rsidR="00445D7C" w:rsidRDefault="00074FE5" w:rsidP="007763BE">
      <w:pPr>
        <w:rPr>
          <w:b/>
          <w:lang w:val="en-GB" w:eastAsia="en-GB"/>
        </w:rPr>
      </w:pPr>
      <w:r>
        <w:rPr>
          <w:b/>
          <w:lang w:val="en-GB" w:eastAsia="en-GB"/>
        </w:rPr>
        <w:pict w14:anchorId="7E58AD08">
          <v:shape id="_x0000_i1026" type="#_x0000_t75" style="width:485.85pt;height:234.15pt">
            <v:imagedata r:id="rId18" o:title="2017-01-17 15_25_59-Tableau - Book2 - Tableau license expires in 7 days"/>
          </v:shape>
        </w:pict>
      </w:r>
    </w:p>
    <w:p w14:paraId="7E58AC7A" w14:textId="77777777" w:rsidR="00445D7C" w:rsidRDefault="00445D7C" w:rsidP="007763BE">
      <w:pPr>
        <w:rPr>
          <w:b/>
          <w:lang w:val="en-GB" w:eastAsia="en-GB"/>
        </w:rPr>
      </w:pPr>
    </w:p>
    <w:p w14:paraId="7E58AC7B" w14:textId="05197E4A" w:rsidR="00A375BA" w:rsidRDefault="00445D7C" w:rsidP="007763BE">
      <w:pPr>
        <w:rPr>
          <w:lang w:val="en-GB" w:eastAsia="en-GB"/>
        </w:rPr>
      </w:pPr>
      <w:r>
        <w:rPr>
          <w:lang w:val="en-GB" w:eastAsia="en-GB"/>
        </w:rPr>
        <w:t>After loading your data, you will see</w:t>
      </w:r>
      <w:r w:rsidR="00792F1B">
        <w:rPr>
          <w:lang w:val="en-GB" w:eastAsia="en-GB"/>
        </w:rPr>
        <w:t xml:space="preserve"> the</w:t>
      </w:r>
      <w:r w:rsidR="00CC2763">
        <w:rPr>
          <w:lang w:val="en-GB" w:eastAsia="en-GB"/>
        </w:rPr>
        <w:t xml:space="preserve"> </w:t>
      </w:r>
      <w:r w:rsidR="00A375BA">
        <w:rPr>
          <w:lang w:val="en-GB" w:eastAsia="en-GB"/>
        </w:rPr>
        <w:t xml:space="preserve">initial screen.  </w:t>
      </w:r>
      <w:r w:rsidR="00792F1B">
        <w:rPr>
          <w:lang w:val="en-GB" w:eastAsia="en-GB"/>
        </w:rPr>
        <w:t>H</w:t>
      </w:r>
      <w:r w:rsidR="00A375BA" w:rsidRPr="00A375BA">
        <w:rPr>
          <w:lang w:val="en-GB" w:eastAsia="en-GB"/>
        </w:rPr>
        <w:t>ere</w:t>
      </w:r>
      <w:r w:rsidR="00792F1B">
        <w:rPr>
          <w:lang w:val="en-GB" w:eastAsia="en-GB"/>
        </w:rPr>
        <w:t xml:space="preserve"> -</w:t>
      </w:r>
      <w:r w:rsidR="00A375BA" w:rsidRPr="00A375BA">
        <w:rPr>
          <w:lang w:val="en-GB" w:eastAsia="en-GB"/>
        </w:rPr>
        <w:t xml:space="preserve"> you can visually select the data,</w:t>
      </w:r>
      <w:r w:rsidR="00A375BA">
        <w:rPr>
          <w:lang w:val="en-GB" w:eastAsia="en-GB"/>
        </w:rPr>
        <w:t xml:space="preserve"> and </w:t>
      </w:r>
      <w:r w:rsidR="00A375BA">
        <w:rPr>
          <w:b/>
          <w:lang w:val="en-GB" w:eastAsia="en-GB"/>
        </w:rPr>
        <w:t>select conditions</w:t>
      </w:r>
      <w:r w:rsidR="000001AB">
        <w:rPr>
          <w:b/>
          <w:lang w:val="en-GB" w:eastAsia="en-GB"/>
        </w:rPr>
        <w:t>,</w:t>
      </w:r>
      <w:r w:rsidR="00A375BA" w:rsidRPr="00A375BA">
        <w:rPr>
          <w:lang w:val="en-GB" w:eastAsia="en-GB"/>
        </w:rPr>
        <w:t xml:space="preserve"> that will be </w:t>
      </w:r>
      <w:r w:rsidR="00792F1B">
        <w:rPr>
          <w:lang w:val="en-GB" w:eastAsia="en-GB"/>
        </w:rPr>
        <w:t>used</w:t>
      </w:r>
      <w:r w:rsidR="00A375BA" w:rsidRPr="00A375BA">
        <w:rPr>
          <w:lang w:val="en-GB" w:eastAsia="en-GB"/>
        </w:rPr>
        <w:t xml:space="preserve"> in the </w:t>
      </w:r>
      <w:r w:rsidR="00A375BA">
        <w:rPr>
          <w:lang w:val="en-GB" w:eastAsia="en-GB"/>
        </w:rPr>
        <w:t>worksheets</w:t>
      </w:r>
      <w:r w:rsidR="00A375BA">
        <w:t xml:space="preserve">. </w:t>
      </w:r>
      <w:r w:rsidR="00A375BA" w:rsidRPr="00A375BA">
        <w:rPr>
          <w:lang w:val="en-GB" w:eastAsia="en-GB"/>
        </w:rPr>
        <w:t xml:space="preserve">In our example, we </w:t>
      </w:r>
      <w:del w:id="25" w:author="Owens, John   Contractor" w:date="2017-02-16T08:35:00Z">
        <w:r w:rsidR="00A375BA" w:rsidRPr="00A375BA" w:rsidDel="00986232">
          <w:rPr>
            <w:lang w:val="en-GB" w:eastAsia="en-GB"/>
          </w:rPr>
          <w:delText>don't</w:delText>
        </w:r>
      </w:del>
      <w:ins w:id="26" w:author="Owens, John   Contractor" w:date="2017-02-16T08:35:00Z">
        <w:r w:rsidR="00986232" w:rsidRPr="00A375BA">
          <w:rPr>
            <w:lang w:val="en-GB" w:eastAsia="en-GB"/>
          </w:rPr>
          <w:t>do not</w:t>
        </w:r>
      </w:ins>
      <w:r w:rsidR="00A375BA" w:rsidRPr="00A375BA">
        <w:rPr>
          <w:lang w:val="en-GB" w:eastAsia="en-GB"/>
        </w:rPr>
        <w:t xml:space="preserve"> need to choose</w:t>
      </w:r>
      <w:r w:rsidR="00A375BA">
        <w:rPr>
          <w:lang w:val="en-GB" w:eastAsia="en-GB"/>
        </w:rPr>
        <w:t xml:space="preserve"> any filters</w:t>
      </w:r>
      <w:r w:rsidR="00A375BA" w:rsidRPr="00A375BA">
        <w:rPr>
          <w:lang w:val="en-GB" w:eastAsia="en-GB"/>
        </w:rPr>
        <w:t xml:space="preserve">, because we have </w:t>
      </w:r>
      <w:r w:rsidR="00792F1B">
        <w:rPr>
          <w:lang w:val="en-GB" w:eastAsia="en-GB"/>
        </w:rPr>
        <w:t>pure</w:t>
      </w:r>
      <w:r w:rsidR="00A375BA" w:rsidRPr="00A375BA">
        <w:rPr>
          <w:lang w:val="en-GB" w:eastAsia="en-GB"/>
        </w:rPr>
        <w:t xml:space="preserve"> data sources.</w:t>
      </w:r>
      <w:r w:rsidR="00A375BA">
        <w:rPr>
          <w:lang w:val="en-GB" w:eastAsia="en-GB"/>
        </w:rPr>
        <w:t xml:space="preserve"> We will come back to this step later.</w:t>
      </w:r>
    </w:p>
    <w:p w14:paraId="7E58AC7C" w14:textId="77777777" w:rsidR="00A375BA" w:rsidRDefault="00A375BA" w:rsidP="007763BE">
      <w:pPr>
        <w:rPr>
          <w:lang w:val="en-GB" w:eastAsia="en-GB"/>
        </w:rPr>
      </w:pPr>
    </w:p>
    <w:p w14:paraId="7E58AC7D" w14:textId="77777777" w:rsidR="00A375BA" w:rsidRDefault="00A375BA" w:rsidP="007763BE">
      <w:pPr>
        <w:rPr>
          <w:lang w:eastAsia="en-GB"/>
        </w:rPr>
      </w:pPr>
      <w:r>
        <w:rPr>
          <w:lang w:val="en-GB" w:eastAsia="en-GB"/>
        </w:rPr>
        <w:t xml:space="preserve">We will select only </w:t>
      </w:r>
      <w:r>
        <w:rPr>
          <w:b/>
          <w:lang w:val="en-GB" w:eastAsia="en-GB"/>
        </w:rPr>
        <w:t xml:space="preserve">Output </w:t>
      </w:r>
      <w:r>
        <w:rPr>
          <w:lang w:eastAsia="en-GB"/>
        </w:rPr>
        <w:t>table.</w:t>
      </w:r>
    </w:p>
    <w:p w14:paraId="7E58AC7E" w14:textId="77777777" w:rsidR="00A375BA" w:rsidRDefault="00074FE5" w:rsidP="00A912AC">
      <w:pPr>
        <w:jc w:val="center"/>
        <w:rPr>
          <w:lang w:eastAsia="en-GB"/>
        </w:rPr>
        <w:pPrChange w:id="27" w:author="Bohdan Benetskyi" w:date="2017-02-22T16:59:00Z">
          <w:pPr/>
        </w:pPrChange>
      </w:pPr>
      <w:r>
        <w:rPr>
          <w:lang w:eastAsia="en-GB"/>
        </w:rPr>
        <w:pict w14:anchorId="7E58AD09">
          <v:shape id="_x0000_i1027" type="#_x0000_t75" style="width:348.75pt;height:126.45pt">
            <v:imagedata r:id="rId19" o:title="2017-01-17 15_30_51-Tableau - Book2 - Tableau license expires in 7 days"/>
          </v:shape>
        </w:pict>
      </w:r>
    </w:p>
    <w:p w14:paraId="7E58AC7F" w14:textId="77777777" w:rsidR="000001AB" w:rsidRDefault="000001AB" w:rsidP="007763BE">
      <w:pPr>
        <w:rPr>
          <w:lang w:eastAsia="en-GB"/>
        </w:rPr>
      </w:pPr>
    </w:p>
    <w:p w14:paraId="7E58AC80" w14:textId="77777777" w:rsidR="00A375BA" w:rsidRDefault="000001AB" w:rsidP="007763BE">
      <w:pPr>
        <w:rPr>
          <w:lang w:eastAsia="en-GB"/>
        </w:rPr>
      </w:pPr>
      <w:r w:rsidRPr="00445D7C">
        <w:rPr>
          <w:noProof/>
          <w:lang w:val="en-GB" w:eastAsia="en-GB"/>
        </w:rPr>
        <mc:AlternateContent>
          <mc:Choice Requires="wpc">
            <w:drawing>
              <wp:anchor distT="0" distB="0" distL="114300" distR="114300" simplePos="0" relativeHeight="251677696" behindDoc="0" locked="1" layoutInCell="1" allowOverlap="1" wp14:anchorId="7E58AD0A" wp14:editId="7E58AD0B">
                <wp:simplePos x="0" y="0"/>
                <wp:positionH relativeFrom="page">
                  <wp:posOffset>809625</wp:posOffset>
                </wp:positionH>
                <wp:positionV relativeFrom="page">
                  <wp:posOffset>528955</wp:posOffset>
                </wp:positionV>
                <wp:extent cx="6152515" cy="1845945"/>
                <wp:effectExtent l="0" t="0" r="635" b="1905"/>
                <wp:wrapTopAndBottom/>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Рисунок 51"/>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52" name="Блок-схема: альтернативний процес 5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Рисунок 53"/>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54" name="Блок-схема: альтернативний процес 5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28" w:author="Bohdan Benetskyi" w:date="2017-02-22T11:10:00Z">
                                <w:r w:rsidDel="00957975">
                                  <w:rPr>
                                    <w:rFonts w:eastAsia="Times New Roman"/>
                                    <w:sz w:val="16"/>
                                    <w:szCs w:val="16"/>
                                  </w:rPr>
                                  <w:delText>Report</w:delText>
                                </w:r>
                              </w:del>
                              <w:ins w:id="29"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Блок-схема: альтернативний процес 5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Блок-схема: альтернативний процес 56"/>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A" id="Полотно 58" o:spid="_x0000_s1042" editas="canvas" style="position:absolute;margin-left:63.75pt;margin-top:41.65pt;width:484.45pt;height:145.35pt;z-index:25167769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">
                <v:shape id="_x0000_s1043" type="#_x0000_t75" style="position:absolute;width:61525;height:18459;visibility:visible;mso-wrap-style:square">
                  <v:fill o:detectmouseclick="t"/>
                  <v:path o:connecttype="none"/>
                </v:shape>
                <v:shape id="Рисунок 51" o:spid="_x0000_s104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">
                  <v:imagedata r:id="rId13" o:title=""/>
                  <v:path arrowok="t"/>
                  <o:lock v:ext="edit" aspectratio="f"/>
                </v:shape>
                <v:shape id="Блок-схема: альтернативний процес 52" o:spid="_x0000_s104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" fillcolor="#c0504d" strokecolor="#f9f9f9" strokeweight="3pt">
                  <v:textbo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53" o:spid="_x0000_s1046"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">
                  <v:imagedata r:id="rId14" o:title=""/>
                </v:shape>
                <v:shape id="Блок-схема: альтернативний процес 54" o:spid="_x0000_s104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" fillcolor="#9bbb59" strokecolor="#f9f9f9" strokeweight="3pt">
                  <v:textbo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30" w:author="Bohdan Benetskyi" w:date="2017-02-22T11:10:00Z">
                          <w:r w:rsidDel="00957975">
                            <w:rPr>
                              <w:rFonts w:eastAsia="Times New Roman"/>
                              <w:sz w:val="16"/>
                              <w:szCs w:val="16"/>
                            </w:rPr>
                            <w:delText>Report</w:delText>
                          </w:r>
                        </w:del>
                        <w:ins w:id="31" w:author="Bohdan Benetskyi" w:date="2017-02-22T11:10:00Z">
                          <w:r w:rsidR="00957975">
                            <w:rPr>
                              <w:rFonts w:eastAsia="Times New Roman"/>
                              <w:sz w:val="16"/>
                              <w:szCs w:val="16"/>
                            </w:rPr>
                            <w:t>Worksheet</w:t>
                          </w:r>
                        </w:ins>
                      </w:p>
                    </w:txbxContent>
                  </v:textbox>
                </v:shape>
                <v:shape id="Блок-схема: альтернативний процес 55" o:spid="_x0000_s104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" fillcolor="#8064a2" strokecolor="#f9f9f9" strokeweight="3pt">
                  <v:textbo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56" o:spid="_x0000_s104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" fillcolor="#4f81bd" strokecolor="#f9f9f9" strokeweight="3pt">
                  <v:textbo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sidR="00A375BA">
        <w:rPr>
          <w:lang w:eastAsia="en-GB"/>
        </w:rPr>
        <w:t>Tableau</w:t>
      </w:r>
      <w:r>
        <w:rPr>
          <w:lang w:eastAsia="en-GB"/>
        </w:rPr>
        <w:t xml:space="preserve"> provide </w:t>
      </w:r>
      <w:r w:rsidR="00792F1B">
        <w:rPr>
          <w:lang w:eastAsia="en-GB"/>
        </w:rPr>
        <w:t xml:space="preserve">the </w:t>
      </w:r>
      <w:r>
        <w:rPr>
          <w:lang w:eastAsia="en-GB"/>
        </w:rPr>
        <w:t xml:space="preserve">possibility </w:t>
      </w:r>
      <w:r w:rsidR="00792F1B">
        <w:rPr>
          <w:lang w:eastAsia="en-GB"/>
        </w:rPr>
        <w:t>of</w:t>
      </w:r>
      <w:r>
        <w:rPr>
          <w:lang w:eastAsia="en-GB"/>
        </w:rPr>
        <w:t xml:space="preserve"> show</w:t>
      </w:r>
      <w:r w:rsidR="00792F1B">
        <w:rPr>
          <w:lang w:eastAsia="en-GB"/>
        </w:rPr>
        <w:t>ing</w:t>
      </w:r>
      <w:r>
        <w:rPr>
          <w:lang w:eastAsia="en-GB"/>
        </w:rPr>
        <w:t xml:space="preserve"> data in next conditions:</w:t>
      </w:r>
    </w:p>
    <w:p w14:paraId="7E58AC81" w14:textId="77777777" w:rsidR="000001AB" w:rsidRDefault="000001AB" w:rsidP="000001AB">
      <w:pPr>
        <w:pStyle w:val="a4"/>
        <w:numPr>
          <w:ilvl w:val="0"/>
          <w:numId w:val="1"/>
        </w:numPr>
        <w:rPr>
          <w:lang w:eastAsia="en-GB"/>
        </w:rPr>
      </w:pPr>
      <w:r>
        <w:rPr>
          <w:b/>
          <w:lang w:eastAsia="en-GB"/>
        </w:rPr>
        <w:t xml:space="preserve">Live </w:t>
      </w:r>
      <w:r w:rsidRPr="000001AB">
        <w:rPr>
          <w:b/>
          <w:lang w:eastAsia="en-GB"/>
        </w:rPr>
        <w:t xml:space="preserve">– </w:t>
      </w:r>
      <w:r w:rsidRPr="000001AB">
        <w:rPr>
          <w:lang w:eastAsia="en-GB"/>
        </w:rPr>
        <w:t>for databases that must be monitored in real time.</w:t>
      </w:r>
    </w:p>
    <w:p w14:paraId="7E58AC82" w14:textId="77777777" w:rsidR="000001AB" w:rsidRDefault="000001AB" w:rsidP="000001AB">
      <w:pPr>
        <w:pStyle w:val="a4"/>
        <w:numPr>
          <w:ilvl w:val="0"/>
          <w:numId w:val="1"/>
        </w:numPr>
        <w:rPr>
          <w:lang w:eastAsia="en-GB"/>
        </w:rPr>
      </w:pPr>
      <w:r>
        <w:rPr>
          <w:b/>
          <w:lang w:eastAsia="en-GB"/>
        </w:rPr>
        <w:t>Extract –</w:t>
      </w:r>
      <w:r>
        <w:rPr>
          <w:lang w:eastAsia="en-GB"/>
        </w:rPr>
        <w:t xml:space="preserve"> </w:t>
      </w:r>
      <w:r w:rsidRPr="000001AB">
        <w:rPr>
          <w:lang w:eastAsia="en-GB"/>
        </w:rPr>
        <w:t>for local databases, which will not be changed or databases where changes are not large.</w:t>
      </w:r>
    </w:p>
    <w:p w14:paraId="7E58AC83" w14:textId="77777777" w:rsidR="000001AB" w:rsidRDefault="000001AB" w:rsidP="000001AB">
      <w:pPr>
        <w:pStyle w:val="a4"/>
        <w:rPr>
          <w:lang w:eastAsia="en-GB"/>
        </w:rPr>
      </w:pPr>
    </w:p>
    <w:p w14:paraId="7E58AC84" w14:textId="77777777" w:rsidR="000001AB" w:rsidRPr="000001AB" w:rsidRDefault="000001AB" w:rsidP="00A912AC">
      <w:pPr>
        <w:pStyle w:val="a4"/>
        <w:jc w:val="center"/>
        <w:rPr>
          <w:lang w:eastAsia="en-GB"/>
        </w:rPr>
        <w:pPrChange w:id="32" w:author="Bohdan Benetskyi" w:date="2017-02-22T16:59:00Z">
          <w:pPr>
            <w:pStyle w:val="a4"/>
          </w:pPr>
        </w:pPrChange>
      </w:pPr>
      <w:r>
        <w:rPr>
          <w:noProof/>
          <w:lang w:val="en-GB" w:eastAsia="en-GB"/>
        </w:rPr>
        <w:drawing>
          <wp:inline distT="0" distB="0" distL="0" distR="0" wp14:anchorId="7E58AD0C" wp14:editId="7E58AD0D">
            <wp:extent cx="3800475" cy="1819275"/>
            <wp:effectExtent l="0" t="0" r="9525" b="9525"/>
            <wp:docPr id="59" name="Рисунок 59" descr="C:\Users\BohdanPC\AppData\Local\Microsoft\Windows\INetCacheContent.Word\2017-01-17 13_29_11-Tableau Conversion Presentation.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danPC\AppData\Local\Microsoft\Windows\INetCacheContent.Word\2017-01-17 13_29_11-Tableau Conversion Presentation.pptx - Power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1819275"/>
                    </a:xfrm>
                    <a:prstGeom prst="rect">
                      <a:avLst/>
                    </a:prstGeom>
                    <a:noFill/>
                    <a:ln>
                      <a:noFill/>
                    </a:ln>
                  </pic:spPr>
                </pic:pic>
              </a:graphicData>
            </a:graphic>
          </wp:inline>
        </w:drawing>
      </w:r>
    </w:p>
    <w:p w14:paraId="7E58AC85" w14:textId="77777777" w:rsidR="00A375BA" w:rsidRDefault="000001AB" w:rsidP="007763BE">
      <w:pPr>
        <w:rPr>
          <w:lang w:eastAsia="en-GB"/>
        </w:rPr>
      </w:pPr>
      <w:r w:rsidRPr="000001AB">
        <w:rPr>
          <w:lang w:eastAsia="en-GB"/>
        </w:rPr>
        <w:t xml:space="preserve">On the right, you </w:t>
      </w:r>
      <w:r w:rsidR="00792F1B">
        <w:rPr>
          <w:lang w:eastAsia="en-GB"/>
        </w:rPr>
        <w:t>will</w:t>
      </w:r>
      <w:r w:rsidRPr="000001AB">
        <w:rPr>
          <w:lang w:eastAsia="en-GB"/>
        </w:rPr>
        <w:t xml:space="preserve"> see additional filters</w:t>
      </w:r>
      <w:r w:rsidR="00792F1B">
        <w:rPr>
          <w:lang w:eastAsia="en-GB"/>
        </w:rPr>
        <w:t xml:space="preserve"> -</w:t>
      </w:r>
      <w:r w:rsidRPr="000001AB">
        <w:rPr>
          <w:lang w:eastAsia="en-GB"/>
        </w:rPr>
        <w:t xml:space="preserve"> </w:t>
      </w:r>
      <w:r w:rsidR="00792F1B">
        <w:rPr>
          <w:lang w:eastAsia="en-GB"/>
        </w:rPr>
        <w:t>this</w:t>
      </w:r>
      <w:r w:rsidRPr="000001AB">
        <w:rPr>
          <w:lang w:eastAsia="en-GB"/>
        </w:rPr>
        <w:t xml:space="preserve"> is very useful for large data samples.</w:t>
      </w:r>
    </w:p>
    <w:p w14:paraId="7E58AC86" w14:textId="77777777" w:rsidR="000001AB" w:rsidRDefault="000001AB" w:rsidP="007763BE">
      <w:pPr>
        <w:rPr>
          <w:lang w:eastAsia="en-GB"/>
        </w:rPr>
      </w:pPr>
      <w:r w:rsidRPr="000001AB">
        <w:rPr>
          <w:lang w:eastAsia="en-GB"/>
        </w:rPr>
        <w:t>For our sample table,</w:t>
      </w:r>
      <w:r>
        <w:rPr>
          <w:lang w:eastAsia="en-GB"/>
        </w:rPr>
        <w:t xml:space="preserve"> we </w:t>
      </w:r>
      <w:r w:rsidR="002477D0">
        <w:rPr>
          <w:lang w:eastAsia="en-GB"/>
        </w:rPr>
        <w:t>do not</w:t>
      </w:r>
      <w:r>
        <w:rPr>
          <w:lang w:eastAsia="en-GB"/>
        </w:rPr>
        <w:t xml:space="preserve"> need </w:t>
      </w:r>
      <w:r>
        <w:rPr>
          <w:b/>
          <w:lang w:eastAsia="en-GB"/>
        </w:rPr>
        <w:t xml:space="preserve">Live </w:t>
      </w:r>
      <w:r>
        <w:rPr>
          <w:lang w:eastAsia="en-GB"/>
        </w:rPr>
        <w:t xml:space="preserve">updates, so we will change for Extract. </w:t>
      </w:r>
      <w:r w:rsidR="002477D0">
        <w:rPr>
          <w:lang w:eastAsia="en-GB"/>
        </w:rPr>
        <w:t xml:space="preserve"> W</w:t>
      </w:r>
      <w:r>
        <w:rPr>
          <w:lang w:eastAsia="en-GB"/>
        </w:rPr>
        <w:t>e</w:t>
      </w:r>
      <w:r w:rsidR="002477D0">
        <w:rPr>
          <w:lang w:eastAsia="en-GB"/>
        </w:rPr>
        <w:t xml:space="preserve"> do</w:t>
      </w:r>
      <w:r>
        <w:rPr>
          <w:lang w:eastAsia="en-GB"/>
        </w:rPr>
        <w:t xml:space="preserve"> not need any additional filters in global </w:t>
      </w:r>
      <w:r w:rsidRPr="000001AB">
        <w:rPr>
          <w:lang w:eastAsia="en-GB"/>
        </w:rPr>
        <w:t>to choose now.</w:t>
      </w:r>
    </w:p>
    <w:p w14:paraId="7E58AC87" w14:textId="77777777" w:rsidR="000001AB" w:rsidRDefault="00074FE5" w:rsidP="00A912AC">
      <w:pPr>
        <w:jc w:val="center"/>
        <w:rPr>
          <w:lang w:val="en-GB" w:eastAsia="en-GB"/>
        </w:rPr>
        <w:pPrChange w:id="33" w:author="Bohdan Benetskyi" w:date="2017-02-22T16:59:00Z">
          <w:pPr/>
        </w:pPrChange>
      </w:pPr>
      <w:r>
        <w:rPr>
          <w:lang w:val="en-GB" w:eastAsia="en-GB"/>
        </w:rPr>
        <w:pict w14:anchorId="7E58AD0E">
          <v:shape id="_x0000_i1028" type="#_x0000_t75" style="width:276.1pt;height:155.9pt">
            <v:imagedata r:id="rId21" o:title="2017-01-17 13_37_17-Tableau - Book1 - Tableau license expires in 7 days"/>
          </v:shape>
        </w:pict>
      </w:r>
    </w:p>
    <w:p w14:paraId="7E58AC88" w14:textId="77777777" w:rsidR="00E86B26" w:rsidRDefault="00E86B26" w:rsidP="007763BE">
      <w:pPr>
        <w:rPr>
          <w:lang w:val="en-GB" w:eastAsia="en-GB"/>
        </w:rPr>
      </w:pPr>
    </w:p>
    <w:p w14:paraId="7E58AC89" w14:textId="77777777" w:rsidR="00E86B26" w:rsidRDefault="00E86B26" w:rsidP="007763BE">
      <w:pPr>
        <w:rPr>
          <w:lang w:val="en-GB" w:eastAsia="en-GB"/>
        </w:rPr>
      </w:pPr>
    </w:p>
    <w:p w14:paraId="7E58AC8A" w14:textId="77777777" w:rsidR="00E86B26" w:rsidRDefault="00E86B26" w:rsidP="007763BE">
      <w:pPr>
        <w:rPr>
          <w:lang w:val="en-GB" w:eastAsia="en-GB"/>
        </w:rPr>
      </w:pPr>
    </w:p>
    <w:p w14:paraId="72A15861" w14:textId="0E0C4BC3" w:rsidR="00957975" w:rsidRDefault="00E86B26" w:rsidP="00957975">
      <w:pPr>
        <w:rPr>
          <w:lang w:val="en-GB" w:eastAsia="en-GB"/>
        </w:rPr>
      </w:pPr>
      <w:r w:rsidRPr="00445D7C">
        <w:rPr>
          <w:noProof/>
          <w:lang w:val="en-GB" w:eastAsia="en-GB"/>
        </w:rPr>
        <mc:AlternateContent>
          <mc:Choice Requires="wpc">
            <w:drawing>
              <wp:anchor distT="0" distB="0" distL="114300" distR="114300" simplePos="0" relativeHeight="251679744" behindDoc="0" locked="1" layoutInCell="1" allowOverlap="1" wp14:anchorId="7E58AD0F" wp14:editId="7E58AD10">
                <wp:simplePos x="0" y="0"/>
                <wp:positionH relativeFrom="page">
                  <wp:posOffset>809625</wp:posOffset>
                </wp:positionH>
                <wp:positionV relativeFrom="page">
                  <wp:posOffset>528955</wp:posOffset>
                </wp:positionV>
                <wp:extent cx="6152515" cy="1845945"/>
                <wp:effectExtent l="0" t="0" r="635" b="1905"/>
                <wp:wrapTopAndBottom/>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Рисунок 6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1" name="Блок-схема: альтернативний процес 6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Рисунок 62"/>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63" name="Блок-схема: альтернативний процес 6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34" w:author="Bohdan Benetskyi" w:date="2017-02-22T11:10:00Z">
                                <w:r w:rsidDel="00957975">
                                  <w:rPr>
                                    <w:rFonts w:eastAsia="Times New Roman"/>
                                    <w:sz w:val="16"/>
                                    <w:szCs w:val="16"/>
                                  </w:rPr>
                                  <w:delText>Report</w:delText>
                                </w:r>
                              </w:del>
                              <w:ins w:id="35"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Блок-схема: альтернативний процес 6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Блок-схема: альтернативний процес 6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F" id="Полотно 67" o:spid="_x0000_s1050" editas="canvas" style="position:absolute;margin-left:63.75pt;margin-top:41.65pt;width:484.45pt;height:145.35pt;z-index:25167974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">
                <v:shape id="_x0000_s1051" type="#_x0000_t75" style="position:absolute;width:61525;height:18459;visibility:visible;mso-wrap-style:square">
                  <v:fill o:detectmouseclick="t"/>
                  <v:path o:connecttype="none"/>
                </v:shape>
                <v:shape id="Рисунок 60" o:spid="_x0000_s105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">
                  <v:imagedata r:id="rId13" o:title=""/>
                  <v:path arrowok="t"/>
                  <o:lock v:ext="edit" aspectratio="f"/>
                </v:shape>
                <v:shape id="Блок-схема: альтернативний процес 61" o:spid="_x0000_s105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" fillcolor="#c0504d" strokecolor="#f9f9f9" strokeweight="3pt">
                  <v:textbo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62" o:spid="_x0000_s1054"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">
                  <v:imagedata r:id="rId14" o:title=""/>
                </v:shape>
                <v:shape id="Блок-схема: альтернативний процес 63" o:spid="_x0000_s105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" fillcolor="#9bbb59" strokecolor="#f9f9f9" strokeweight="3pt">
                  <v:textbo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36" w:author="Bohdan Benetskyi" w:date="2017-02-22T11:10:00Z">
                          <w:r w:rsidDel="00957975">
                            <w:rPr>
                              <w:rFonts w:eastAsia="Times New Roman"/>
                              <w:sz w:val="16"/>
                              <w:szCs w:val="16"/>
                            </w:rPr>
                            <w:delText>Report</w:delText>
                          </w:r>
                        </w:del>
                        <w:ins w:id="37" w:author="Bohdan Benetskyi" w:date="2017-02-22T11:10:00Z">
                          <w:r w:rsidR="00957975">
                            <w:rPr>
                              <w:rFonts w:eastAsia="Times New Roman"/>
                              <w:sz w:val="16"/>
                              <w:szCs w:val="16"/>
                            </w:rPr>
                            <w:t>Worksheet</w:t>
                          </w:r>
                        </w:ins>
                      </w:p>
                    </w:txbxContent>
                  </v:textbox>
                </v:shape>
                <v:shape id="Блок-схема: альтернативний процес 64" o:spid="_x0000_s105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" fillcolor="#8064a2" strokecolor="#f9f9f9" strokeweight="3pt">
                  <v:textbo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65" o:spid="_x0000_s1057"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" fillcolor="#4f81bd" strokecolor="#f9f9f9" strokeweight="3pt">
                  <v:textbo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ins w:id="38" w:author="Bohdan Benetskyi" w:date="2017-02-22T11:02:00Z">
        <w:r w:rsidR="00957975">
          <w:rPr>
            <w:lang w:val="en-GB" w:eastAsia="en-GB"/>
          </w:rPr>
          <w:t>After end of data extraction, we can open our first worksheet. By default name of “Sheet 1”.</w:t>
        </w:r>
      </w:ins>
    </w:p>
    <w:p w14:paraId="7E58AC8C" w14:textId="1F06F7FB" w:rsidR="000001AB" w:rsidDel="00957975" w:rsidRDefault="000001AB" w:rsidP="007763BE">
      <w:pPr>
        <w:rPr>
          <w:del w:id="39" w:author="Bohdan Benetskyi" w:date="2017-02-22T11:03:00Z"/>
          <w:lang w:val="en-GB" w:eastAsia="en-GB"/>
        </w:rPr>
      </w:pPr>
      <w:del w:id="40" w:author="Bohdan Benetskyi" w:date="2017-02-22T11:03:00Z">
        <w:r w:rsidDel="00957975">
          <w:rPr>
            <w:lang w:val="en-GB" w:eastAsia="en-GB"/>
          </w:rPr>
          <w:delText>After end of data extraction, we will</w:delText>
        </w:r>
        <w:r w:rsidR="00E86B26" w:rsidDel="00957975">
          <w:rPr>
            <w:lang w:val="en-GB" w:eastAsia="en-GB"/>
          </w:rPr>
          <w:delText xml:space="preserve"> see</w:delText>
        </w:r>
        <w:r w:rsidR="002477D0" w:rsidDel="00957975">
          <w:rPr>
            <w:lang w:val="en-GB" w:eastAsia="en-GB"/>
          </w:rPr>
          <w:delText xml:space="preserve"> your</w:delText>
        </w:r>
        <w:r w:rsidR="00E86B26" w:rsidDel="00957975">
          <w:rPr>
            <w:lang w:val="en-GB" w:eastAsia="en-GB"/>
          </w:rPr>
          <w:delText xml:space="preserve"> newly </w:delText>
        </w:r>
        <w:commentRangeStart w:id="41"/>
        <w:commentRangeStart w:id="42"/>
        <w:r w:rsidR="00E86B26" w:rsidDel="00957975">
          <w:rPr>
            <w:lang w:val="en-GB" w:eastAsia="en-GB"/>
          </w:rPr>
          <w:delText>created worksheet</w:delText>
        </w:r>
        <w:commentRangeEnd w:id="41"/>
        <w:r w:rsidR="001E6EDA" w:rsidDel="00957975">
          <w:rPr>
            <w:rStyle w:val="ab"/>
          </w:rPr>
          <w:commentReference w:id="41"/>
        </w:r>
      </w:del>
      <w:commentRangeEnd w:id="42"/>
      <w:r w:rsidR="00957975">
        <w:rPr>
          <w:rStyle w:val="ab"/>
        </w:rPr>
        <w:commentReference w:id="42"/>
      </w:r>
      <w:del w:id="43" w:author="Bohdan Benetskyi" w:date="2017-02-22T11:03:00Z">
        <w:r w:rsidR="00E86B26" w:rsidDel="00957975">
          <w:rPr>
            <w:lang w:val="en-GB" w:eastAsia="en-GB"/>
          </w:rPr>
          <w:delText>.</w:delText>
        </w:r>
      </w:del>
    </w:p>
    <w:p w14:paraId="7E58AC8D" w14:textId="77777777" w:rsidR="00E86B26" w:rsidRDefault="00074FE5" w:rsidP="00A912AC">
      <w:pPr>
        <w:jc w:val="center"/>
        <w:rPr>
          <w:lang w:val="en-GB" w:eastAsia="en-GB"/>
        </w:rPr>
        <w:pPrChange w:id="44" w:author="Bohdan Benetskyi" w:date="2017-02-22T16:59:00Z">
          <w:pPr/>
        </w:pPrChange>
      </w:pPr>
      <w:r>
        <w:rPr>
          <w:lang w:val="en-GB" w:eastAsia="en-GB"/>
        </w:rPr>
        <w:pict w14:anchorId="7E58AD11">
          <v:shape id="_x0000_i1029" type="#_x0000_t75" style="width:132.1pt;height:1in">
            <v:imagedata r:id="rId22" o:title="2017-01-17 13_37_40-Tableau - Book1 - Tableau license expires in 7 days"/>
          </v:shape>
        </w:pict>
      </w:r>
    </w:p>
    <w:p w14:paraId="7E58AC8E" w14:textId="77777777" w:rsidR="00E86B26" w:rsidRPr="009975A4" w:rsidRDefault="00E86B26" w:rsidP="007763BE">
      <w:pPr>
        <w:rPr>
          <w:lang w:val="uk-UA" w:eastAsia="en-GB"/>
        </w:rPr>
      </w:pPr>
    </w:p>
    <w:p w14:paraId="7E58AC8F" w14:textId="77777777" w:rsidR="00E86B26" w:rsidRDefault="00E86B26" w:rsidP="007763BE">
      <w:pPr>
        <w:rPr>
          <w:lang w:val="en-GB" w:eastAsia="en-GB"/>
        </w:rPr>
      </w:pPr>
    </w:p>
    <w:p w14:paraId="7E58AC90" w14:textId="77777777" w:rsidR="009975A4" w:rsidRDefault="009975A4" w:rsidP="007763BE">
      <w:pPr>
        <w:rPr>
          <w:lang w:val="en-GB" w:eastAsia="en-GB"/>
        </w:rPr>
      </w:pPr>
    </w:p>
    <w:p w14:paraId="7E58AC91" w14:textId="77777777" w:rsidR="009975A4" w:rsidRDefault="009975A4">
      <w:pPr>
        <w:rPr>
          <w:lang w:val="en-GB" w:eastAsia="en-GB"/>
        </w:rPr>
      </w:pPr>
      <w:r>
        <w:rPr>
          <w:lang w:val="en-GB" w:eastAsia="en-GB"/>
        </w:rPr>
        <w:br w:type="page"/>
      </w:r>
    </w:p>
    <w:p w14:paraId="7E58AC92" w14:textId="77777777" w:rsidR="00E164FF" w:rsidRDefault="00E164FF" w:rsidP="007763BE">
      <w:pPr>
        <w:rPr>
          <w:lang w:val="uk-UA" w:eastAsia="en-GB"/>
        </w:rPr>
      </w:pPr>
      <w:r w:rsidRPr="00445D7C">
        <w:rPr>
          <w:noProof/>
          <w:lang w:val="en-GB" w:eastAsia="en-GB"/>
        </w:rPr>
        <mc:AlternateContent>
          <mc:Choice Requires="wpc">
            <w:drawing>
              <wp:anchor distT="0" distB="0" distL="114300" distR="114300" simplePos="0" relativeHeight="251681792" behindDoc="0" locked="1" layoutInCell="1" allowOverlap="1" wp14:anchorId="7E58AD12" wp14:editId="7E58AD13">
                <wp:simplePos x="0" y="0"/>
                <wp:positionH relativeFrom="page">
                  <wp:posOffset>809625</wp:posOffset>
                </wp:positionH>
                <wp:positionV relativeFrom="page">
                  <wp:posOffset>528955</wp:posOffset>
                </wp:positionV>
                <wp:extent cx="6152515" cy="1845945"/>
                <wp:effectExtent l="0" t="0" r="635" b="1905"/>
                <wp:wrapTopAndBottom/>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Рисунок 6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9" name="Блок-схема: альтернативний процес 6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Рисунок 7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1" name="Блок-схема: альтернативний процес 7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45" w:author="Bohdan Benetskyi" w:date="2017-02-22T11:10:00Z">
                                <w:r w:rsidDel="00957975">
                                  <w:rPr>
                                    <w:rFonts w:eastAsia="Times New Roman"/>
                                    <w:sz w:val="16"/>
                                    <w:szCs w:val="16"/>
                                  </w:rPr>
                                  <w:delText>Report</w:delText>
                                </w:r>
                              </w:del>
                              <w:ins w:id="46"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Блок-схема: альтернативний процес 7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Блок-схема: альтернативний процес 7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Рисунок 77"/>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12" id="Полотно 75" o:spid="_x0000_s1058" editas="canvas" style="position:absolute;margin-left:63.75pt;margin-top:41.65pt;width:484.45pt;height:145.35pt;z-index:25168179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F1r3tSWBQAAx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059" type="#_x0000_t75" style="position:absolute;width:61525;height:18459;visibility:visible;mso-wrap-style:square">
                  <v:fill o:detectmouseclick="t"/>
                  <v:path o:connecttype="none"/>
                </v:shape>
                <v:shape id="Рисунок 68" o:spid="_x0000_s106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">
                  <v:imagedata r:id="rId13" o:title=""/>
                  <v:path arrowok="t"/>
                  <o:lock v:ext="edit" aspectratio="f"/>
                </v:shape>
                <v:shape id="Блок-схема: альтернативний процес 69" o:spid="_x0000_s106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" fillcolor="#c0504d" strokecolor="#f9f9f9" strokeweight="3pt">
                  <v:textbo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70" o:spid="_x0000_s106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">
                  <v:imagedata r:id="rId14" o:title=""/>
                </v:shape>
                <v:shape id="Блок-схема: альтернативний процес 71" o:spid="_x0000_s106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" fillcolor="#9bbb59" strokecolor="#f9f9f9" strokeweight="3pt">
                  <v:textbo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47" w:author="Bohdan Benetskyi" w:date="2017-02-22T11:10:00Z">
                          <w:r w:rsidDel="00957975">
                            <w:rPr>
                              <w:rFonts w:eastAsia="Times New Roman"/>
                              <w:sz w:val="16"/>
                              <w:szCs w:val="16"/>
                            </w:rPr>
                            <w:delText>Report</w:delText>
                          </w:r>
                        </w:del>
                        <w:ins w:id="48" w:author="Bohdan Benetskyi" w:date="2017-02-22T11:10:00Z">
                          <w:r w:rsidR="00957975">
                            <w:rPr>
                              <w:rFonts w:eastAsia="Times New Roman"/>
                              <w:sz w:val="16"/>
                              <w:szCs w:val="16"/>
                            </w:rPr>
                            <w:t>Worksheet</w:t>
                          </w:r>
                        </w:ins>
                      </w:p>
                    </w:txbxContent>
                  </v:textbox>
                </v:shape>
                <v:shape id="Блок-схема: альтернативний процес 72" o:spid="_x0000_s106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RSxAAAANsAAAAPAAAAZHJzL2Rvd25yZXYueG1sRI9ba8JA&#10;FITfC/6H5Qi+iG5Mi4b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MXCNFLEAAAA2wAAAA8A&#10;AAAAAAAAAAAAAAAABwIAAGRycy9kb3ducmV2LnhtbFBLBQYAAAAAAwADALcAAAD4AgAAAAA=&#10;" fillcolor="#8064a2" strokecolor="#f9f9f9" strokeweight="3pt">
                  <v:textbo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73" o:spid="_x0000_s1065"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" fillcolor="#4f81bd" strokecolor="#f9f9f9" strokeweight="3pt">
                  <v:textbo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77" o:spid="_x0000_s1066"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">
                  <v:imagedata r:id="rId24" o:title=""/>
                  <v:path arrowok="t"/>
                </v:shape>
                <w10:wrap type="topAndBottom" anchorx="page" anchory="page"/>
                <w10:anchorlock/>
              </v:group>
            </w:pict>
          </mc:Fallback>
        </mc:AlternateContent>
      </w:r>
    </w:p>
    <w:p w14:paraId="7E58AC93" w14:textId="77777777" w:rsidR="00E164FF" w:rsidRPr="00E164FF" w:rsidRDefault="00E164FF" w:rsidP="007763BE">
      <w:pPr>
        <w:rPr>
          <w:lang w:val="uk-UA" w:eastAsia="en-GB"/>
        </w:rPr>
      </w:pPr>
    </w:p>
    <w:p w14:paraId="7E58AC94" w14:textId="523F4728" w:rsidR="000001AB" w:rsidRPr="00E164FF" w:rsidRDefault="00E164FF" w:rsidP="00E164FF">
      <w:pPr>
        <w:pStyle w:val="2"/>
        <w:jc w:val="center"/>
        <w:rPr>
          <w:lang w:eastAsia="en-GB"/>
        </w:rPr>
      </w:pPr>
      <w:bookmarkStart w:id="49" w:name="_Toc472769315"/>
      <w:r w:rsidRPr="00E164FF">
        <w:rPr>
          <w:lang w:eastAsia="en-GB"/>
        </w:rPr>
        <w:t xml:space="preserve">Create Region </w:t>
      </w:r>
      <w:del w:id="50" w:author="Bohdan Benetskyi" w:date="2017-02-22T11:10:00Z">
        <w:r w:rsidRPr="00E164FF" w:rsidDel="00957975">
          <w:rPr>
            <w:lang w:eastAsia="en-GB"/>
          </w:rPr>
          <w:delText>Report</w:delText>
        </w:r>
      </w:del>
      <w:bookmarkEnd w:id="49"/>
      <w:ins w:id="51" w:author="Bohdan Benetskyi" w:date="2017-02-22T11:10:00Z">
        <w:r w:rsidR="00957975">
          <w:rPr>
            <w:lang w:eastAsia="en-GB"/>
          </w:rPr>
          <w:t>Worksheet</w:t>
        </w:r>
      </w:ins>
    </w:p>
    <w:p w14:paraId="7E58AC95" w14:textId="77777777" w:rsidR="00E164FF" w:rsidRDefault="00E164FF" w:rsidP="00E164FF">
      <w:pPr>
        <w:rPr>
          <w:lang w:eastAsia="en-GB"/>
        </w:rPr>
      </w:pPr>
    </w:p>
    <w:p w14:paraId="7E58AC96" w14:textId="5FCD7A83" w:rsidR="00E164FF" w:rsidRDefault="00E164FF" w:rsidP="00E164FF">
      <w:pPr>
        <w:rPr>
          <w:lang w:eastAsia="en-GB"/>
        </w:rPr>
      </w:pPr>
      <w:r>
        <w:rPr>
          <w:lang w:eastAsia="en-GB"/>
        </w:rPr>
        <w:t xml:space="preserve">Here we will create main </w:t>
      </w:r>
      <w:commentRangeStart w:id="52"/>
      <w:commentRangeStart w:id="53"/>
      <w:del w:id="54" w:author="Bohdan Benetskyi" w:date="2017-02-22T11:08:00Z">
        <w:r w:rsidDel="00957975">
          <w:rPr>
            <w:lang w:eastAsia="en-GB"/>
          </w:rPr>
          <w:delText>Report</w:delText>
        </w:r>
        <w:commentRangeEnd w:id="52"/>
        <w:r w:rsidR="0021180F" w:rsidDel="00957975">
          <w:rPr>
            <w:rStyle w:val="ab"/>
          </w:rPr>
          <w:commentReference w:id="52"/>
        </w:r>
        <w:commentRangeEnd w:id="53"/>
        <w:r w:rsidR="001E6EDA" w:rsidDel="00957975">
          <w:rPr>
            <w:rStyle w:val="ab"/>
          </w:rPr>
          <w:commentReference w:id="53"/>
        </w:r>
        <w:r w:rsidDel="00957975">
          <w:rPr>
            <w:lang w:eastAsia="en-GB"/>
          </w:rPr>
          <w:delText xml:space="preserve"> </w:delText>
        </w:r>
      </w:del>
      <w:ins w:id="55" w:author="Bohdan Benetskyi" w:date="2017-02-22T11:08:00Z">
        <w:r w:rsidR="00957975">
          <w:rPr>
            <w:lang w:eastAsia="en-GB"/>
          </w:rPr>
          <w:t>Worksheet</w:t>
        </w:r>
        <w:r w:rsidR="00957975">
          <w:rPr>
            <w:lang w:eastAsia="en-GB"/>
          </w:rPr>
          <w:t xml:space="preserve"> </w:t>
        </w:r>
      </w:ins>
      <w:r>
        <w:rPr>
          <w:lang w:eastAsia="en-GB"/>
        </w:rPr>
        <w:t xml:space="preserve">page, where we will show </w:t>
      </w:r>
      <w:r w:rsidR="002477D0">
        <w:rPr>
          <w:lang w:eastAsia="en-GB"/>
        </w:rPr>
        <w:t xml:space="preserve">data </w:t>
      </w:r>
      <w:r>
        <w:rPr>
          <w:lang w:eastAsia="en-GB"/>
        </w:rPr>
        <w:t>grouped by Region.</w:t>
      </w:r>
    </w:p>
    <w:p w14:paraId="7E58AC97" w14:textId="77777777" w:rsidR="00E164FF" w:rsidRDefault="00E164FF" w:rsidP="00E164FF">
      <w:pPr>
        <w:rPr>
          <w:lang w:eastAsia="en-GB"/>
        </w:rPr>
      </w:pPr>
    </w:p>
    <w:p w14:paraId="7E58AC98" w14:textId="77777777" w:rsidR="00E164FF" w:rsidRPr="004730BB" w:rsidRDefault="002477D0" w:rsidP="00E164FF">
      <w:pPr>
        <w:rPr>
          <w:lang w:val="uk-UA" w:eastAsia="en-GB"/>
          <w:rPrChange w:id="56" w:author="Bohdan Benetskyi" w:date="2017-02-22T11:17:00Z">
            <w:rPr>
              <w:lang w:eastAsia="en-GB"/>
            </w:rPr>
          </w:rPrChange>
        </w:rPr>
      </w:pPr>
      <w:r>
        <w:rPr>
          <w:lang w:eastAsia="en-GB"/>
        </w:rPr>
        <w:t>We</w:t>
      </w:r>
      <w:r w:rsidR="00E164FF">
        <w:rPr>
          <w:lang w:eastAsia="en-GB"/>
        </w:rPr>
        <w:t xml:space="preserve"> should </w:t>
      </w:r>
      <w:r>
        <w:rPr>
          <w:lang w:eastAsia="en-GB"/>
        </w:rPr>
        <w:t xml:space="preserve">first </w:t>
      </w:r>
      <w:r w:rsidR="00E164FF">
        <w:rPr>
          <w:lang w:eastAsia="en-GB"/>
        </w:rPr>
        <w:t xml:space="preserve">create </w:t>
      </w:r>
      <w:r>
        <w:rPr>
          <w:lang w:eastAsia="en-GB"/>
        </w:rPr>
        <w:t>a few</w:t>
      </w:r>
      <w:r w:rsidR="00E164FF">
        <w:rPr>
          <w:lang w:eastAsia="en-GB"/>
        </w:rPr>
        <w:t xml:space="preserve"> calculated fields. </w:t>
      </w:r>
      <w:r>
        <w:rPr>
          <w:lang w:eastAsia="en-GB"/>
        </w:rPr>
        <w:t xml:space="preserve">These preconditions can be useful </w:t>
      </w:r>
      <w:r w:rsidR="00E164FF">
        <w:rPr>
          <w:lang w:eastAsia="en-GB"/>
        </w:rPr>
        <w:t xml:space="preserve">in different </w:t>
      </w:r>
      <w:r w:rsidR="00E164FF" w:rsidRPr="00E164FF">
        <w:rPr>
          <w:b/>
          <w:lang w:eastAsia="en-GB"/>
        </w:rPr>
        <w:t>filters</w:t>
      </w:r>
      <w:r w:rsidR="00E164FF">
        <w:rPr>
          <w:lang w:eastAsia="en-GB"/>
        </w:rPr>
        <w:t xml:space="preserve"> or </w:t>
      </w:r>
      <w:r w:rsidR="00E164FF" w:rsidRPr="00E164FF">
        <w:rPr>
          <w:b/>
          <w:lang w:eastAsia="en-GB"/>
        </w:rPr>
        <w:t>type fields</w:t>
      </w:r>
      <w:r w:rsidR="00E164FF">
        <w:rPr>
          <w:lang w:eastAsia="en-GB"/>
        </w:rPr>
        <w:t xml:space="preserve"> for better customization at </w:t>
      </w:r>
      <w:r w:rsidR="00E164FF" w:rsidRPr="00E164FF">
        <w:rPr>
          <w:b/>
          <w:lang w:eastAsia="en-GB"/>
        </w:rPr>
        <w:t>Tableau</w:t>
      </w:r>
      <w:r w:rsidR="00E164FF">
        <w:rPr>
          <w:lang w:eastAsia="en-GB"/>
        </w:rPr>
        <w:t xml:space="preserve">. </w:t>
      </w:r>
    </w:p>
    <w:p w14:paraId="7E58AC99" w14:textId="77777777" w:rsidR="00E164FF" w:rsidRDefault="00773827" w:rsidP="00A912AC">
      <w:pPr>
        <w:jc w:val="center"/>
        <w:rPr>
          <w:lang w:eastAsia="en-GB"/>
        </w:rPr>
        <w:pPrChange w:id="57" w:author="Bohdan Benetskyi" w:date="2017-02-22T16:59:00Z">
          <w:pPr/>
        </w:pPrChange>
      </w:pPr>
      <w:r w:rsidRPr="00773827">
        <w:rPr>
          <w:noProof/>
          <w:lang w:val="en-GB" w:eastAsia="en-GB"/>
        </w:rPr>
        <w:drawing>
          <wp:inline distT="0" distB="0" distL="0" distR="0" wp14:anchorId="7E58AD14" wp14:editId="7E58AD15">
            <wp:extent cx="3756025" cy="3848100"/>
            <wp:effectExtent l="0" t="0" r="0" b="0"/>
            <wp:docPr id="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5" cy="3848100"/>
                    </a:xfrm>
                    <a:prstGeom prst="rect">
                      <a:avLst/>
                    </a:prstGeom>
                    <a:ln/>
                  </pic:spPr>
                </pic:pic>
              </a:graphicData>
            </a:graphic>
          </wp:inline>
        </w:drawing>
      </w:r>
    </w:p>
    <w:p w14:paraId="7E58AC9A" w14:textId="704B3B41" w:rsidR="005170DE" w:rsidRDefault="00E164FF" w:rsidP="00E164FF">
      <w:pPr>
        <w:rPr>
          <w:lang w:eastAsia="en-GB"/>
        </w:rPr>
      </w:pPr>
      <w:r>
        <w:rPr>
          <w:lang w:eastAsia="en-GB"/>
        </w:rPr>
        <w:t xml:space="preserve">Let’s create </w:t>
      </w:r>
      <w:ins w:id="58" w:author="Owens, John   Contractor" w:date="2017-02-16T08:36:00Z">
        <w:r w:rsidR="00986232">
          <w:rPr>
            <w:lang w:eastAsia="en-GB"/>
          </w:rPr>
          <w:t xml:space="preserve">a </w:t>
        </w:r>
      </w:ins>
      <w:r>
        <w:rPr>
          <w:lang w:eastAsia="en-GB"/>
        </w:rPr>
        <w:t xml:space="preserve">couple of </w:t>
      </w:r>
      <w:r w:rsidR="002477D0">
        <w:rPr>
          <w:lang w:eastAsia="en-GB"/>
        </w:rPr>
        <w:t>calculated fields</w:t>
      </w:r>
      <w:r>
        <w:rPr>
          <w:lang w:eastAsia="en-GB"/>
        </w:rPr>
        <w:t xml:space="preserve">. We need to </w:t>
      </w:r>
      <w:r w:rsidR="00306A13">
        <w:rPr>
          <w:lang w:eastAsia="en-GB"/>
        </w:rPr>
        <w:t xml:space="preserve">summarize </w:t>
      </w:r>
      <w:r w:rsidR="00306A13">
        <w:rPr>
          <w:b/>
          <w:lang w:eastAsia="en-GB"/>
        </w:rPr>
        <w:t xml:space="preserve">Ompt </w:t>
      </w:r>
      <w:r w:rsidR="00306A13">
        <w:rPr>
          <w:lang w:eastAsia="en-GB"/>
        </w:rPr>
        <w:t xml:space="preserve">and </w:t>
      </w:r>
      <w:r w:rsidR="00306A13">
        <w:rPr>
          <w:b/>
          <w:lang w:eastAsia="en-GB"/>
        </w:rPr>
        <w:t>Ompt Cnt</w:t>
      </w:r>
      <w:r w:rsidR="008A2C84">
        <w:rPr>
          <w:b/>
          <w:lang w:eastAsia="en-GB"/>
        </w:rPr>
        <w:t xml:space="preserve">. </w:t>
      </w:r>
      <w:r w:rsidR="002477D0">
        <w:rPr>
          <w:lang w:eastAsia="en-GB"/>
        </w:rPr>
        <w:t xml:space="preserve"> </w:t>
      </w:r>
      <w:del w:id="59" w:author="Owens, John   Contractor" w:date="2017-02-16T08:36:00Z">
        <w:r w:rsidR="002477D0" w:rsidDel="00986232">
          <w:rPr>
            <w:lang w:eastAsia="en-GB"/>
          </w:rPr>
          <w:delText xml:space="preserve">Let’s </w:delText>
        </w:r>
      </w:del>
      <w:ins w:id="60" w:author="Owens, John   Contractor" w:date="2017-02-16T08:36:00Z">
        <w:r w:rsidR="00986232">
          <w:rPr>
            <w:lang w:eastAsia="en-GB"/>
          </w:rPr>
          <w:t xml:space="preserve">We will </w:t>
        </w:r>
      </w:ins>
      <w:r w:rsidR="002477D0">
        <w:rPr>
          <w:lang w:eastAsia="en-GB"/>
        </w:rPr>
        <w:t>c</w:t>
      </w:r>
      <w:r w:rsidR="008A2C84">
        <w:rPr>
          <w:lang w:eastAsia="en-GB"/>
        </w:rPr>
        <w:t xml:space="preserve">reate </w:t>
      </w:r>
      <w:r w:rsidR="002477D0">
        <w:rPr>
          <w:lang w:eastAsia="en-GB"/>
        </w:rPr>
        <w:t xml:space="preserve">an </w:t>
      </w:r>
      <w:r w:rsidR="008A2C84">
        <w:rPr>
          <w:lang w:eastAsia="en-GB"/>
        </w:rPr>
        <w:t xml:space="preserve">average by that </w:t>
      </w:r>
      <w:r w:rsidR="002477D0">
        <w:rPr>
          <w:lang w:eastAsia="en-GB"/>
        </w:rPr>
        <w:t xml:space="preserve">and then </w:t>
      </w:r>
      <w:r w:rsidR="008A2C84">
        <w:rPr>
          <w:lang w:eastAsia="en-GB"/>
        </w:rPr>
        <w:t>sum</w:t>
      </w:r>
      <w:r w:rsidR="002477D0">
        <w:rPr>
          <w:lang w:eastAsia="en-GB"/>
        </w:rPr>
        <w:t xml:space="preserve"> the results</w:t>
      </w:r>
      <w:r w:rsidR="008A2C84">
        <w:rPr>
          <w:lang w:eastAsia="en-GB"/>
        </w:rPr>
        <w:t xml:space="preserve">. </w:t>
      </w:r>
    </w:p>
    <w:p w14:paraId="7E58AC9B" w14:textId="77777777" w:rsidR="00773827" w:rsidRDefault="00773827" w:rsidP="00E164FF">
      <w:pPr>
        <w:rPr>
          <w:lang w:eastAsia="en-GB"/>
        </w:rPr>
      </w:pPr>
    </w:p>
    <w:p w14:paraId="7E58AC9C" w14:textId="77777777" w:rsidR="00773827" w:rsidRDefault="00773827" w:rsidP="00E164FF">
      <w:pPr>
        <w:rPr>
          <w:lang w:eastAsia="en-GB"/>
        </w:rPr>
      </w:pPr>
      <w:r w:rsidRPr="00445D7C">
        <w:rPr>
          <w:noProof/>
          <w:lang w:val="en-GB" w:eastAsia="en-GB"/>
        </w:rPr>
        <mc:AlternateContent>
          <mc:Choice Requires="wpc">
            <w:drawing>
              <wp:anchor distT="0" distB="0" distL="114300" distR="114300" simplePos="0" relativeHeight="251683840" behindDoc="0" locked="1" layoutInCell="1" allowOverlap="1" wp14:anchorId="7E58AD16" wp14:editId="7E58AD17">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61" w:author="Bohdan Benetskyi" w:date="2017-02-22T11:10:00Z">
                                <w:r w:rsidDel="00957975">
                                  <w:rPr>
                                    <w:rFonts w:eastAsia="Times New Roman"/>
                                    <w:sz w:val="16"/>
                                    <w:szCs w:val="16"/>
                                  </w:rPr>
                                  <w:delText>Report</w:delText>
                                </w:r>
                              </w:del>
                              <w:ins w:id="62"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Блок-схема: альтернативний процес 8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Рисунок 85"/>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16" id="Полотно 86" o:spid="_x0000_s1067" editas="canvas" style="position:absolute;margin-left:63.75pt;margin-top:41.65pt;width:484.45pt;height:145.35pt;z-index:25168384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">
                <v:shape id="_x0000_s1068" type="#_x0000_t75" style="position:absolute;width:61525;height:18459;visibility:visible;mso-wrap-style:square">
                  <v:fill o:detectmouseclick="t"/>
                  <v:path o:connecttype="none"/>
                </v:shape>
                <v:shape id="Рисунок 78" o:spid="_x0000_s106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13" o:title=""/>
                  <v:path arrowok="t"/>
                  <o:lock v:ext="edit" aspectratio="f"/>
                </v:shape>
                <v:shape id="Блок-схема: альтернативний процес 79" o:spid="_x0000_s107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0" o:spid="_x0000_s1071"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14" o:title=""/>
                </v:shape>
                <v:shape id="Блок-схема: альтернативний процес 81" o:spid="_x0000_s107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63" w:author="Bohdan Benetskyi" w:date="2017-02-22T11:10:00Z">
                          <w:r w:rsidDel="00957975">
                            <w:rPr>
                              <w:rFonts w:eastAsia="Times New Roman"/>
                              <w:sz w:val="16"/>
                              <w:szCs w:val="16"/>
                            </w:rPr>
                            <w:delText>Report</w:delText>
                          </w:r>
                        </w:del>
                        <w:ins w:id="64" w:author="Bohdan Benetskyi" w:date="2017-02-22T11:10:00Z">
                          <w:r w:rsidR="00957975">
                            <w:rPr>
                              <w:rFonts w:eastAsia="Times New Roman"/>
                              <w:sz w:val="16"/>
                              <w:szCs w:val="16"/>
                            </w:rPr>
                            <w:t>Worksheet</w:t>
                          </w:r>
                        </w:ins>
                      </w:p>
                    </w:txbxContent>
                  </v:textbox>
                </v:shape>
                <v:shape id="Блок-схема: альтернативний процес 82" o:spid="_x0000_s107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83" o:spid="_x0000_s1074"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" fillcolor="#4f81bd" strokecolor="#f9f9f9" strokeweight="3pt">
                  <v:textbo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85" o:spid="_x0000_s107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oHwgAAANsAAAAPAAAAZHJzL2Rvd25yZXYueG1sRI9Ba8JA&#10;FITvBf/D8oTe6kaL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CrO7oHwgAAANsAAAAPAAAA&#10;AAAAAAAAAAAAAAcCAABkcnMvZG93bnJldi54bWxQSwUGAAAAAAMAAwC3AAAA9gIAAAAA&#10;">
                  <v:imagedata r:id="rId24" o:title=""/>
                  <v:path arrowok="t"/>
                </v:shape>
                <w10:wrap type="topAndBottom" anchorx="page" anchory="page"/>
                <w10:anchorlock/>
              </v:group>
            </w:pict>
          </mc:Fallback>
        </mc:AlternateContent>
      </w:r>
    </w:p>
    <w:p w14:paraId="7E58AC9D" w14:textId="77777777" w:rsidR="00773827" w:rsidRDefault="00773827" w:rsidP="00E164FF">
      <w:pPr>
        <w:rPr>
          <w:lang w:eastAsia="en-GB"/>
        </w:rPr>
      </w:pPr>
      <w:r>
        <w:rPr>
          <w:lang w:eastAsia="en-GB"/>
        </w:rPr>
        <w:t>New</w:t>
      </w:r>
      <w:r w:rsidR="002477D0">
        <w:rPr>
          <w:lang w:eastAsia="en-GB"/>
        </w:rPr>
        <w:t>er</w:t>
      </w:r>
      <w:r>
        <w:rPr>
          <w:lang w:eastAsia="en-GB"/>
        </w:rPr>
        <w:t xml:space="preserve"> version</w:t>
      </w:r>
      <w:r w:rsidR="002477D0">
        <w:rPr>
          <w:lang w:eastAsia="en-GB"/>
        </w:rPr>
        <w:t>s</w:t>
      </w:r>
      <w:r>
        <w:rPr>
          <w:lang w:eastAsia="en-GB"/>
        </w:rPr>
        <w:t xml:space="preserve"> of Tableau provides default </w:t>
      </w:r>
      <w:r w:rsidR="002477D0">
        <w:rPr>
          <w:lang w:eastAsia="en-GB"/>
        </w:rPr>
        <w:t>“</w:t>
      </w:r>
      <w:r>
        <w:rPr>
          <w:lang w:eastAsia="en-GB"/>
        </w:rPr>
        <w:t>sum</w:t>
      </w:r>
      <w:r w:rsidR="002477D0">
        <w:rPr>
          <w:lang w:eastAsia="en-GB"/>
        </w:rPr>
        <w:t>”</w:t>
      </w:r>
      <w:r>
        <w:rPr>
          <w:lang w:eastAsia="en-GB"/>
        </w:rPr>
        <w:t xml:space="preserve"> for compatibly by type columns. </w:t>
      </w:r>
      <w:r w:rsidR="002477D0">
        <w:rPr>
          <w:lang w:eastAsia="en-GB"/>
        </w:rPr>
        <w:t>Y</w:t>
      </w:r>
      <w:r w:rsidRPr="00773827">
        <w:rPr>
          <w:lang w:eastAsia="en-GB"/>
        </w:rPr>
        <w:t>ou can</w:t>
      </w:r>
      <w:r w:rsidR="002477D0">
        <w:rPr>
          <w:lang w:eastAsia="en-GB"/>
        </w:rPr>
        <w:t xml:space="preserve"> also</w:t>
      </w:r>
      <w:r w:rsidRPr="00773827">
        <w:rPr>
          <w:lang w:eastAsia="en-GB"/>
        </w:rPr>
        <w:t xml:space="preserve"> create them yourself </w:t>
      </w:r>
      <w:r w:rsidR="002477D0">
        <w:rPr>
          <w:lang w:eastAsia="en-GB"/>
        </w:rPr>
        <w:t xml:space="preserve">as illustrated </w:t>
      </w:r>
      <w:commentRangeStart w:id="65"/>
      <w:r w:rsidR="002477D0">
        <w:rPr>
          <w:lang w:eastAsia="en-GB"/>
        </w:rPr>
        <w:t>below</w:t>
      </w:r>
      <w:commentRangeEnd w:id="65"/>
      <w:r w:rsidR="001E6EDA">
        <w:rPr>
          <w:rStyle w:val="ab"/>
        </w:rPr>
        <w:commentReference w:id="65"/>
      </w:r>
      <w:r w:rsidRPr="00773827">
        <w:rPr>
          <w:lang w:eastAsia="en-GB"/>
        </w:rPr>
        <w:t>.</w:t>
      </w:r>
    </w:p>
    <w:p w14:paraId="7E58AC9E" w14:textId="77777777" w:rsidR="00773827" w:rsidRDefault="00773827" w:rsidP="00E164FF">
      <w:pPr>
        <w:rPr>
          <w:lang w:eastAsia="en-GB"/>
        </w:rPr>
      </w:pPr>
      <w:r w:rsidRPr="00773827">
        <w:rPr>
          <w:noProof/>
          <w:lang w:val="en-GB" w:eastAsia="en-GB"/>
        </w:rPr>
        <w:drawing>
          <wp:inline distT="0" distB="0" distL="0" distR="0" wp14:anchorId="7E58AD18" wp14:editId="7E58AD19">
            <wp:extent cx="6152515" cy="1880870"/>
            <wp:effectExtent l="0" t="0" r="635" b="5080"/>
            <wp:docPr id="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2515" cy="1880870"/>
                    </a:xfrm>
                    <a:prstGeom prst="rect">
                      <a:avLst/>
                    </a:prstGeom>
                    <a:ln/>
                  </pic:spPr>
                </pic:pic>
              </a:graphicData>
            </a:graphic>
          </wp:inline>
        </w:drawing>
      </w:r>
    </w:p>
    <w:p w14:paraId="7E58AC9F" w14:textId="77777777" w:rsidR="00773827" w:rsidRDefault="00773827" w:rsidP="00E164FF">
      <w:pPr>
        <w:rPr>
          <w:lang w:eastAsia="en-GB"/>
        </w:rPr>
      </w:pPr>
    </w:p>
    <w:p w14:paraId="7E58ACA0" w14:textId="77777777" w:rsidR="00773827" w:rsidRDefault="00773827" w:rsidP="00E164FF">
      <w:pPr>
        <w:rPr>
          <w:lang w:eastAsia="en-GB"/>
        </w:rPr>
      </w:pPr>
      <w:r>
        <w:rPr>
          <w:lang w:eastAsia="en-GB"/>
        </w:rPr>
        <w:t xml:space="preserve">We will use predefined sums during creation </w:t>
      </w:r>
      <w:r w:rsidR="002477D0">
        <w:rPr>
          <w:lang w:eastAsia="en-GB"/>
        </w:rPr>
        <w:t xml:space="preserve">of </w:t>
      </w:r>
      <w:r>
        <w:rPr>
          <w:lang w:eastAsia="en-GB"/>
        </w:rPr>
        <w:t xml:space="preserve">the Average. </w:t>
      </w:r>
    </w:p>
    <w:p w14:paraId="7E58ACA1" w14:textId="77777777" w:rsidR="00773827" w:rsidRDefault="00074FE5" w:rsidP="00E164FF">
      <w:pPr>
        <w:rPr>
          <w:lang w:eastAsia="en-GB"/>
        </w:rPr>
      </w:pPr>
      <w:r>
        <w:rPr>
          <w:lang w:eastAsia="en-GB"/>
        </w:rPr>
        <w:pict w14:anchorId="7E58AD1A">
          <v:shape id="_x0000_i1030" type="#_x0000_t75" style="width:486.45pt;height:257.95pt">
            <v:imagedata r:id="rId27" o:title="2017-01-17 15_44_08-Tableau - Book2 - Tableau license expires in 7 days"/>
          </v:shape>
        </w:pict>
      </w:r>
      <w:r w:rsidR="004327F7">
        <w:rPr>
          <w:rStyle w:val="ab"/>
        </w:rPr>
        <w:commentReference w:id="66"/>
      </w:r>
    </w:p>
    <w:p w14:paraId="7E58ACA2" w14:textId="77777777" w:rsidR="00773827" w:rsidRDefault="00773827" w:rsidP="00E164FF">
      <w:pPr>
        <w:rPr>
          <w:lang w:eastAsia="en-GB"/>
        </w:rPr>
      </w:pPr>
    </w:p>
    <w:p w14:paraId="7E58ACA3" w14:textId="77777777" w:rsidR="00773827" w:rsidRDefault="00593145" w:rsidP="00E164FF">
      <w:pPr>
        <w:rPr>
          <w:lang w:eastAsia="en-GB"/>
        </w:rPr>
      </w:pPr>
      <w:r w:rsidRPr="00445D7C">
        <w:rPr>
          <w:noProof/>
          <w:lang w:val="en-GB" w:eastAsia="en-GB"/>
        </w:rPr>
        <mc:AlternateContent>
          <mc:Choice Requires="wpc">
            <w:drawing>
              <wp:anchor distT="0" distB="0" distL="114300" distR="114300" simplePos="0" relativeHeight="251685888" behindDoc="0" locked="1" layoutInCell="1" allowOverlap="1" wp14:anchorId="7E58AD1B" wp14:editId="7E58AD1C">
                <wp:simplePos x="0" y="0"/>
                <wp:positionH relativeFrom="page">
                  <wp:posOffset>809625</wp:posOffset>
                </wp:positionH>
                <wp:positionV relativeFrom="page">
                  <wp:posOffset>528955</wp:posOffset>
                </wp:positionV>
                <wp:extent cx="6152515" cy="1845945"/>
                <wp:effectExtent l="0" t="0" r="635" b="1905"/>
                <wp:wrapTopAndBottom/>
                <wp:docPr id="95" name="Полотно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7" name="Рисунок 87"/>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8" name="Блок-схема: альтернативний процес 8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Рисунок 89"/>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0" name="Блок-схема: альтернативний процес 9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67" w:author="Bohdan Benetskyi" w:date="2017-02-22T11:11:00Z">
                                <w:r w:rsidDel="00957975">
                                  <w:rPr>
                                    <w:rFonts w:eastAsia="Times New Roman"/>
                                    <w:sz w:val="16"/>
                                    <w:szCs w:val="16"/>
                                  </w:rPr>
                                  <w:delText>Report</w:delText>
                                </w:r>
                              </w:del>
                              <w:ins w:id="6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Блок-схема: альтернативний процес 9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Рисунок 94"/>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1B" id="Полотно 95" o:spid="_x0000_s1076" editas="canvas" style="position:absolute;margin-left:63.75pt;margin-top:41.65pt;width:484.45pt;height:145.35pt;z-index:25168588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">
                <v:shape id="_x0000_s1077" type="#_x0000_t75" style="position:absolute;width:61525;height:18459;visibility:visible;mso-wrap-style:square">
                  <v:fill o:detectmouseclick="t"/>
                  <v:path o:connecttype="none"/>
                </v:shape>
                <v:shape id="Рисунок 87" o:spid="_x0000_s107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">
                  <v:imagedata r:id="rId13" o:title=""/>
                  <v:path arrowok="t"/>
                  <o:lock v:ext="edit" aspectratio="f"/>
                </v:shape>
                <v:shape id="Блок-схема: альтернативний процес 88" o:spid="_x0000_s107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" fillcolor="#c0504d" strokecolor="#f9f9f9" strokeweight="3pt">
                  <v:textbo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9" o:spid="_x0000_s1080"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">
                  <v:imagedata r:id="rId14" o:title=""/>
                </v:shape>
                <v:shape id="Блок-схема: альтернативний процес 90" o:spid="_x0000_s108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" fillcolor="#9bbb59" strokecolor="#f9f9f9" strokeweight="3pt">
                  <v:textbo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69" w:author="Bohdan Benetskyi" w:date="2017-02-22T11:11:00Z">
                          <w:r w:rsidDel="00957975">
                            <w:rPr>
                              <w:rFonts w:eastAsia="Times New Roman"/>
                              <w:sz w:val="16"/>
                              <w:szCs w:val="16"/>
                            </w:rPr>
                            <w:delText>Report</w:delText>
                          </w:r>
                        </w:del>
                        <w:ins w:id="70" w:author="Bohdan Benetskyi" w:date="2017-02-22T11:11:00Z">
                          <w:r w:rsidR="00957975">
                            <w:rPr>
                              <w:rFonts w:eastAsia="Times New Roman"/>
                              <w:sz w:val="16"/>
                              <w:szCs w:val="16"/>
                            </w:rPr>
                            <w:t>Worksheet</w:t>
                          </w:r>
                        </w:ins>
                      </w:p>
                    </w:txbxContent>
                  </v:textbox>
                </v:shape>
                <v:shape id="Блок-схема: альтернативний процес 91" o:spid="_x0000_s108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" fillcolor="#8064a2" strokecolor="#f9f9f9" strokeweight="3pt">
                  <v:textbo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 o:spid="_x0000_s108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" fillcolor="#4f81bd" strokecolor="#f9f9f9" strokeweight="3pt">
                  <v:textbo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4" o:spid="_x0000_s1084"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">
                  <v:imagedata r:id="rId24" o:title=""/>
                  <v:path arrowok="t"/>
                </v:shape>
                <w10:wrap type="topAndBottom" anchorx="page" anchory="page"/>
                <w10:anchorlock/>
              </v:group>
            </w:pict>
          </mc:Fallback>
        </mc:AlternateContent>
      </w:r>
    </w:p>
    <w:p w14:paraId="7E58ACA4" w14:textId="59F3AC45" w:rsidR="00773827" w:rsidRDefault="00773827" w:rsidP="00E164FF">
      <w:pPr>
        <w:rPr>
          <w:b/>
          <w:lang w:eastAsia="en-GB"/>
        </w:rPr>
      </w:pPr>
      <w:r>
        <w:rPr>
          <w:lang w:eastAsia="en-GB"/>
        </w:rPr>
        <w:t xml:space="preserve">At our Region </w:t>
      </w:r>
      <w:del w:id="71" w:author="Bohdan Benetskyi" w:date="2017-02-22T11:10:00Z">
        <w:r w:rsidDel="00957975">
          <w:rPr>
            <w:lang w:eastAsia="en-GB"/>
          </w:rPr>
          <w:delText>Report</w:delText>
        </w:r>
      </w:del>
      <w:ins w:id="72" w:author="Bohdan Benetskyi" w:date="2017-02-22T11:10:00Z">
        <w:r w:rsidR="00957975">
          <w:rPr>
            <w:lang w:eastAsia="en-GB"/>
          </w:rPr>
          <w:t>Worksheet</w:t>
        </w:r>
      </w:ins>
      <w:r>
        <w:rPr>
          <w:lang w:eastAsia="en-GB"/>
        </w:rPr>
        <w:t xml:space="preserve"> we will use recommended </w:t>
      </w:r>
      <w:r w:rsidRPr="00773827">
        <w:rPr>
          <w:b/>
          <w:lang w:eastAsia="en-GB"/>
        </w:rPr>
        <w:t>Table View</w:t>
      </w:r>
      <w:r>
        <w:rPr>
          <w:b/>
          <w:lang w:eastAsia="en-GB"/>
        </w:rPr>
        <w:t>:</w:t>
      </w:r>
    </w:p>
    <w:p w14:paraId="7E58ACA5" w14:textId="77777777" w:rsidR="00773827" w:rsidRDefault="00074FE5" w:rsidP="00A912AC">
      <w:pPr>
        <w:ind w:left="1440" w:firstLine="720"/>
        <w:jc w:val="center"/>
        <w:rPr>
          <w:lang w:eastAsia="en-GB"/>
        </w:rPr>
        <w:pPrChange w:id="73" w:author="Bohdan Benetskyi" w:date="2017-02-22T16:59:00Z">
          <w:pPr>
            <w:ind w:left="1440" w:firstLine="720"/>
          </w:pPr>
        </w:pPrChange>
      </w:pPr>
      <w:r>
        <w:rPr>
          <w:lang w:eastAsia="en-GB"/>
        </w:rPr>
        <w:pict w14:anchorId="7E58AD1D">
          <v:shape id="_x0000_i1031" type="#_x0000_t75" style="width:95.8pt;height:3in">
            <v:imagedata r:id="rId28" o:title="2017-01-17 23_28_15-Create First Dashboard"/>
          </v:shape>
        </w:pict>
      </w:r>
    </w:p>
    <w:p w14:paraId="7E58ACA6" w14:textId="77777777" w:rsidR="00593145" w:rsidRDefault="002477D0" w:rsidP="00E164FF">
      <w:pPr>
        <w:rPr>
          <w:lang w:eastAsia="en-GB"/>
        </w:rPr>
      </w:pPr>
      <w:r>
        <w:rPr>
          <w:lang w:eastAsia="en-GB"/>
        </w:rPr>
        <w:t>At</w:t>
      </w:r>
      <w:r w:rsidR="00773827">
        <w:rPr>
          <w:lang w:eastAsia="en-GB"/>
        </w:rPr>
        <w:t xml:space="preserve"> </w:t>
      </w:r>
      <w:r w:rsidR="00773827">
        <w:rPr>
          <w:b/>
          <w:lang w:eastAsia="en-GB"/>
        </w:rPr>
        <w:t xml:space="preserve">Sheet1 </w:t>
      </w:r>
      <w:r>
        <w:rPr>
          <w:b/>
          <w:lang w:eastAsia="en-GB"/>
        </w:rPr>
        <w:t xml:space="preserve">- </w:t>
      </w:r>
      <w:r w:rsidR="00773827" w:rsidRPr="001C0169">
        <w:rPr>
          <w:lang w:eastAsia="en-GB"/>
        </w:rPr>
        <w:t>drag</w:t>
      </w:r>
      <w:r w:rsidR="00773827">
        <w:rPr>
          <w:lang w:eastAsia="en-GB"/>
        </w:rPr>
        <w:t xml:space="preserve"> &amp; drop </w:t>
      </w:r>
      <w:r w:rsidR="00773827" w:rsidRPr="00773827">
        <w:rPr>
          <w:b/>
          <w:lang w:eastAsia="en-GB"/>
        </w:rPr>
        <w:t>Mnth Endt</w:t>
      </w:r>
      <w:r w:rsidR="001C0169">
        <w:rPr>
          <w:b/>
          <w:lang w:eastAsia="en-GB"/>
        </w:rPr>
        <w:t xml:space="preserve"> </w:t>
      </w:r>
      <w:r>
        <w:rPr>
          <w:b/>
          <w:lang w:eastAsia="en-GB"/>
        </w:rPr>
        <w:t xml:space="preserve">dimension to columns </w:t>
      </w:r>
      <w:r w:rsidR="001C0169">
        <w:rPr>
          <w:lang w:eastAsia="en-GB"/>
        </w:rPr>
        <w:t xml:space="preserve">and </w:t>
      </w:r>
      <w:commentRangeStart w:id="74"/>
      <w:r w:rsidR="001C0169">
        <w:rPr>
          <w:b/>
          <w:lang w:eastAsia="en-GB"/>
        </w:rPr>
        <w:t>Rgn Nm</w:t>
      </w:r>
      <w:commentRangeEnd w:id="74"/>
      <w:r w:rsidR="001E6EDA">
        <w:rPr>
          <w:rStyle w:val="ab"/>
        </w:rPr>
        <w:commentReference w:id="74"/>
      </w:r>
      <w:r w:rsidR="001C0169">
        <w:rPr>
          <w:b/>
          <w:lang w:eastAsia="en-GB"/>
        </w:rPr>
        <w:t xml:space="preserve"> </w:t>
      </w:r>
      <w:r>
        <w:rPr>
          <w:b/>
          <w:lang w:eastAsia="en-GB"/>
        </w:rPr>
        <w:t>dimension to rows</w:t>
      </w:r>
      <w:r w:rsidR="001C0169">
        <w:rPr>
          <w:lang w:eastAsia="en-GB"/>
        </w:rPr>
        <w:t xml:space="preserve"> </w:t>
      </w:r>
      <w:r>
        <w:rPr>
          <w:lang w:eastAsia="en-GB"/>
        </w:rPr>
        <w:t>as illustrated in the screen grab below</w:t>
      </w:r>
      <w:r w:rsidR="001C0169">
        <w:rPr>
          <w:lang w:eastAsia="en-GB"/>
        </w:rPr>
        <w:t xml:space="preserve">. </w:t>
      </w:r>
    </w:p>
    <w:p w14:paraId="7E58ACA7" w14:textId="77777777" w:rsidR="00773827" w:rsidRDefault="00D803BB" w:rsidP="00A912AC">
      <w:pPr>
        <w:jc w:val="center"/>
        <w:rPr>
          <w:lang w:eastAsia="en-GB"/>
        </w:rPr>
        <w:pPrChange w:id="75" w:author="Bohdan Benetskyi" w:date="2017-02-22T16:59:00Z">
          <w:pPr/>
        </w:pPrChange>
      </w:pPr>
      <w:r>
        <w:rPr>
          <w:lang w:eastAsia="en-GB"/>
        </w:rPr>
        <w:pict w14:anchorId="7E58AD1E">
          <v:shape id="_x0000_i1032" type="#_x0000_t75" style="width:425.75pt;height:234.15pt">
            <v:imagedata r:id="rId29" o:title="2017-01-17 23_30_28-Tableau - Book2 - Tableau license expires in 7 days"/>
          </v:shape>
        </w:pict>
      </w:r>
    </w:p>
    <w:p w14:paraId="7E58ACA8" w14:textId="77777777" w:rsidR="00593145" w:rsidRDefault="00593145" w:rsidP="00E164FF">
      <w:pPr>
        <w:rPr>
          <w:lang w:eastAsia="en-GB"/>
        </w:rPr>
      </w:pPr>
      <w:r w:rsidRPr="00445D7C">
        <w:rPr>
          <w:noProof/>
          <w:lang w:val="en-GB" w:eastAsia="en-GB"/>
        </w:rPr>
        <mc:AlternateContent>
          <mc:Choice Requires="wpc">
            <w:drawing>
              <wp:anchor distT="0" distB="0" distL="114300" distR="114300" simplePos="0" relativeHeight="251687936" behindDoc="0" locked="1" layoutInCell="1" allowOverlap="1" wp14:anchorId="7E58AD1F" wp14:editId="7E58AD20">
                <wp:simplePos x="0" y="0"/>
                <wp:positionH relativeFrom="page">
                  <wp:posOffset>809625</wp:posOffset>
                </wp:positionH>
                <wp:positionV relativeFrom="page">
                  <wp:posOffset>528955</wp:posOffset>
                </wp:positionV>
                <wp:extent cx="6152515" cy="1845945"/>
                <wp:effectExtent l="0" t="0" r="635" b="1905"/>
                <wp:wrapTopAndBottom/>
                <wp:docPr id="9225" name="Полотно 9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16" name="Рисунок 921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17" name="Блок-схема: альтернативний процес 92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8" name="Рисунок 921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0" name="Блок-схема: альтернативний процес 922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6" w:author="Bohdan Benetskyi" w:date="2017-02-22T11:11:00Z">
                                <w:r w:rsidDel="00957975">
                                  <w:rPr>
                                    <w:rFonts w:eastAsia="Times New Roman"/>
                                    <w:sz w:val="16"/>
                                    <w:szCs w:val="16"/>
                                  </w:rPr>
                                  <w:delText>Report</w:delText>
                                </w:r>
                              </w:del>
                              <w:ins w:id="77"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1" name="Блок-схема: альтернативний процес 922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2" name="Блок-схема: альтернативний процес 922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4" name="Рисунок 9224"/>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1F" id="Полотно 9225" o:spid="_x0000_s1085" editas="canvas" style="position:absolute;margin-left:63.75pt;margin-top:41.65pt;width:484.45pt;height:145.35pt;z-index:25168793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">
                <v:shape id="_x0000_s1086" type="#_x0000_t75" style="position:absolute;width:61525;height:18459;visibility:visible;mso-wrap-style:square">
                  <v:fill o:detectmouseclick="t"/>
                  <v:path o:connecttype="none"/>
                </v:shape>
                <v:shape id="Рисунок 9216" o:spid="_x0000_s108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">
                  <v:imagedata r:id="rId13" o:title=""/>
                  <v:path arrowok="t"/>
                  <o:lock v:ext="edit" aspectratio="f"/>
                </v:shape>
                <v:shape id="Блок-схема: альтернативний процес 9217" o:spid="_x0000_s108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" fillcolor="#c0504d" strokecolor="#f9f9f9" strokeweight="3pt">
                  <v:textbo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18" o:spid="_x0000_s1089"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">
                  <v:imagedata r:id="rId14" o:title=""/>
                </v:shape>
                <v:shape id="Блок-схема: альтернативний процес 9220" o:spid="_x0000_s109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" fillcolor="#9bbb59" strokecolor="#f9f9f9" strokeweight="3pt">
                  <v:textbo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8" w:author="Bohdan Benetskyi" w:date="2017-02-22T11:11:00Z">
                          <w:r w:rsidDel="00957975">
                            <w:rPr>
                              <w:rFonts w:eastAsia="Times New Roman"/>
                              <w:sz w:val="16"/>
                              <w:szCs w:val="16"/>
                            </w:rPr>
                            <w:delText>Report</w:delText>
                          </w:r>
                        </w:del>
                        <w:ins w:id="79" w:author="Bohdan Benetskyi" w:date="2017-02-22T11:11:00Z">
                          <w:r w:rsidR="00957975">
                            <w:rPr>
                              <w:rFonts w:eastAsia="Times New Roman"/>
                              <w:sz w:val="16"/>
                              <w:szCs w:val="16"/>
                            </w:rPr>
                            <w:t>Worksheet</w:t>
                          </w:r>
                        </w:ins>
                      </w:p>
                    </w:txbxContent>
                  </v:textbox>
                </v:shape>
                <v:shape id="Блок-схема: альтернативний процес 9221" o:spid="_x0000_s109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" fillcolor="#8064a2" strokecolor="#f9f9f9" strokeweight="3pt">
                  <v:textbo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22" o:spid="_x0000_s1092"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" fillcolor="#4f81bd" strokecolor="#f9f9f9" strokeweight="3pt">
                  <v:textbo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24" o:spid="_x0000_s1093"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">
                  <v:imagedata r:id="rId24" o:title=""/>
                  <v:path arrowok="t"/>
                </v:shape>
                <w10:wrap type="topAndBottom" anchorx="page" anchory="page"/>
                <w10:anchorlock/>
              </v:group>
            </w:pict>
          </mc:Fallback>
        </mc:AlternateContent>
      </w:r>
    </w:p>
    <w:p w14:paraId="7E58ACA9" w14:textId="77777777" w:rsidR="00593145" w:rsidRDefault="00593145" w:rsidP="00E164FF">
      <w:pPr>
        <w:rPr>
          <w:lang w:eastAsia="en-GB"/>
        </w:rPr>
      </w:pPr>
      <w:r>
        <w:rPr>
          <w:lang w:eastAsia="en-GB"/>
        </w:rPr>
        <w:t xml:space="preserve">Select </w:t>
      </w:r>
      <w:r>
        <w:rPr>
          <w:b/>
          <w:lang w:eastAsia="en-GB"/>
        </w:rPr>
        <w:t xml:space="preserve">Show Filter </w:t>
      </w:r>
      <w:r>
        <w:rPr>
          <w:lang w:eastAsia="en-GB"/>
        </w:rPr>
        <w:t xml:space="preserve">sub-option at </w:t>
      </w:r>
      <w:r>
        <w:rPr>
          <w:b/>
          <w:lang w:eastAsia="en-GB"/>
        </w:rPr>
        <w:t>Year Filter</w:t>
      </w:r>
      <w:r>
        <w:rPr>
          <w:lang w:eastAsia="en-GB"/>
        </w:rPr>
        <w:t xml:space="preserve"> for create </w:t>
      </w:r>
      <w:r w:rsidR="002477D0">
        <w:rPr>
          <w:lang w:eastAsia="en-GB"/>
        </w:rPr>
        <w:t>a</w:t>
      </w:r>
      <w:r>
        <w:rPr>
          <w:lang w:eastAsia="en-GB"/>
        </w:rPr>
        <w:t xml:space="preserve"> customize</w:t>
      </w:r>
      <w:r w:rsidR="002477D0">
        <w:rPr>
          <w:lang w:eastAsia="en-GB"/>
        </w:rPr>
        <w:t>d</w:t>
      </w:r>
      <w:r>
        <w:rPr>
          <w:lang w:eastAsia="en-GB"/>
        </w:rPr>
        <w:t xml:space="preserve"> range in </w:t>
      </w:r>
      <w:r w:rsidR="002477D0">
        <w:rPr>
          <w:lang w:eastAsia="en-GB"/>
        </w:rPr>
        <w:t xml:space="preserve">the </w:t>
      </w:r>
      <w:r>
        <w:rPr>
          <w:lang w:eastAsia="en-GB"/>
        </w:rPr>
        <w:t>output dashboard.</w:t>
      </w:r>
    </w:p>
    <w:p w14:paraId="7E58ACAA" w14:textId="77777777" w:rsidR="00593145" w:rsidRDefault="00D803BB" w:rsidP="00A912AC">
      <w:pPr>
        <w:jc w:val="center"/>
        <w:rPr>
          <w:lang w:eastAsia="en-GB"/>
        </w:rPr>
        <w:pPrChange w:id="80" w:author="Bohdan Benetskyi" w:date="2017-02-22T16:59:00Z">
          <w:pPr/>
        </w:pPrChange>
      </w:pPr>
      <w:r>
        <w:rPr>
          <w:lang w:eastAsia="en-GB"/>
        </w:rPr>
        <w:pict w14:anchorId="7E58AD21">
          <v:shape id="_x0000_i1033" type="#_x0000_t75" style="width:311.8pt;height:2in">
            <v:imagedata r:id="rId30" o:title="2017-01-17 23_33_12-"/>
          </v:shape>
        </w:pict>
      </w:r>
    </w:p>
    <w:p w14:paraId="7E58ACAB" w14:textId="77777777" w:rsidR="00593145" w:rsidRDefault="00593145" w:rsidP="00E164FF">
      <w:pPr>
        <w:rPr>
          <w:lang w:eastAsia="en-GB"/>
        </w:rPr>
      </w:pPr>
    </w:p>
    <w:p w14:paraId="7E58ACAC" w14:textId="77777777" w:rsidR="00593145" w:rsidRDefault="00593145" w:rsidP="00E164FF">
      <w:pPr>
        <w:rPr>
          <w:lang w:eastAsia="en-GB"/>
        </w:rPr>
      </w:pPr>
      <w:r>
        <w:rPr>
          <w:lang w:eastAsia="en-GB"/>
        </w:rPr>
        <w:t xml:space="preserve">Now let’s provide more details in our result view. </w:t>
      </w:r>
    </w:p>
    <w:p w14:paraId="7E58ACAD" w14:textId="77777777" w:rsidR="00593145" w:rsidRDefault="00593145" w:rsidP="00E164FF">
      <w:pPr>
        <w:rPr>
          <w:lang w:eastAsia="en-GB"/>
        </w:rPr>
      </w:pPr>
    </w:p>
    <w:p w14:paraId="7E58ACAE" w14:textId="77777777" w:rsidR="00593145" w:rsidRDefault="00D803BB" w:rsidP="00A912AC">
      <w:pPr>
        <w:jc w:val="center"/>
        <w:rPr>
          <w:lang w:eastAsia="en-GB"/>
        </w:rPr>
        <w:pPrChange w:id="81" w:author="Bohdan Benetskyi" w:date="2017-02-22T16:59:00Z">
          <w:pPr/>
        </w:pPrChange>
      </w:pPr>
      <w:r>
        <w:rPr>
          <w:lang w:eastAsia="en-GB"/>
        </w:rPr>
        <w:pict w14:anchorId="7E58AD22">
          <v:shape id="_x0000_i1034" type="#_x0000_t75" style="width:353.75pt;height:281.75pt">
            <v:imagedata r:id="rId31" o:title="2017-01-17 23_35_27-Tableau - Book2 - Tableau license expires in 7 days"/>
          </v:shape>
        </w:pict>
      </w:r>
      <w:commentRangeStart w:id="82"/>
      <w:r w:rsidR="0021180F">
        <w:rPr>
          <w:rStyle w:val="ab"/>
        </w:rPr>
        <w:commentReference w:id="83"/>
      </w:r>
      <w:commentRangeEnd w:id="82"/>
      <w:r w:rsidR="007A5B9B">
        <w:rPr>
          <w:rStyle w:val="ab"/>
        </w:rPr>
        <w:commentReference w:id="82"/>
      </w:r>
    </w:p>
    <w:p w14:paraId="7E58ACAF" w14:textId="77777777" w:rsidR="00BF02AC" w:rsidRDefault="00BF02AC" w:rsidP="00E164FF">
      <w:pPr>
        <w:rPr>
          <w:lang w:eastAsia="en-GB"/>
        </w:rPr>
      </w:pPr>
      <w:r w:rsidRPr="00445D7C">
        <w:rPr>
          <w:noProof/>
          <w:lang w:val="en-GB" w:eastAsia="en-GB"/>
        </w:rPr>
        <mc:AlternateContent>
          <mc:Choice Requires="wpc">
            <w:drawing>
              <wp:anchor distT="0" distB="0" distL="114300" distR="114300" simplePos="0" relativeHeight="251689984" behindDoc="0" locked="1" layoutInCell="1" allowOverlap="1" wp14:anchorId="7E58AD23" wp14:editId="7E58AD24">
                <wp:simplePos x="0" y="0"/>
                <wp:positionH relativeFrom="page">
                  <wp:posOffset>809625</wp:posOffset>
                </wp:positionH>
                <wp:positionV relativeFrom="page">
                  <wp:posOffset>528955</wp:posOffset>
                </wp:positionV>
                <wp:extent cx="6152515" cy="1845945"/>
                <wp:effectExtent l="0" t="0" r="635" b="1905"/>
                <wp:wrapTopAndBottom/>
                <wp:docPr id="9234" name="Полотно 9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26" name="Рисунок 922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27" name="Блок-схема: альтернативний процес 922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8" name="Рисунок 922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9" name="Блок-схема: альтернативний процес 922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84" w:author="Bohdan Benetskyi" w:date="2017-02-22T11:11:00Z">
                                <w:r w:rsidDel="00957975">
                                  <w:rPr>
                                    <w:rFonts w:eastAsia="Times New Roman"/>
                                    <w:sz w:val="16"/>
                                    <w:szCs w:val="16"/>
                                  </w:rPr>
                                  <w:delText>Report</w:delText>
                                </w:r>
                              </w:del>
                              <w:ins w:id="85"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0" name="Блок-схема: альтернативний процес 923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1" name="Блок-схема: альтернативний процес 923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3" name="Рисунок 9233"/>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23" id="Полотно 9234" o:spid="_x0000_s1094" editas="canvas" style="position:absolute;margin-left:63.75pt;margin-top:41.65pt;width:484.45pt;height:145.35pt;z-index:25168998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">
                <v:shape id="_x0000_s1095" type="#_x0000_t75" style="position:absolute;width:61525;height:18459;visibility:visible;mso-wrap-style:square">
                  <v:fill o:detectmouseclick="t"/>
                  <v:path o:connecttype="none"/>
                </v:shape>
                <v:shape id="Рисунок 9226" o:spid="_x0000_s109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">
                  <v:imagedata r:id="rId13" o:title=""/>
                  <v:path arrowok="t"/>
                  <o:lock v:ext="edit" aspectratio="f"/>
                </v:shape>
                <v:shape id="Блок-схема: альтернативний процес 9227" o:spid="_x0000_s109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" fillcolor="#c0504d" strokecolor="#f9f9f9" strokeweight="3pt">
                  <v:textbo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28" o:spid="_x0000_s109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">
                  <v:imagedata r:id="rId14" o:title=""/>
                </v:shape>
                <v:shape id="Блок-схема: альтернативний процес 9229" o:spid="_x0000_s109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" fillcolor="#9bbb59" strokecolor="#f9f9f9" strokeweight="3pt">
                  <v:textbo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86" w:author="Bohdan Benetskyi" w:date="2017-02-22T11:11:00Z">
                          <w:r w:rsidDel="00957975">
                            <w:rPr>
                              <w:rFonts w:eastAsia="Times New Roman"/>
                              <w:sz w:val="16"/>
                              <w:szCs w:val="16"/>
                            </w:rPr>
                            <w:delText>Report</w:delText>
                          </w:r>
                        </w:del>
                        <w:ins w:id="87" w:author="Bohdan Benetskyi" w:date="2017-02-22T11:11:00Z">
                          <w:r w:rsidR="00957975">
                            <w:rPr>
                              <w:rFonts w:eastAsia="Times New Roman"/>
                              <w:sz w:val="16"/>
                              <w:szCs w:val="16"/>
                            </w:rPr>
                            <w:t>Worksheet</w:t>
                          </w:r>
                        </w:ins>
                      </w:p>
                    </w:txbxContent>
                  </v:textbox>
                </v:shape>
                <v:shape id="Блок-схема: альтернативний процес 9230" o:spid="_x0000_s110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" fillcolor="#8064a2" strokecolor="#f9f9f9" strokeweight="3pt">
                  <v:textbo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31" o:spid="_x0000_s110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" fillcolor="#4f81bd" strokecolor="#f9f9f9" strokeweight="3pt">
                  <v:textbo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33" o:spid="_x0000_s1102"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">
                  <v:imagedata r:id="rId24" o:title=""/>
                  <v:path arrowok="t"/>
                </v:shape>
                <w10:wrap type="topAndBottom" anchorx="page" anchory="page"/>
                <w10:anchorlock/>
              </v:group>
            </w:pict>
          </mc:Fallback>
        </mc:AlternateContent>
      </w:r>
    </w:p>
    <w:p w14:paraId="7E58ACB0" w14:textId="77777777" w:rsidR="00BF02AC" w:rsidRDefault="00BF02AC" w:rsidP="00E164FF">
      <w:pPr>
        <w:rPr>
          <w:b/>
          <w:lang w:eastAsia="en-GB"/>
        </w:rPr>
      </w:pPr>
      <w:r w:rsidRPr="00BF02AC">
        <w:rPr>
          <w:b/>
          <w:lang w:eastAsia="en-GB"/>
        </w:rPr>
        <w:t xml:space="preserve">Here </w:t>
      </w:r>
      <w:r w:rsidR="002477D0">
        <w:rPr>
          <w:b/>
          <w:lang w:eastAsia="en-GB"/>
        </w:rPr>
        <w:t>we</w:t>
      </w:r>
      <w:r w:rsidRPr="00BF02AC">
        <w:rPr>
          <w:b/>
          <w:lang w:eastAsia="en-GB"/>
        </w:rPr>
        <w:t xml:space="preserve"> have impact!</w:t>
      </w:r>
    </w:p>
    <w:p w14:paraId="7E58ACB1" w14:textId="77777777" w:rsidR="00BF02AC" w:rsidRDefault="002477D0" w:rsidP="00E164FF">
      <w:pPr>
        <w:rPr>
          <w:lang w:eastAsia="en-GB"/>
        </w:rPr>
      </w:pPr>
      <w:r w:rsidRPr="00BF02AC">
        <w:rPr>
          <w:lang w:eastAsia="en-GB"/>
        </w:rPr>
        <w:t>Let us</w:t>
      </w:r>
      <w:r w:rsidR="00BF02AC" w:rsidRPr="00BF02AC">
        <w:rPr>
          <w:lang w:eastAsia="en-GB"/>
        </w:rPr>
        <w:t xml:space="preserve"> l</w:t>
      </w:r>
      <w:r w:rsidR="00BF02AC">
        <w:rPr>
          <w:lang w:eastAsia="en-GB"/>
        </w:rPr>
        <w:t>ook deeply at all stage</w:t>
      </w:r>
      <w:r>
        <w:rPr>
          <w:lang w:eastAsia="en-GB"/>
        </w:rPr>
        <w:t>s</w:t>
      </w:r>
      <w:r w:rsidR="00BF02AC">
        <w:rPr>
          <w:lang w:eastAsia="en-GB"/>
        </w:rPr>
        <w:t>:</w:t>
      </w:r>
    </w:p>
    <w:p w14:paraId="7E58ACB2" w14:textId="77777777" w:rsidR="00BF02AC" w:rsidRDefault="00BF02AC" w:rsidP="00BF02AC">
      <w:pPr>
        <w:pStyle w:val="a4"/>
        <w:numPr>
          <w:ilvl w:val="0"/>
          <w:numId w:val="2"/>
        </w:numPr>
        <w:rPr>
          <w:lang w:eastAsia="en-GB"/>
        </w:rPr>
      </w:pPr>
      <w:r>
        <w:rPr>
          <w:lang w:eastAsia="en-GB"/>
        </w:rPr>
        <w:t xml:space="preserve">Drag &amp; drop column </w:t>
      </w:r>
      <w:r w:rsidRPr="00BF02AC">
        <w:rPr>
          <w:b/>
          <w:lang w:eastAsia="en-GB"/>
        </w:rPr>
        <w:t>Measure Names</w:t>
      </w:r>
      <w:r>
        <w:rPr>
          <w:lang w:eastAsia="en-GB"/>
        </w:rPr>
        <w:t xml:space="preserve"> into </w:t>
      </w:r>
      <w:r>
        <w:rPr>
          <w:b/>
          <w:lang w:eastAsia="en-GB"/>
        </w:rPr>
        <w:t>Columns</w:t>
      </w:r>
      <w:r>
        <w:rPr>
          <w:lang w:eastAsia="en-GB"/>
        </w:rPr>
        <w:t xml:space="preserve"> region.</w:t>
      </w:r>
    </w:p>
    <w:p w14:paraId="7E58ACB3" w14:textId="16016DE8" w:rsidR="00BF02AC" w:rsidRPr="00BF02AC" w:rsidRDefault="00BF02AC" w:rsidP="00BF02AC">
      <w:pPr>
        <w:pStyle w:val="a4"/>
        <w:numPr>
          <w:ilvl w:val="0"/>
          <w:numId w:val="2"/>
        </w:numPr>
        <w:rPr>
          <w:lang w:eastAsia="en-GB"/>
        </w:rPr>
      </w:pPr>
      <w:r>
        <w:rPr>
          <w:lang w:eastAsia="en-GB"/>
        </w:rPr>
        <w:t xml:space="preserve">Drag &amp; drop predefined condition </w:t>
      </w:r>
      <w:commentRangeStart w:id="88"/>
      <w:r>
        <w:rPr>
          <w:b/>
          <w:lang w:eastAsia="en-GB"/>
        </w:rPr>
        <w:t xml:space="preserve">Measure Values </w:t>
      </w:r>
      <w:commentRangeEnd w:id="88"/>
      <w:r w:rsidR="007A5B9B">
        <w:rPr>
          <w:rStyle w:val="ab"/>
        </w:rPr>
        <w:commentReference w:id="88"/>
      </w:r>
      <w:r>
        <w:rPr>
          <w:lang w:eastAsia="en-GB"/>
        </w:rPr>
        <w:t xml:space="preserve">into </w:t>
      </w:r>
      <w:r>
        <w:rPr>
          <w:b/>
          <w:lang w:eastAsia="en-GB"/>
        </w:rPr>
        <w:t>Marks</w:t>
      </w:r>
      <w:r>
        <w:rPr>
          <w:lang w:eastAsia="en-GB"/>
        </w:rPr>
        <w:t xml:space="preserve"> region </w:t>
      </w:r>
      <w:r w:rsidR="002477D0">
        <w:rPr>
          <w:lang w:eastAsia="en-GB"/>
        </w:rPr>
        <w:t>(we</w:t>
      </w:r>
      <w:ins w:id="89" w:author="Owens, John   Contractor" w:date="2017-02-16T08:37:00Z">
        <w:r w:rsidR="00986232">
          <w:rPr>
            <w:lang w:eastAsia="en-GB"/>
          </w:rPr>
          <w:t xml:space="preserve"> will</w:t>
        </w:r>
      </w:ins>
      <w:del w:id="90" w:author="Owens, John   Contractor" w:date="2017-02-16T08:37:00Z">
        <w:r w:rsidR="002477D0" w:rsidDel="00986232">
          <w:rPr>
            <w:lang w:eastAsia="en-GB"/>
          </w:rPr>
          <w:delText>’ll</w:delText>
        </w:r>
      </w:del>
      <w:r w:rsidR="002477D0">
        <w:rPr>
          <w:lang w:eastAsia="en-GB"/>
        </w:rPr>
        <w:t xml:space="preserve"> use</w:t>
      </w:r>
      <w:r w:rsidRPr="00BF02AC">
        <w:rPr>
          <w:b/>
          <w:lang w:eastAsia="en-GB"/>
        </w:rPr>
        <w:t xml:space="preserve"> Text</w:t>
      </w:r>
      <w:r w:rsidR="002477D0">
        <w:rPr>
          <w:b/>
          <w:lang w:eastAsia="en-GB"/>
        </w:rPr>
        <w:t>)</w:t>
      </w:r>
      <w:r>
        <w:rPr>
          <w:b/>
          <w:lang w:eastAsia="en-GB"/>
        </w:rPr>
        <w:t>.</w:t>
      </w:r>
    </w:p>
    <w:p w14:paraId="7E58ACB4" w14:textId="77777777" w:rsidR="00BF02AC" w:rsidRPr="00BF02AC" w:rsidRDefault="002477D0" w:rsidP="00BF02AC">
      <w:pPr>
        <w:pStyle w:val="a4"/>
        <w:numPr>
          <w:ilvl w:val="0"/>
          <w:numId w:val="2"/>
        </w:numPr>
        <w:rPr>
          <w:lang w:eastAsia="en-GB"/>
        </w:rPr>
      </w:pPr>
      <w:r>
        <w:rPr>
          <w:lang w:eastAsia="en-GB"/>
        </w:rPr>
        <w:t>Now, a</w:t>
      </w:r>
      <w:r w:rsidR="00BF02AC">
        <w:rPr>
          <w:lang w:eastAsia="en-GB"/>
        </w:rPr>
        <w:t>ll filters and values will be generated automatically.</w:t>
      </w:r>
    </w:p>
    <w:p w14:paraId="7E58ACB5" w14:textId="77777777" w:rsidR="00593145" w:rsidRDefault="00593145" w:rsidP="00E164FF">
      <w:pPr>
        <w:rPr>
          <w:lang w:eastAsia="en-GB"/>
        </w:rPr>
      </w:pPr>
    </w:p>
    <w:p w14:paraId="7E58ACB6" w14:textId="77777777" w:rsidR="00BF02AC" w:rsidRDefault="00BF02AC" w:rsidP="00E164FF">
      <w:pPr>
        <w:rPr>
          <w:lang w:eastAsia="en-GB"/>
        </w:rPr>
      </w:pPr>
      <w:r>
        <w:rPr>
          <w:lang w:eastAsia="en-GB"/>
        </w:rPr>
        <w:t>Let’s end our page.</w:t>
      </w:r>
    </w:p>
    <w:p w14:paraId="7E58ACB7" w14:textId="77777777" w:rsidR="001C0169" w:rsidRDefault="00FF3559" w:rsidP="00E164FF">
      <w:pPr>
        <w:rPr>
          <w:lang w:eastAsia="en-GB"/>
        </w:rPr>
      </w:pPr>
      <w:r>
        <w:rPr>
          <w:lang w:eastAsia="en-GB"/>
        </w:rPr>
        <w:t>Y</w:t>
      </w:r>
      <w:r w:rsidR="00BF02AC">
        <w:rPr>
          <w:lang w:eastAsia="en-GB"/>
        </w:rPr>
        <w:t xml:space="preserve">ou can customize </w:t>
      </w:r>
      <w:r w:rsidR="00DC6D91" w:rsidRPr="00DC6D91">
        <w:rPr>
          <w:lang w:eastAsia="en-GB"/>
        </w:rPr>
        <w:t>the name of the worksheet</w:t>
      </w:r>
      <w:r>
        <w:rPr>
          <w:lang w:eastAsia="en-GB"/>
        </w:rPr>
        <w:t>.  W</w:t>
      </w:r>
      <w:r w:rsidR="00DC6D91" w:rsidRPr="00DC6D91">
        <w:rPr>
          <w:lang w:eastAsia="en-GB"/>
        </w:rPr>
        <w:t>ithin the cel</w:t>
      </w:r>
      <w:r w:rsidR="00DC6D91">
        <w:rPr>
          <w:lang w:eastAsia="en-GB"/>
        </w:rPr>
        <w:t>l or for each part of the sheet</w:t>
      </w:r>
      <w:r>
        <w:rPr>
          <w:lang w:eastAsia="en-GB"/>
        </w:rPr>
        <w:t xml:space="preserve">, you can </w:t>
      </w:r>
      <w:r w:rsidR="00DC6D91" w:rsidRPr="00DC6D91">
        <w:rPr>
          <w:lang w:eastAsia="en-GB"/>
        </w:rPr>
        <w:t xml:space="preserve">choose </w:t>
      </w:r>
      <w:r>
        <w:rPr>
          <w:lang w:eastAsia="en-GB"/>
        </w:rPr>
        <w:t xml:space="preserve">to customize </w:t>
      </w:r>
      <w:r w:rsidR="00BF02AC">
        <w:rPr>
          <w:lang w:eastAsia="en-GB"/>
        </w:rPr>
        <w:t xml:space="preserve">special </w:t>
      </w:r>
      <w:r w:rsidR="00DC6D91">
        <w:rPr>
          <w:lang w:eastAsia="en-GB"/>
        </w:rPr>
        <w:t xml:space="preserve">regions </w:t>
      </w:r>
      <w:r w:rsidR="00DC6D91" w:rsidRPr="00DC6D91">
        <w:rPr>
          <w:lang w:eastAsia="en-GB"/>
        </w:rPr>
        <w:t>in the left panel</w:t>
      </w:r>
      <w:r w:rsidR="00DC6D91">
        <w:rPr>
          <w:lang w:eastAsia="en-GB"/>
        </w:rPr>
        <w:t xml:space="preserve"> or select manually from </w:t>
      </w:r>
      <w:r w:rsidR="00DC6D91">
        <w:rPr>
          <w:b/>
          <w:lang w:eastAsia="en-GB"/>
        </w:rPr>
        <w:t>Format Menu.</w:t>
      </w:r>
      <w:r w:rsidR="00DC6D91">
        <w:rPr>
          <w:lang w:eastAsia="en-GB"/>
        </w:rPr>
        <w:t xml:space="preserve"> </w:t>
      </w:r>
      <w:r>
        <w:rPr>
          <w:lang w:eastAsia="en-GB"/>
        </w:rPr>
        <w:t xml:space="preserve"> </w:t>
      </w:r>
    </w:p>
    <w:p w14:paraId="7E58ACB8" w14:textId="77777777" w:rsidR="00FF3559" w:rsidRDefault="00FF3559" w:rsidP="00E164FF">
      <w:pPr>
        <w:rPr>
          <w:lang w:eastAsia="en-GB"/>
        </w:rPr>
      </w:pPr>
      <w:r>
        <w:rPr>
          <w:lang w:eastAsia="en-GB"/>
        </w:rPr>
        <w:t>You can see some of the options listed below:</w:t>
      </w:r>
    </w:p>
    <w:p w14:paraId="7E58ACB9" w14:textId="26BBB91E" w:rsidR="00DC6D91" w:rsidRDefault="00DC6D91" w:rsidP="00A912AC">
      <w:pPr>
        <w:jc w:val="center"/>
        <w:rPr>
          <w:noProof/>
          <w:lang w:val="en-GB" w:eastAsia="en-GB"/>
        </w:rPr>
        <w:pPrChange w:id="91" w:author="Bohdan Benetskyi" w:date="2017-02-22T16:59:00Z">
          <w:pPr/>
        </w:pPrChange>
      </w:pPr>
      <w:r w:rsidRPr="00DC6D91">
        <w:rPr>
          <w:noProof/>
          <w:lang w:val="en-GB" w:eastAsia="en-GB"/>
        </w:rPr>
        <w:drawing>
          <wp:inline distT="0" distB="0" distL="0" distR="0" wp14:anchorId="7E58AD25" wp14:editId="7E58AD26">
            <wp:extent cx="2139665" cy="2733675"/>
            <wp:effectExtent l="0" t="0" r="0" b="0"/>
            <wp:docPr id="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421" cy="2758915"/>
                    </a:xfrm>
                    <a:prstGeom prst="rect">
                      <a:avLst/>
                    </a:prstGeom>
                    <a:ln/>
                  </pic:spPr>
                </pic:pic>
              </a:graphicData>
            </a:graphic>
          </wp:inline>
        </w:drawing>
      </w:r>
      <w:r w:rsidRPr="00DC6D91">
        <w:rPr>
          <w:noProof/>
          <w:lang w:val="en-GB" w:eastAsia="en-GB"/>
        </w:rPr>
        <w:drawing>
          <wp:inline distT="0" distB="0" distL="0" distR="0" wp14:anchorId="7E58AD27" wp14:editId="7E58AD28">
            <wp:extent cx="2521041" cy="2686050"/>
            <wp:effectExtent l="0" t="0" r="0" b="0"/>
            <wp:docPr id="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8040" cy="2714816"/>
                    </a:xfrm>
                    <a:prstGeom prst="rect">
                      <a:avLst/>
                    </a:prstGeom>
                    <a:ln/>
                  </pic:spPr>
                </pic:pic>
              </a:graphicData>
            </a:graphic>
          </wp:inline>
        </w:drawing>
      </w:r>
    </w:p>
    <w:p w14:paraId="7E58ACBA" w14:textId="77777777" w:rsidR="00DC6D91" w:rsidRDefault="00DC6D91" w:rsidP="00E164FF">
      <w:pPr>
        <w:rPr>
          <w:noProof/>
          <w:lang w:val="en-GB" w:eastAsia="en-GB"/>
        </w:rPr>
      </w:pPr>
    </w:p>
    <w:p w14:paraId="7E58ACBB" w14:textId="77777777" w:rsidR="00DC6D91" w:rsidRDefault="00DC6D91" w:rsidP="00E164FF">
      <w:pPr>
        <w:rPr>
          <w:noProof/>
          <w:lang w:val="en-GB" w:eastAsia="en-GB"/>
        </w:rPr>
      </w:pPr>
    </w:p>
    <w:p w14:paraId="7E58ACBC" w14:textId="77777777" w:rsidR="00DC6D91" w:rsidRDefault="00DC6D91" w:rsidP="00E164FF">
      <w:pPr>
        <w:rPr>
          <w:noProof/>
          <w:lang w:val="en-GB" w:eastAsia="en-GB"/>
        </w:rPr>
      </w:pPr>
    </w:p>
    <w:p w14:paraId="7E58ACBD" w14:textId="77777777" w:rsidR="00DC6D91" w:rsidRDefault="00DC6D91" w:rsidP="00E164FF">
      <w:pPr>
        <w:rPr>
          <w:noProof/>
          <w:lang w:val="en-GB" w:eastAsia="en-GB"/>
        </w:rPr>
      </w:pPr>
    </w:p>
    <w:p w14:paraId="7E58ACBE" w14:textId="77777777" w:rsidR="00DC6D91" w:rsidRDefault="00DC6D91" w:rsidP="00E164FF">
      <w:pPr>
        <w:rPr>
          <w:noProof/>
          <w:lang w:val="en-GB" w:eastAsia="en-GB"/>
        </w:rPr>
      </w:pPr>
    </w:p>
    <w:p w14:paraId="7E58ACBF" w14:textId="77777777" w:rsidR="00DC6D91" w:rsidRDefault="00DC6D91" w:rsidP="00E164FF">
      <w:pPr>
        <w:rPr>
          <w:noProof/>
          <w:lang w:val="en-GB" w:eastAsia="en-GB"/>
        </w:rPr>
      </w:pPr>
      <w:r w:rsidRPr="00445D7C">
        <w:rPr>
          <w:noProof/>
          <w:lang w:val="en-GB" w:eastAsia="en-GB"/>
        </w:rPr>
        <mc:AlternateContent>
          <mc:Choice Requires="wpc">
            <w:drawing>
              <wp:anchor distT="0" distB="0" distL="114300" distR="114300" simplePos="0" relativeHeight="251692032" behindDoc="0" locked="1" layoutInCell="1" allowOverlap="1" wp14:anchorId="7E58AD29" wp14:editId="7E58AD2A">
                <wp:simplePos x="0" y="0"/>
                <wp:positionH relativeFrom="page">
                  <wp:posOffset>809625</wp:posOffset>
                </wp:positionH>
                <wp:positionV relativeFrom="page">
                  <wp:posOffset>528955</wp:posOffset>
                </wp:positionV>
                <wp:extent cx="6152515" cy="1845945"/>
                <wp:effectExtent l="0" t="0" r="635" b="1905"/>
                <wp:wrapTopAndBottom/>
                <wp:docPr id="9243" name="Полотно 9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35" name="Рисунок 923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36" name="Блок-схема: альтернативний процес 923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7" name="Рисунок 9237"/>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38" name="Блок-схема: альтернативний процес 923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2" w:author="Bohdan Benetskyi" w:date="2017-02-22T11:11:00Z">
                                <w:r w:rsidDel="00957975">
                                  <w:rPr>
                                    <w:rFonts w:eastAsia="Times New Roman"/>
                                    <w:sz w:val="16"/>
                                    <w:szCs w:val="16"/>
                                  </w:rPr>
                                  <w:delText>Report</w:delText>
                                </w:r>
                              </w:del>
                              <w:ins w:id="93"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9" name="Блок-схема: альтернативний процес 923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40" name="Блок-схема: альтернативний процес 924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2" name="Рисунок 9242"/>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29" id="Полотно 9243" o:spid="_x0000_s1103" editas="canvas" style="position:absolute;margin-left:63.75pt;margin-top:41.65pt;width:484.45pt;height:145.35pt;z-index:25169203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EH/TSGWBQAA4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104" type="#_x0000_t75" style="position:absolute;width:61525;height:18459;visibility:visible;mso-wrap-style:square">
                  <v:fill o:detectmouseclick="t"/>
                  <v:path o:connecttype="none"/>
                </v:shape>
                <v:shape id="Рисунок 9235" o:spid="_x0000_s110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">
                  <v:imagedata r:id="rId13" o:title=""/>
                  <v:path arrowok="t"/>
                  <o:lock v:ext="edit" aspectratio="f"/>
                </v:shape>
                <v:shape id="Блок-схема: альтернативний процес 9236" o:spid="_x0000_s110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" fillcolor="#c0504d" strokecolor="#f9f9f9" strokeweight="3pt">
                  <v:textbo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37" o:spid="_x0000_s1107"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">
                  <v:imagedata r:id="rId14" o:title=""/>
                </v:shape>
                <v:shape id="Блок-схема: альтернативний процес 9238" o:spid="_x0000_s110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" fillcolor="#9bbb59" strokecolor="#f9f9f9" strokeweight="3pt">
                  <v:textbo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4" w:author="Bohdan Benetskyi" w:date="2017-02-22T11:11:00Z">
                          <w:r w:rsidDel="00957975">
                            <w:rPr>
                              <w:rFonts w:eastAsia="Times New Roman"/>
                              <w:sz w:val="16"/>
                              <w:szCs w:val="16"/>
                            </w:rPr>
                            <w:delText>Report</w:delText>
                          </w:r>
                        </w:del>
                        <w:ins w:id="95" w:author="Bohdan Benetskyi" w:date="2017-02-22T11:11:00Z">
                          <w:r w:rsidR="00957975">
                            <w:rPr>
                              <w:rFonts w:eastAsia="Times New Roman"/>
                              <w:sz w:val="16"/>
                              <w:szCs w:val="16"/>
                            </w:rPr>
                            <w:t>Worksheet</w:t>
                          </w:r>
                        </w:ins>
                      </w:p>
                    </w:txbxContent>
                  </v:textbox>
                </v:shape>
                <v:shape id="Блок-схема: альтернативний процес 9239" o:spid="_x0000_s110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" fillcolor="#8064a2" strokecolor="#f9f9f9" strokeweight="3pt">
                  <v:textbo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40" o:spid="_x0000_s111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" fillcolor="#4f81bd" strokecolor="#f9f9f9" strokeweight="3pt">
                  <v:textbo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42" o:spid="_x0000_s111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">
                  <v:imagedata r:id="rId24" o:title=""/>
                  <v:path arrowok="t"/>
                </v:shape>
                <w10:wrap type="topAndBottom" anchorx="page" anchory="page"/>
                <w10:anchorlock/>
              </v:group>
            </w:pict>
          </mc:Fallback>
        </mc:AlternateContent>
      </w:r>
    </w:p>
    <w:p w14:paraId="7E58ACC0" w14:textId="14C19AD9" w:rsidR="00DC6D91" w:rsidRDefault="00DC6D91" w:rsidP="00A912AC">
      <w:pPr>
        <w:jc w:val="center"/>
        <w:rPr>
          <w:noProof/>
          <w:lang w:val="en-GB" w:eastAsia="en-GB"/>
        </w:rPr>
        <w:pPrChange w:id="96" w:author="Bohdan Benetskyi" w:date="2017-02-22T16:59:00Z">
          <w:pPr/>
        </w:pPrChange>
      </w:pPr>
      <w:r w:rsidRPr="00DC6D91">
        <w:rPr>
          <w:noProof/>
          <w:lang w:val="en-GB" w:eastAsia="en-GB"/>
        </w:rPr>
        <w:drawing>
          <wp:inline distT="0" distB="0" distL="0" distR="0" wp14:anchorId="7E58AD2B" wp14:editId="7E58AD2C">
            <wp:extent cx="1874837" cy="3048000"/>
            <wp:effectExtent l="0" t="0" r="0" b="0"/>
            <wp:docPr id="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4837" cy="3048000"/>
                    </a:xfrm>
                    <a:prstGeom prst="rect">
                      <a:avLst/>
                    </a:prstGeom>
                    <a:ln/>
                  </pic:spPr>
                </pic:pic>
              </a:graphicData>
            </a:graphic>
          </wp:inline>
        </w:drawing>
      </w:r>
      <w:r w:rsidRPr="00DC6D91">
        <w:rPr>
          <w:noProof/>
          <w:lang w:val="en-GB" w:eastAsia="en-GB"/>
        </w:rPr>
        <w:drawing>
          <wp:inline distT="0" distB="0" distL="0" distR="0" wp14:anchorId="7E58AD2D" wp14:editId="7E58AD2E">
            <wp:extent cx="1748162" cy="3048000"/>
            <wp:effectExtent l="0" t="0" r="4445" b="0"/>
            <wp:docPr id="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0183" cy="3051524"/>
                    </a:xfrm>
                    <a:prstGeom prst="rect">
                      <a:avLst/>
                    </a:prstGeom>
                    <a:ln/>
                  </pic:spPr>
                </pic:pic>
              </a:graphicData>
            </a:graphic>
          </wp:inline>
        </w:drawing>
      </w:r>
    </w:p>
    <w:p w14:paraId="7E58ACC1" w14:textId="77777777" w:rsidR="00DC6D91" w:rsidRDefault="00DC6D91" w:rsidP="00E164FF">
      <w:pPr>
        <w:rPr>
          <w:noProof/>
          <w:lang w:val="en-GB" w:eastAsia="en-GB"/>
        </w:rPr>
      </w:pPr>
    </w:p>
    <w:p w14:paraId="7E58ACC2" w14:textId="77777777" w:rsidR="00DC6D91" w:rsidRDefault="00DC6D91" w:rsidP="00E164FF">
      <w:pPr>
        <w:rPr>
          <w:noProof/>
          <w:lang w:val="en-GB" w:eastAsia="en-GB"/>
        </w:rPr>
      </w:pPr>
      <w:r>
        <w:rPr>
          <w:noProof/>
          <w:lang w:val="en-GB" w:eastAsia="en-GB"/>
        </w:rPr>
        <w:t>Here is couple more important options:</w:t>
      </w:r>
    </w:p>
    <w:p w14:paraId="7E58ACC3" w14:textId="77777777" w:rsidR="00DC6D91" w:rsidRDefault="00DC6D91" w:rsidP="00E164FF">
      <w:pPr>
        <w:rPr>
          <w:noProof/>
          <w:lang w:val="en-GB" w:eastAsia="en-GB"/>
        </w:rPr>
      </w:pPr>
    </w:p>
    <w:p w14:paraId="7E58ACC4" w14:textId="77777777" w:rsidR="00DC6D91" w:rsidRPr="00DC6D91" w:rsidRDefault="00DC6D91" w:rsidP="00DC6D91">
      <w:pPr>
        <w:pStyle w:val="a4"/>
        <w:numPr>
          <w:ilvl w:val="0"/>
          <w:numId w:val="3"/>
        </w:numPr>
        <w:rPr>
          <w:noProof/>
          <w:lang w:val="en-GB" w:eastAsia="en-GB"/>
        </w:rPr>
      </w:pPr>
      <w:r>
        <w:rPr>
          <w:noProof/>
          <w:lang w:val="en-GB" w:eastAsia="en-GB"/>
        </w:rPr>
        <w:t>Creation of total rows for couning views:</w:t>
      </w:r>
    </w:p>
    <w:p w14:paraId="7E58ACC5" w14:textId="77777777" w:rsidR="00DC6D91" w:rsidRDefault="00DC6D91" w:rsidP="00A912AC">
      <w:pPr>
        <w:jc w:val="center"/>
        <w:rPr>
          <w:lang w:eastAsia="en-GB"/>
        </w:rPr>
        <w:pPrChange w:id="97" w:author="Bohdan Benetskyi" w:date="2017-02-22T16:59:00Z">
          <w:pPr/>
        </w:pPrChange>
      </w:pPr>
      <w:r w:rsidRPr="00DC6D91">
        <w:rPr>
          <w:noProof/>
          <w:lang w:val="en-GB" w:eastAsia="en-GB"/>
        </w:rPr>
        <w:drawing>
          <wp:inline distT="0" distB="0" distL="0" distR="0" wp14:anchorId="7E58AD2F" wp14:editId="7E58AD30">
            <wp:extent cx="2446568" cy="2324100"/>
            <wp:effectExtent l="0" t="0" r="0" b="0"/>
            <wp:docPr id="1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8232" cy="2344679"/>
                    </a:xfrm>
                    <a:prstGeom prst="rect">
                      <a:avLst/>
                    </a:prstGeom>
                    <a:ln/>
                  </pic:spPr>
                </pic:pic>
              </a:graphicData>
            </a:graphic>
          </wp:inline>
        </w:drawing>
      </w:r>
    </w:p>
    <w:p w14:paraId="7E58ACC6" w14:textId="77777777" w:rsidR="00F03460" w:rsidRDefault="00F03460" w:rsidP="00F03460">
      <w:pPr>
        <w:pStyle w:val="a4"/>
        <w:rPr>
          <w:lang w:eastAsia="en-GB"/>
        </w:rPr>
      </w:pPr>
      <w:r w:rsidRPr="00445D7C">
        <w:rPr>
          <w:noProof/>
          <w:lang w:val="en-GB" w:eastAsia="en-GB"/>
        </w:rPr>
        <mc:AlternateContent>
          <mc:Choice Requires="wpc">
            <w:drawing>
              <wp:anchor distT="0" distB="0" distL="114300" distR="114300" simplePos="0" relativeHeight="251694080" behindDoc="0" locked="1" layoutInCell="1" allowOverlap="1" wp14:anchorId="7E58AD31" wp14:editId="7E58AD32">
                <wp:simplePos x="0" y="0"/>
                <wp:positionH relativeFrom="page">
                  <wp:posOffset>809625</wp:posOffset>
                </wp:positionH>
                <wp:positionV relativeFrom="page">
                  <wp:posOffset>528955</wp:posOffset>
                </wp:positionV>
                <wp:extent cx="6152515" cy="1845945"/>
                <wp:effectExtent l="0" t="0" r="635" b="1905"/>
                <wp:wrapTopAndBottom/>
                <wp:docPr id="14344" name="Полотно 14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44" name="Рисунок 924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45" name="Блок-схема: альтернативний процес 924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6" name="Рисунок 9246"/>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47" name="Блок-схема: альтернативний процес 924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98" w:author="Bohdan Benetskyi" w:date="2017-02-22T11:11:00Z">
                                <w:r w:rsidDel="00957975">
                                  <w:rPr>
                                    <w:rFonts w:eastAsia="Times New Roman"/>
                                    <w:sz w:val="16"/>
                                    <w:szCs w:val="16"/>
                                  </w:rPr>
                                  <w:delText>Report</w:delText>
                                </w:r>
                              </w:del>
                              <w:ins w:id="99"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6" name="Блок-схема: альтернативний процес 1433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7" name="Блок-схема: альтернативний процес 14337"/>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3" name="Рисунок 14343"/>
                          <pic:cNvPicPr>
                            <a:picLocks noChangeAspect="1"/>
                          </pic:cNvPicPr>
                        </pic:nvPicPr>
                        <pic:blipFill>
                          <a:blip r:embed="rId23"/>
                          <a:stretch>
                            <a:fillRect/>
                          </a:stretch>
                        </pic:blipFill>
                        <pic:spPr>
                          <a:xfrm>
                            <a:off x="352426" y="75225"/>
                            <a:ext cx="485480" cy="476250"/>
                          </a:xfrm>
                          <a:prstGeom prst="rect">
                            <a:avLst/>
                          </a:prstGeom>
                        </pic:spPr>
                      </pic:pic>
                    </wpc:wpc>
                  </a:graphicData>
                </a:graphic>
              </wp:anchor>
            </w:drawing>
          </mc:Choice>
          <mc:Fallback>
            <w:pict>
              <v:group w14:anchorId="7E58AD31" id="Полотно 14344" o:spid="_x0000_s1112" editas="canvas" style="position:absolute;left:0;text-align:left;margin-left:63.75pt;margin-top:41.65pt;width:484.45pt;height:145.35pt;z-index:25169408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">
                <v:shape id="_x0000_s1113" type="#_x0000_t75" style="position:absolute;width:61525;height:18459;visibility:visible;mso-wrap-style:square">
                  <v:fill o:detectmouseclick="t"/>
                  <v:path o:connecttype="none"/>
                </v:shape>
                <v:shape id="Рисунок 9244"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">
                  <v:imagedata r:id="rId13" o:title=""/>
                  <v:path arrowok="t"/>
                  <o:lock v:ext="edit" aspectratio="f"/>
                </v:shape>
                <v:shape id="Блок-схема: альтернативний процес 9245"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" fillcolor="#c0504d" strokecolor="#f9f9f9" strokeweight="3pt">
                  <v:textbo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46" o:spid="_x0000_s111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">
                  <v:imagedata r:id="rId14" o:title=""/>
                </v:shape>
                <v:shape id="Блок-схема: альтернативний процес 9247"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" fillcolor="#9bbb59" strokecolor="#f9f9f9" strokeweight="3pt">
                  <v:textbo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0" w:author="Bohdan Benetskyi" w:date="2017-02-22T11:11:00Z">
                          <w:r w:rsidDel="00957975">
                            <w:rPr>
                              <w:rFonts w:eastAsia="Times New Roman"/>
                              <w:sz w:val="16"/>
                              <w:szCs w:val="16"/>
                            </w:rPr>
                            <w:delText>Report</w:delText>
                          </w:r>
                        </w:del>
                        <w:ins w:id="101" w:author="Bohdan Benetskyi" w:date="2017-02-22T11:11:00Z">
                          <w:r w:rsidR="00957975">
                            <w:rPr>
                              <w:rFonts w:eastAsia="Times New Roman"/>
                              <w:sz w:val="16"/>
                              <w:szCs w:val="16"/>
                            </w:rPr>
                            <w:t>Worksheet</w:t>
                          </w:r>
                        </w:ins>
                      </w:p>
                    </w:txbxContent>
                  </v:textbox>
                </v:shape>
                <v:shape id="Блок-схема: альтернативний процес 14336"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" fillcolor="#8064a2" strokecolor="#f9f9f9" strokeweight="3pt">
                  <v:textbo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37" o:spid="_x0000_s111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" fillcolor="#4f81bd" strokecolor="#f9f9f9" strokeweight="3pt">
                  <v:textbo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43" o:spid="_x0000_s112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">
                  <v:imagedata r:id="rId24" o:title=""/>
                  <v:path arrowok="t"/>
                </v:shape>
                <w10:wrap type="topAndBottom" anchorx="page" anchory="page"/>
                <w10:anchorlock/>
              </v:group>
            </w:pict>
          </mc:Fallback>
        </mc:AlternateContent>
      </w:r>
    </w:p>
    <w:p w14:paraId="7E58ACC7" w14:textId="77777777" w:rsidR="00F03460" w:rsidRDefault="00F03460" w:rsidP="00F03460">
      <w:pPr>
        <w:pStyle w:val="a4"/>
        <w:numPr>
          <w:ilvl w:val="0"/>
          <w:numId w:val="3"/>
        </w:numPr>
        <w:rPr>
          <w:lang w:eastAsia="en-GB"/>
        </w:rPr>
      </w:pPr>
      <w:r>
        <w:rPr>
          <w:lang w:eastAsia="en-GB"/>
        </w:rPr>
        <w:t xml:space="preserve">Enable </w:t>
      </w:r>
      <w:r w:rsidR="00FF3559">
        <w:rPr>
          <w:lang w:eastAsia="en-GB"/>
        </w:rPr>
        <w:t>the title by selection “Show Title”</w:t>
      </w:r>
      <w:r>
        <w:rPr>
          <w:lang w:eastAsia="en-GB"/>
        </w:rPr>
        <w:t>:</w:t>
      </w:r>
    </w:p>
    <w:p w14:paraId="7E58ACC8" w14:textId="77777777" w:rsidR="00DC6D91" w:rsidRDefault="00DC6D91" w:rsidP="00A912AC">
      <w:pPr>
        <w:jc w:val="center"/>
        <w:rPr>
          <w:lang w:eastAsia="en-GB"/>
        </w:rPr>
        <w:pPrChange w:id="102" w:author="Bohdan Benetskyi" w:date="2017-02-22T16:59:00Z">
          <w:pPr/>
        </w:pPrChange>
      </w:pPr>
      <w:r w:rsidRPr="00DC6D91">
        <w:rPr>
          <w:noProof/>
          <w:lang w:val="en-GB" w:eastAsia="en-GB"/>
        </w:rPr>
        <w:drawing>
          <wp:inline distT="0" distB="0" distL="0" distR="0" wp14:anchorId="7E58AD33" wp14:editId="7E58AD34">
            <wp:extent cx="2400300" cy="3000375"/>
            <wp:effectExtent l="0" t="0" r="0" b="9525"/>
            <wp:docPr id="1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3000375"/>
                    </a:xfrm>
                    <a:prstGeom prst="rect">
                      <a:avLst/>
                    </a:prstGeom>
                    <a:ln/>
                  </pic:spPr>
                </pic:pic>
              </a:graphicData>
            </a:graphic>
          </wp:inline>
        </w:drawing>
      </w:r>
    </w:p>
    <w:p w14:paraId="7E58ACC9" w14:textId="77777777" w:rsidR="00F03460" w:rsidRDefault="00F03460" w:rsidP="00F03460">
      <w:pPr>
        <w:pStyle w:val="a4"/>
        <w:numPr>
          <w:ilvl w:val="0"/>
          <w:numId w:val="3"/>
        </w:numPr>
        <w:rPr>
          <w:lang w:eastAsia="en-GB"/>
        </w:rPr>
      </w:pPr>
      <w:r>
        <w:rPr>
          <w:lang w:eastAsia="en-GB"/>
        </w:rPr>
        <w:t>After double click</w:t>
      </w:r>
      <w:r w:rsidR="00FF3559">
        <w:rPr>
          <w:lang w:eastAsia="en-GB"/>
        </w:rPr>
        <w:t>ing</w:t>
      </w:r>
      <w:r>
        <w:rPr>
          <w:lang w:eastAsia="en-GB"/>
        </w:rPr>
        <w:t xml:space="preserve"> you will get </w:t>
      </w:r>
      <w:r w:rsidR="00FF3559">
        <w:rPr>
          <w:lang w:eastAsia="en-GB"/>
        </w:rPr>
        <w:t xml:space="preserve">a </w:t>
      </w:r>
      <w:r>
        <w:rPr>
          <w:lang w:eastAsia="en-GB"/>
        </w:rPr>
        <w:t xml:space="preserve">modal window with </w:t>
      </w:r>
      <w:r w:rsidR="00FF3559">
        <w:rPr>
          <w:lang w:eastAsia="en-GB"/>
        </w:rPr>
        <w:t>the abilit</w:t>
      </w:r>
      <w:r>
        <w:rPr>
          <w:lang w:eastAsia="en-GB"/>
        </w:rPr>
        <w:t>y to edit it:</w:t>
      </w:r>
    </w:p>
    <w:p w14:paraId="7E58ACCA" w14:textId="77777777" w:rsidR="00DC6D91" w:rsidRDefault="00DC6D91" w:rsidP="00A912AC">
      <w:pPr>
        <w:jc w:val="center"/>
        <w:rPr>
          <w:lang w:eastAsia="en-GB"/>
        </w:rPr>
        <w:pPrChange w:id="103" w:author="Bohdan Benetskyi" w:date="2017-02-22T16:59:00Z">
          <w:pPr/>
        </w:pPrChange>
      </w:pPr>
      <w:r w:rsidRPr="00DC6D91">
        <w:rPr>
          <w:noProof/>
          <w:lang w:val="en-GB" w:eastAsia="en-GB"/>
        </w:rPr>
        <w:drawing>
          <wp:inline distT="0" distB="0" distL="0" distR="0" wp14:anchorId="7E58AD35" wp14:editId="7E58AD36">
            <wp:extent cx="3448173" cy="2124075"/>
            <wp:effectExtent l="0" t="0" r="0" b="0"/>
            <wp:docPr id="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4772" cy="2128140"/>
                    </a:xfrm>
                    <a:prstGeom prst="rect">
                      <a:avLst/>
                    </a:prstGeom>
                    <a:ln/>
                  </pic:spPr>
                </pic:pic>
              </a:graphicData>
            </a:graphic>
          </wp:inline>
        </w:drawing>
      </w:r>
    </w:p>
    <w:p w14:paraId="7E58ACCB" w14:textId="77777777" w:rsidR="001C0169" w:rsidRDefault="001C0169" w:rsidP="00E164FF">
      <w:pPr>
        <w:rPr>
          <w:lang w:eastAsia="en-GB"/>
        </w:rPr>
      </w:pPr>
    </w:p>
    <w:p w14:paraId="7E58ACCC" w14:textId="17BD35FD" w:rsidR="00F03460" w:rsidRDefault="00FF3559" w:rsidP="00E164FF">
      <w:pPr>
        <w:rPr>
          <w:lang w:eastAsia="en-GB"/>
        </w:rPr>
      </w:pPr>
      <w:r>
        <w:rPr>
          <w:lang w:eastAsia="en-GB"/>
        </w:rPr>
        <w:t>Your</w:t>
      </w:r>
      <w:r w:rsidR="00F03460">
        <w:rPr>
          <w:lang w:eastAsia="en-GB"/>
        </w:rPr>
        <w:t xml:space="preserve"> </w:t>
      </w:r>
      <w:r w:rsidR="00F03460" w:rsidRPr="00F03460">
        <w:rPr>
          <w:b/>
          <w:lang w:eastAsia="en-GB"/>
        </w:rPr>
        <w:t xml:space="preserve">Region </w:t>
      </w:r>
      <w:del w:id="104" w:author="Bohdan Benetskyi" w:date="2017-02-22T11:10:00Z">
        <w:r w:rsidR="00F03460" w:rsidRPr="00F03460" w:rsidDel="00957975">
          <w:rPr>
            <w:b/>
            <w:lang w:eastAsia="en-GB"/>
          </w:rPr>
          <w:delText>Report</w:delText>
        </w:r>
      </w:del>
      <w:ins w:id="105" w:author="Bohdan Benetskyi" w:date="2017-02-22T11:10:00Z">
        <w:r w:rsidR="00957975">
          <w:rPr>
            <w:b/>
            <w:lang w:eastAsia="en-GB"/>
          </w:rPr>
          <w:t>Worksheet</w:t>
        </w:r>
      </w:ins>
      <w:r w:rsidR="00F03460">
        <w:rPr>
          <w:b/>
          <w:lang w:eastAsia="en-GB"/>
        </w:rPr>
        <w:t xml:space="preserve"> </w:t>
      </w:r>
      <w:r w:rsidR="00F03460">
        <w:rPr>
          <w:lang w:eastAsia="en-GB"/>
        </w:rPr>
        <w:t xml:space="preserve">worksheet is </w:t>
      </w:r>
      <w:r>
        <w:rPr>
          <w:lang w:eastAsia="en-GB"/>
        </w:rPr>
        <w:t>now completed</w:t>
      </w:r>
      <w:r w:rsidR="00F03460">
        <w:rPr>
          <w:lang w:eastAsia="en-GB"/>
        </w:rPr>
        <w:t>.</w:t>
      </w:r>
    </w:p>
    <w:p w14:paraId="7E58ACCD" w14:textId="77777777" w:rsidR="00F03460" w:rsidRDefault="00F03460" w:rsidP="00E164FF">
      <w:pPr>
        <w:rPr>
          <w:lang w:eastAsia="en-GB"/>
        </w:rPr>
      </w:pPr>
    </w:p>
    <w:p w14:paraId="7E58ACCE" w14:textId="77777777" w:rsidR="00F03460" w:rsidRDefault="00F03460" w:rsidP="00E164FF">
      <w:pPr>
        <w:rPr>
          <w:lang w:eastAsia="en-GB"/>
        </w:rPr>
      </w:pPr>
      <w:r w:rsidRPr="00445D7C">
        <w:rPr>
          <w:noProof/>
          <w:lang w:val="en-GB" w:eastAsia="en-GB"/>
        </w:rPr>
        <mc:AlternateContent>
          <mc:Choice Requires="wpc">
            <w:drawing>
              <wp:anchor distT="0" distB="0" distL="114300" distR="114300" simplePos="0" relativeHeight="251696128" behindDoc="0" locked="1" layoutInCell="1" allowOverlap="1" wp14:anchorId="7E58AD37" wp14:editId="7E58AD38">
                <wp:simplePos x="0" y="0"/>
                <wp:positionH relativeFrom="page">
                  <wp:posOffset>809625</wp:posOffset>
                </wp:positionH>
                <wp:positionV relativeFrom="page">
                  <wp:posOffset>528955</wp:posOffset>
                </wp:positionV>
                <wp:extent cx="6152515" cy="1845945"/>
                <wp:effectExtent l="0" t="0" r="635" b="1905"/>
                <wp:wrapTopAndBottom/>
                <wp:docPr id="14353" name="Полотно 14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45" name="Рисунок 1434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46" name="Блок-схема: альтернативний процес 1434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7" name="Рисунок 14347"/>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48" name="Блок-схема: альтернативний процес 1434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6" w:author="Bohdan Benetskyi" w:date="2017-02-22T11:11:00Z">
                                <w:r w:rsidDel="00957975">
                                  <w:rPr>
                                    <w:rFonts w:eastAsia="Times New Roman"/>
                                    <w:sz w:val="16"/>
                                    <w:szCs w:val="16"/>
                                  </w:rPr>
                                  <w:delText>Report</w:delText>
                                </w:r>
                              </w:del>
                              <w:ins w:id="107"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49" name="Блок-схема: альтернативний процес 1434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0" name="Блок-схема: альтернативний процес 1435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2" name="Рисунок 14352"/>
                          <pic:cNvPicPr>
                            <a:picLocks noChangeAspect="1"/>
                          </pic:cNvPicPr>
                        </pic:nvPicPr>
                        <pic:blipFill>
                          <a:blip r:embed="rId23"/>
                          <a:stretch>
                            <a:fillRect/>
                          </a:stretch>
                        </pic:blipFill>
                        <pic:spPr>
                          <a:xfrm>
                            <a:off x="352426" y="75225"/>
                            <a:ext cx="485480" cy="476250"/>
                          </a:xfrm>
                          <a:prstGeom prst="rect">
                            <a:avLst/>
                          </a:prstGeom>
                        </pic:spPr>
                      </pic:pic>
                      <pic:pic xmlns:pic="http://schemas.openxmlformats.org/drawingml/2006/picture">
                        <pic:nvPicPr>
                          <pic:cNvPr id="150" name="Рисунок 150"/>
                          <pic:cNvPicPr/>
                        </pic:nvPicPr>
                        <pic:blipFill>
                          <a:blip r:embed="rId23"/>
                          <a:stretch>
                            <a:fillRect/>
                          </a:stretch>
                        </pic:blipFill>
                        <pic:spPr>
                          <a:xfrm>
                            <a:off x="1494450" y="75225"/>
                            <a:ext cx="485140" cy="476250"/>
                          </a:xfrm>
                          <a:prstGeom prst="rect">
                            <a:avLst/>
                          </a:prstGeom>
                        </pic:spPr>
                      </pic:pic>
                    </wpc:wpc>
                  </a:graphicData>
                </a:graphic>
              </wp:anchor>
            </w:drawing>
          </mc:Choice>
          <mc:Fallback>
            <w:pict>
              <v:group w14:anchorId="7E58AD37" id="Полотно 14353" o:spid="_x0000_s1121" editas="canvas" style="position:absolute;margin-left:63.75pt;margin-top:41.65pt;width:484.45pt;height:145.35pt;z-index:25169612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">
                <v:shape id="_x0000_s1122" type="#_x0000_t75" style="position:absolute;width:61525;height:18459;visibility:visible;mso-wrap-style:square">
                  <v:fill o:detectmouseclick="t"/>
                  <v:path o:connecttype="none"/>
                </v:shape>
                <v:shape id="Рисунок 14345" o:spid="_x0000_s112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">
                  <v:imagedata r:id="rId13" o:title=""/>
                  <v:path arrowok="t"/>
                  <o:lock v:ext="edit" aspectratio="f"/>
                </v:shape>
                <v:shape id="Блок-схема: альтернативний процес 14346" o:spid="_x0000_s112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" fillcolor="#c0504d" strokecolor="#f9f9f9" strokeweight="3pt">
                  <v:textbo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47" o:spid="_x0000_s112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">
                  <v:imagedata r:id="rId14" o:title=""/>
                </v:shape>
                <v:shape id="Блок-схема: альтернативний процес 14348" o:spid="_x0000_s112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" fillcolor="#9bbb59" strokecolor="#f9f9f9" strokeweight="3pt">
                  <v:textbo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8" w:author="Bohdan Benetskyi" w:date="2017-02-22T11:11:00Z">
                          <w:r w:rsidDel="00957975">
                            <w:rPr>
                              <w:rFonts w:eastAsia="Times New Roman"/>
                              <w:sz w:val="16"/>
                              <w:szCs w:val="16"/>
                            </w:rPr>
                            <w:delText>Report</w:delText>
                          </w:r>
                        </w:del>
                        <w:ins w:id="109" w:author="Bohdan Benetskyi" w:date="2017-02-22T11:11:00Z">
                          <w:r w:rsidR="00957975">
                            <w:rPr>
                              <w:rFonts w:eastAsia="Times New Roman"/>
                              <w:sz w:val="16"/>
                              <w:szCs w:val="16"/>
                            </w:rPr>
                            <w:t>Worksheet</w:t>
                          </w:r>
                        </w:ins>
                      </w:p>
                    </w:txbxContent>
                  </v:textbox>
                </v:shape>
                <v:shape id="Блок-схема: альтернативний процес 14349" o:spid="_x0000_s112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" fillcolor="#8064a2" strokecolor="#f9f9f9" strokeweight="3pt">
                  <v:textbo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0" o:spid="_x0000_s112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" fillcolor="#4f81bd" strokecolor="#f9f9f9" strokeweight="3pt">
                  <v:textbo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52" o:spid="_x0000_s112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">
                  <v:imagedata r:id="rId24" o:title=""/>
                  <v:path arrowok="t"/>
                </v:shape>
                <v:shape id="Рисунок 150" o:spid="_x0000_s113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">
                  <v:imagedata r:id="rId24" o:title=""/>
                </v:shape>
                <w10:wrap type="topAndBottom" anchorx="page" anchory="page"/>
                <w10:anchorlock/>
              </v:group>
            </w:pict>
          </mc:Fallback>
        </mc:AlternateContent>
      </w:r>
    </w:p>
    <w:p w14:paraId="7E58ACCF" w14:textId="77777777" w:rsidR="00F03460" w:rsidRDefault="00ED1412" w:rsidP="00ED1412">
      <w:pPr>
        <w:pStyle w:val="2"/>
        <w:jc w:val="center"/>
        <w:rPr>
          <w:lang w:eastAsia="en-GB"/>
        </w:rPr>
      </w:pPr>
      <w:bookmarkStart w:id="110" w:name="_Toc472769316"/>
      <w:r>
        <w:rPr>
          <w:lang w:eastAsia="en-GB"/>
        </w:rPr>
        <w:t>Create Bar Chart</w:t>
      </w:r>
      <w:bookmarkEnd w:id="110"/>
    </w:p>
    <w:p w14:paraId="7E58ACD0" w14:textId="77777777" w:rsidR="00ED1412" w:rsidRDefault="00ED1412" w:rsidP="00ED1412">
      <w:pPr>
        <w:rPr>
          <w:lang w:eastAsia="en-GB"/>
        </w:rPr>
      </w:pPr>
    </w:p>
    <w:p w14:paraId="7E58ACD1" w14:textId="77777777" w:rsidR="00ED1412" w:rsidRPr="00ED1412" w:rsidRDefault="00ED1412" w:rsidP="00ED1412">
      <w:pPr>
        <w:rPr>
          <w:lang w:eastAsia="en-GB"/>
        </w:rPr>
      </w:pPr>
    </w:p>
    <w:p w14:paraId="7E58ACD2" w14:textId="77777777" w:rsidR="00F03460" w:rsidRDefault="00FF3559" w:rsidP="00E164FF">
      <w:pPr>
        <w:rPr>
          <w:lang w:eastAsia="en-GB"/>
        </w:rPr>
      </w:pPr>
      <w:r>
        <w:rPr>
          <w:lang w:eastAsia="en-GB"/>
        </w:rPr>
        <w:t>To</w:t>
      </w:r>
      <w:r w:rsidR="00ED1412">
        <w:rPr>
          <w:lang w:eastAsia="en-GB"/>
        </w:rPr>
        <w:t xml:space="preserve"> create a new worksheet</w:t>
      </w:r>
      <w:r>
        <w:rPr>
          <w:lang w:eastAsia="en-GB"/>
        </w:rPr>
        <w:t xml:space="preserve"> –</w:t>
      </w:r>
      <w:r w:rsidR="00ED1412">
        <w:rPr>
          <w:lang w:eastAsia="en-GB"/>
        </w:rPr>
        <w:t xml:space="preserve"> </w:t>
      </w:r>
      <w:r>
        <w:rPr>
          <w:lang w:eastAsia="en-GB"/>
        </w:rPr>
        <w:t>you can</w:t>
      </w:r>
      <w:r w:rsidR="00ED1412">
        <w:rPr>
          <w:lang w:eastAsia="en-GB"/>
        </w:rPr>
        <w:t xml:space="preserve"> use </w:t>
      </w:r>
      <w:r>
        <w:rPr>
          <w:lang w:eastAsia="en-GB"/>
        </w:rPr>
        <w:t xml:space="preserve">the </w:t>
      </w:r>
      <w:r w:rsidR="00D40B78">
        <w:rPr>
          <w:lang w:eastAsia="en-GB"/>
        </w:rPr>
        <w:t>buttons near</w:t>
      </w:r>
      <w:r>
        <w:rPr>
          <w:lang w:eastAsia="en-GB"/>
        </w:rPr>
        <w:t xml:space="preserve"> the bottom of</w:t>
      </w:r>
      <w:r w:rsidR="00D40B78">
        <w:rPr>
          <w:lang w:eastAsia="en-GB"/>
        </w:rPr>
        <w:t xml:space="preserve"> our current worksheet:</w:t>
      </w:r>
    </w:p>
    <w:p w14:paraId="7E58ACD3" w14:textId="77777777" w:rsidR="00D40B78" w:rsidRDefault="00074FE5" w:rsidP="00A912AC">
      <w:pPr>
        <w:jc w:val="center"/>
        <w:rPr>
          <w:lang w:eastAsia="en-GB"/>
        </w:rPr>
        <w:pPrChange w:id="111" w:author="Bohdan Benetskyi" w:date="2017-02-22T16:59:00Z">
          <w:pPr/>
        </w:pPrChange>
      </w:pPr>
      <w:r>
        <w:rPr>
          <w:lang w:eastAsia="en-GB"/>
        </w:rPr>
        <w:pict w14:anchorId="7E58AD39">
          <v:shape id="_x0000_i1035" type="#_x0000_t75" style="width:395.7pt;height:192.2pt">
            <v:imagedata r:id="rId39" o:title="2017-01-17 23_52_07-Create First Dashboard"/>
          </v:shape>
        </w:pict>
      </w:r>
    </w:p>
    <w:p w14:paraId="7E58ACD4" w14:textId="77777777" w:rsidR="00F03460" w:rsidRDefault="00D40B78" w:rsidP="00E164FF">
      <w:pPr>
        <w:rPr>
          <w:lang w:eastAsia="en-GB"/>
        </w:rPr>
      </w:pPr>
      <w:r>
        <w:rPr>
          <w:lang w:eastAsia="en-GB"/>
        </w:rPr>
        <w:t xml:space="preserve">We will </w:t>
      </w:r>
      <w:r w:rsidR="00FF3559">
        <w:rPr>
          <w:lang w:eastAsia="en-GB"/>
        </w:rPr>
        <w:t>evaluate all buttons in future labs -</w:t>
      </w:r>
      <w:r>
        <w:rPr>
          <w:lang w:eastAsia="en-GB"/>
        </w:rPr>
        <w:t xml:space="preserve"> here we will use only </w:t>
      </w:r>
      <w:r w:rsidR="00325E78" w:rsidRPr="00325E78">
        <w:rPr>
          <w:b/>
          <w:lang w:eastAsia="en-GB"/>
        </w:rPr>
        <w:t>“New</w:t>
      </w:r>
      <w:r w:rsidR="00325E78">
        <w:rPr>
          <w:b/>
          <w:lang w:eastAsia="en-GB"/>
        </w:rPr>
        <w:t xml:space="preserve"> Worksheet” </w:t>
      </w:r>
      <w:r w:rsidR="00325E78">
        <w:rPr>
          <w:lang w:eastAsia="en-GB"/>
        </w:rPr>
        <w:t xml:space="preserve">and </w:t>
      </w:r>
      <w:r w:rsidR="00325E78">
        <w:rPr>
          <w:b/>
          <w:lang w:eastAsia="en-GB"/>
        </w:rPr>
        <w:t xml:space="preserve">“New Dashboard” </w:t>
      </w:r>
      <w:r w:rsidR="00325E78">
        <w:rPr>
          <w:lang w:eastAsia="en-GB"/>
        </w:rPr>
        <w:t xml:space="preserve">buttons </w:t>
      </w:r>
      <w:r w:rsidR="00FF3559">
        <w:rPr>
          <w:lang w:eastAsia="en-GB"/>
        </w:rPr>
        <w:t>to</w:t>
      </w:r>
      <w:r w:rsidR="00325E78">
        <w:rPr>
          <w:lang w:eastAsia="en-GB"/>
        </w:rPr>
        <w:t xml:space="preserve"> create new result views and summarize them.</w:t>
      </w:r>
    </w:p>
    <w:p w14:paraId="7E58ACD5" w14:textId="77777777" w:rsidR="00325E78" w:rsidRDefault="00325E78" w:rsidP="00E164FF">
      <w:pPr>
        <w:rPr>
          <w:lang w:eastAsia="en-GB"/>
        </w:rPr>
      </w:pPr>
    </w:p>
    <w:p w14:paraId="7E58ACD6" w14:textId="77777777" w:rsidR="00325E78" w:rsidRDefault="00325E78" w:rsidP="00E164FF">
      <w:pPr>
        <w:rPr>
          <w:lang w:eastAsia="en-GB"/>
        </w:rPr>
      </w:pPr>
    </w:p>
    <w:p w14:paraId="7E58ACD7" w14:textId="77777777" w:rsidR="00325E78" w:rsidRDefault="00325E78" w:rsidP="00E164FF">
      <w:pPr>
        <w:rPr>
          <w:lang w:eastAsia="en-GB"/>
        </w:rPr>
      </w:pPr>
    </w:p>
    <w:p w14:paraId="7E58ACD8" w14:textId="77777777" w:rsidR="00325E78" w:rsidRDefault="00325E78" w:rsidP="00E164FF">
      <w:pPr>
        <w:rPr>
          <w:lang w:eastAsia="en-GB"/>
        </w:rPr>
      </w:pPr>
    </w:p>
    <w:p w14:paraId="7E58ACD9" w14:textId="77777777" w:rsidR="00325E78" w:rsidRDefault="00325E78" w:rsidP="00E164FF">
      <w:pPr>
        <w:rPr>
          <w:lang w:eastAsia="en-GB"/>
        </w:rPr>
      </w:pPr>
    </w:p>
    <w:p w14:paraId="7E58ACDA" w14:textId="77777777" w:rsidR="00325E78" w:rsidRDefault="00325E78" w:rsidP="00E164FF">
      <w:pPr>
        <w:rPr>
          <w:lang w:eastAsia="en-GB"/>
        </w:rPr>
      </w:pPr>
    </w:p>
    <w:p w14:paraId="7E58ACDB" w14:textId="77777777" w:rsidR="00325E78" w:rsidRDefault="00325E78" w:rsidP="00E164FF">
      <w:pPr>
        <w:rPr>
          <w:lang w:eastAsia="en-GB"/>
        </w:rPr>
      </w:pPr>
    </w:p>
    <w:p w14:paraId="7E58ACDC" w14:textId="77777777" w:rsidR="00325E78" w:rsidRDefault="00325E78" w:rsidP="00E164FF">
      <w:pPr>
        <w:rPr>
          <w:lang w:eastAsia="en-GB"/>
        </w:rPr>
      </w:pPr>
    </w:p>
    <w:p w14:paraId="7E58ACDD" w14:textId="77777777" w:rsidR="00325E78" w:rsidRDefault="00325E78" w:rsidP="00E164FF">
      <w:pPr>
        <w:rPr>
          <w:lang w:eastAsia="en-GB"/>
        </w:rPr>
      </w:pPr>
    </w:p>
    <w:p w14:paraId="7E58ACDE" w14:textId="77777777" w:rsidR="00325E78" w:rsidRPr="00325E78" w:rsidRDefault="00325E78" w:rsidP="00E164FF">
      <w:pPr>
        <w:rPr>
          <w:lang w:eastAsia="en-GB"/>
        </w:rPr>
      </w:pPr>
      <w:r w:rsidRPr="00445D7C">
        <w:rPr>
          <w:noProof/>
          <w:lang w:val="en-GB" w:eastAsia="en-GB"/>
        </w:rPr>
        <mc:AlternateContent>
          <mc:Choice Requires="wpc">
            <w:drawing>
              <wp:anchor distT="0" distB="0" distL="114300" distR="114300" simplePos="0" relativeHeight="251698176" behindDoc="0" locked="1" layoutInCell="1" allowOverlap="1" wp14:anchorId="7E58AD3A" wp14:editId="7E58AD3B">
                <wp:simplePos x="0" y="0"/>
                <wp:positionH relativeFrom="page">
                  <wp:posOffset>809625</wp:posOffset>
                </wp:positionH>
                <wp:positionV relativeFrom="page">
                  <wp:posOffset>528955</wp:posOffset>
                </wp:positionV>
                <wp:extent cx="6152515" cy="1845945"/>
                <wp:effectExtent l="0" t="0" r="635" b="1905"/>
                <wp:wrapTopAndBottom/>
                <wp:docPr id="14363" name="Полотно 14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54" name="Рисунок 1435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55" name="Блок-схема: альтернативний процес 1435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6" name="Рисунок 14356"/>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57" name="Блок-схема: альтернативний процес 1435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2" w:author="Bohdan Benetskyi" w:date="2017-02-22T11:11:00Z">
                                <w:r w:rsidDel="00957975">
                                  <w:rPr>
                                    <w:rFonts w:eastAsia="Times New Roman"/>
                                    <w:sz w:val="16"/>
                                    <w:szCs w:val="16"/>
                                  </w:rPr>
                                  <w:delText>Report</w:delText>
                                </w:r>
                              </w:del>
                              <w:ins w:id="113"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8" name="Блок-схема: альтернативний процес 14358"/>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9" name="Блок-схема: альтернативний процес 14359"/>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1" name="Рисунок 14361"/>
                          <pic:cNvPicPr>
                            <a:picLocks noChangeAspect="1"/>
                          </pic:cNvPicPr>
                        </pic:nvPicPr>
                        <pic:blipFill>
                          <a:blip r:embed="rId23"/>
                          <a:stretch>
                            <a:fillRect/>
                          </a:stretch>
                        </pic:blipFill>
                        <pic:spPr>
                          <a:xfrm>
                            <a:off x="352426" y="75225"/>
                            <a:ext cx="485480" cy="476250"/>
                          </a:xfrm>
                          <a:prstGeom prst="rect">
                            <a:avLst/>
                          </a:prstGeom>
                        </pic:spPr>
                      </pic:pic>
                      <pic:pic xmlns:pic="http://schemas.openxmlformats.org/drawingml/2006/picture">
                        <pic:nvPicPr>
                          <pic:cNvPr id="14362" name="Рисунок 14362"/>
                          <pic:cNvPicPr/>
                        </pic:nvPicPr>
                        <pic:blipFill>
                          <a:blip r:embed="rId23"/>
                          <a:stretch>
                            <a:fillRect/>
                          </a:stretch>
                        </pic:blipFill>
                        <pic:spPr>
                          <a:xfrm>
                            <a:off x="1494450" y="75225"/>
                            <a:ext cx="485140" cy="476250"/>
                          </a:xfrm>
                          <a:prstGeom prst="rect">
                            <a:avLst/>
                          </a:prstGeom>
                        </pic:spPr>
                      </pic:pic>
                    </wpc:wpc>
                  </a:graphicData>
                </a:graphic>
              </wp:anchor>
            </w:drawing>
          </mc:Choice>
          <mc:Fallback>
            <w:pict>
              <v:group w14:anchorId="7E58AD3A" id="Полотно 14363" o:spid="_x0000_s1131" editas="canvas" style="position:absolute;margin-left:63.75pt;margin-top:41.65pt;width:484.45pt;height:145.35pt;z-index:25169817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">
                <v:shape id="_x0000_s1132" type="#_x0000_t75" style="position:absolute;width:61525;height:18459;visibility:visible;mso-wrap-style:square">
                  <v:fill o:detectmouseclick="t"/>
                  <v:path o:connecttype="none"/>
                </v:shape>
                <v:shape id="Рисунок 14354"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">
                  <v:imagedata r:id="rId13" o:title=""/>
                  <v:path arrowok="t"/>
                  <o:lock v:ext="edit" aspectratio="f"/>
                </v:shape>
                <v:shape id="Блок-схема: альтернативний процес 14355"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" fillcolor="#c0504d" strokecolor="#f9f9f9" strokeweight="3pt">
                  <v:textbo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56" o:spid="_x0000_s113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">
                  <v:imagedata r:id="rId14" o:title=""/>
                </v:shape>
                <v:shape id="Блок-схема: альтернативний процес 14357"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" fillcolor="#9bbb59" strokecolor="#f9f9f9" strokeweight="3pt">
                  <v:textbo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4" w:author="Bohdan Benetskyi" w:date="2017-02-22T11:11:00Z">
                          <w:r w:rsidDel="00957975">
                            <w:rPr>
                              <w:rFonts w:eastAsia="Times New Roman"/>
                              <w:sz w:val="16"/>
                              <w:szCs w:val="16"/>
                            </w:rPr>
                            <w:delText>Report</w:delText>
                          </w:r>
                        </w:del>
                        <w:ins w:id="115" w:author="Bohdan Benetskyi" w:date="2017-02-22T11:11:00Z">
                          <w:r w:rsidR="00957975">
                            <w:rPr>
                              <w:rFonts w:eastAsia="Times New Roman"/>
                              <w:sz w:val="16"/>
                              <w:szCs w:val="16"/>
                            </w:rPr>
                            <w:t>Worksheet</w:t>
                          </w:r>
                        </w:ins>
                      </w:p>
                    </w:txbxContent>
                  </v:textbox>
                </v:shape>
                <v:shape id="Блок-схема: альтернативний процес 14358"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" fillcolor="#8064a2" strokecolor="#f9f9f9" strokeweight="3pt">
                  <v:textbo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9" o:spid="_x0000_s113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" fillcolor="#4f81bd" strokecolor="#f9f9f9" strokeweight="3pt">
                  <v:textbo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61" o:spid="_x0000_s113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">
                  <v:imagedata r:id="rId24" o:title=""/>
                  <v:path arrowok="t"/>
                </v:shape>
                <v:shape id="Рисунок 14362" o:spid="_x0000_s114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">
                  <v:imagedata r:id="rId24" o:title=""/>
                </v:shape>
                <w10:wrap type="topAndBottom" anchorx="page" anchory="page"/>
                <w10:anchorlock/>
              </v:group>
            </w:pict>
          </mc:Fallback>
        </mc:AlternateContent>
      </w:r>
    </w:p>
    <w:p w14:paraId="7E58ACDF" w14:textId="77777777" w:rsidR="00F03460" w:rsidRDefault="00325E78" w:rsidP="00E164FF">
      <w:pPr>
        <w:rPr>
          <w:b/>
          <w:lang w:eastAsia="en-GB"/>
        </w:rPr>
      </w:pPr>
      <w:r>
        <w:rPr>
          <w:lang w:eastAsia="en-GB"/>
        </w:rPr>
        <w:t xml:space="preserve">At </w:t>
      </w:r>
      <w:r w:rsidR="00FF3559">
        <w:rPr>
          <w:lang w:eastAsia="en-GB"/>
        </w:rPr>
        <w:t xml:space="preserve">your </w:t>
      </w:r>
      <w:r>
        <w:rPr>
          <w:lang w:eastAsia="en-GB"/>
        </w:rPr>
        <w:t xml:space="preserve">new worksheet, </w:t>
      </w:r>
      <w:r w:rsidR="00FF3559">
        <w:rPr>
          <w:lang w:eastAsia="en-GB"/>
        </w:rPr>
        <w:t xml:space="preserve">you are to create </w:t>
      </w:r>
      <w:r>
        <w:rPr>
          <w:b/>
          <w:lang w:eastAsia="en-GB"/>
        </w:rPr>
        <w:t xml:space="preserve">six </w:t>
      </w:r>
      <w:r>
        <w:rPr>
          <w:lang w:eastAsia="en-GB"/>
        </w:rPr>
        <w:t xml:space="preserve">action to create a </w:t>
      </w:r>
      <w:r>
        <w:rPr>
          <w:b/>
          <w:lang w:eastAsia="en-GB"/>
        </w:rPr>
        <w:t>Bar Result View.</w:t>
      </w:r>
    </w:p>
    <w:p w14:paraId="7E58ACE0" w14:textId="77777777" w:rsidR="00325E78" w:rsidRDefault="00074FE5" w:rsidP="00E164FF">
      <w:pPr>
        <w:rPr>
          <w:lang w:eastAsia="en-GB"/>
        </w:rPr>
      </w:pPr>
      <w:r>
        <w:rPr>
          <w:lang w:eastAsia="en-GB"/>
        </w:rPr>
        <w:pict w14:anchorId="7E58AD3C">
          <v:shape id="_x0000_i1036" type="#_x0000_t75" style="width:450.15pt;height:335.6pt">
            <v:imagedata r:id="rId40" o:title="2017-01-17 23_59_32-Tableau - Book2 - Tableau license expires in 7 days"/>
          </v:shape>
        </w:pict>
      </w:r>
      <w:r w:rsidR="00C612FB">
        <w:rPr>
          <w:rStyle w:val="ab"/>
        </w:rPr>
        <w:commentReference w:id="116"/>
      </w:r>
    </w:p>
    <w:p w14:paraId="7E58ACE1" w14:textId="77777777" w:rsidR="00325E78" w:rsidRDefault="00325E78" w:rsidP="00E164FF">
      <w:pPr>
        <w:rPr>
          <w:lang w:eastAsia="en-GB"/>
        </w:rPr>
      </w:pPr>
    </w:p>
    <w:p w14:paraId="7E58ACE2" w14:textId="77777777" w:rsidR="00325E78" w:rsidRDefault="00FF3559" w:rsidP="00E164FF">
      <w:pPr>
        <w:rPr>
          <w:lang w:eastAsia="en-GB"/>
        </w:rPr>
      </w:pPr>
      <w:r>
        <w:rPr>
          <w:lang w:eastAsia="en-GB"/>
        </w:rPr>
        <w:t>Let us</w:t>
      </w:r>
      <w:r w:rsidR="00325E78">
        <w:rPr>
          <w:lang w:eastAsia="en-GB"/>
        </w:rPr>
        <w:t xml:space="preserve"> look </w:t>
      </w:r>
      <w:r>
        <w:rPr>
          <w:lang w:eastAsia="en-GB"/>
        </w:rPr>
        <w:t>into</w:t>
      </w:r>
      <w:r w:rsidR="00325E78">
        <w:rPr>
          <w:lang w:eastAsia="en-GB"/>
        </w:rPr>
        <w:t xml:space="preserve"> each </w:t>
      </w:r>
      <w:r>
        <w:rPr>
          <w:lang w:eastAsia="en-GB"/>
        </w:rPr>
        <w:t>step</w:t>
      </w:r>
      <w:r w:rsidR="00325E78">
        <w:rPr>
          <w:lang w:eastAsia="en-GB"/>
        </w:rPr>
        <w:t>:</w:t>
      </w:r>
    </w:p>
    <w:p w14:paraId="7E58ACE3"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Columns </w:t>
      </w:r>
      <w:r>
        <w:rPr>
          <w:lang w:eastAsia="en-GB"/>
        </w:rPr>
        <w:t>region.</w:t>
      </w:r>
    </w:p>
    <w:p w14:paraId="7E58ACE4"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Average Processing Days </w:t>
      </w:r>
      <w:r w:rsidR="00F146BB">
        <w:rPr>
          <w:lang w:eastAsia="en-GB"/>
        </w:rPr>
        <w:t xml:space="preserve">field into </w:t>
      </w:r>
      <w:r w:rsidR="00F146BB">
        <w:rPr>
          <w:b/>
          <w:lang w:eastAsia="en-GB"/>
        </w:rPr>
        <w:t xml:space="preserve">Rows </w:t>
      </w:r>
      <w:r w:rsidR="00F146BB">
        <w:rPr>
          <w:lang w:eastAsia="en-GB"/>
        </w:rPr>
        <w:t>region.</w:t>
      </w:r>
    </w:p>
    <w:p w14:paraId="7E58ACE5"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Marks </w:t>
      </w:r>
      <w:r>
        <w:rPr>
          <w:lang w:eastAsia="en-GB"/>
        </w:rPr>
        <w:t xml:space="preserve">especially at </w:t>
      </w:r>
      <w:r>
        <w:rPr>
          <w:b/>
          <w:lang w:eastAsia="en-GB"/>
        </w:rPr>
        <w:t xml:space="preserve">Color </w:t>
      </w:r>
      <w:r>
        <w:rPr>
          <w:lang w:eastAsia="en-GB"/>
        </w:rPr>
        <w:t>section.</w:t>
      </w:r>
    </w:p>
    <w:p w14:paraId="7E58ACE6"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Average Processing Days </w:t>
      </w:r>
      <w:r>
        <w:rPr>
          <w:lang w:eastAsia="en-GB"/>
        </w:rPr>
        <w:t xml:space="preserve">field into </w:t>
      </w:r>
      <w:r w:rsidRPr="00F146BB">
        <w:rPr>
          <w:b/>
          <w:lang w:eastAsia="en-GB"/>
        </w:rPr>
        <w:t>Marks</w:t>
      </w:r>
      <w:r>
        <w:rPr>
          <w:b/>
          <w:lang w:eastAsia="en-GB"/>
        </w:rPr>
        <w:t xml:space="preserve"> </w:t>
      </w:r>
      <w:r>
        <w:rPr>
          <w:lang w:eastAsia="en-GB"/>
        </w:rPr>
        <w:t xml:space="preserve">especially at </w:t>
      </w:r>
      <w:r>
        <w:rPr>
          <w:b/>
          <w:lang w:eastAsia="en-GB"/>
        </w:rPr>
        <w:t>Label</w:t>
      </w:r>
      <w:r>
        <w:rPr>
          <w:lang w:eastAsia="en-GB"/>
        </w:rPr>
        <w:t xml:space="preserve"> section.</w:t>
      </w:r>
    </w:p>
    <w:p w14:paraId="7E58ACE7" w14:textId="77777777" w:rsidR="00F146BB" w:rsidRPr="00F146BB" w:rsidRDefault="00F146BB" w:rsidP="00325E78">
      <w:pPr>
        <w:pStyle w:val="a4"/>
        <w:numPr>
          <w:ilvl w:val="0"/>
          <w:numId w:val="4"/>
        </w:numPr>
        <w:rPr>
          <w:lang w:eastAsia="en-GB"/>
        </w:rPr>
      </w:pPr>
      <w:r>
        <w:rPr>
          <w:lang w:eastAsia="en-GB"/>
        </w:rPr>
        <w:t xml:space="preserve">Change default view into </w:t>
      </w:r>
      <w:r>
        <w:rPr>
          <w:b/>
          <w:lang w:eastAsia="en-GB"/>
        </w:rPr>
        <w:t>Entire View.</w:t>
      </w:r>
    </w:p>
    <w:p w14:paraId="7E58ACE8" w14:textId="77777777" w:rsidR="00F146BB" w:rsidRDefault="00F146BB" w:rsidP="00F146BB">
      <w:pPr>
        <w:pStyle w:val="a4"/>
        <w:numPr>
          <w:ilvl w:val="0"/>
          <w:numId w:val="4"/>
        </w:numPr>
        <w:rPr>
          <w:lang w:eastAsia="en-GB"/>
        </w:rPr>
      </w:pPr>
      <w:r>
        <w:rPr>
          <w:lang w:eastAsia="en-GB"/>
        </w:rPr>
        <w:t>Change default name of worksheet.</w:t>
      </w:r>
    </w:p>
    <w:p w14:paraId="7E58ACE9" w14:textId="77777777" w:rsidR="00F146BB" w:rsidRDefault="00F146BB" w:rsidP="00F146BB">
      <w:pPr>
        <w:rPr>
          <w:lang w:eastAsia="en-GB"/>
        </w:rPr>
      </w:pPr>
      <w:r>
        <w:rPr>
          <w:lang w:eastAsia="en-GB"/>
        </w:rPr>
        <w:t xml:space="preserve">This is all </w:t>
      </w:r>
      <w:r w:rsidR="00FF3559">
        <w:rPr>
          <w:lang w:eastAsia="en-GB"/>
        </w:rPr>
        <w:t xml:space="preserve">that is </w:t>
      </w:r>
      <w:r>
        <w:rPr>
          <w:lang w:eastAsia="en-GB"/>
        </w:rPr>
        <w:t xml:space="preserve">needed </w:t>
      </w:r>
      <w:r w:rsidR="00FF3559">
        <w:rPr>
          <w:lang w:eastAsia="en-GB"/>
        </w:rPr>
        <w:t>to</w:t>
      </w:r>
      <w:r>
        <w:rPr>
          <w:lang w:eastAsia="en-GB"/>
        </w:rPr>
        <w:t xml:space="preserve"> create colored bars</w:t>
      </w:r>
      <w:r w:rsidR="00FF3559">
        <w:rPr>
          <w:lang w:eastAsia="en-GB"/>
        </w:rPr>
        <w:t xml:space="preserve"> in your bar chart</w:t>
      </w:r>
      <w:r>
        <w:rPr>
          <w:lang w:eastAsia="en-GB"/>
        </w:rPr>
        <w:t xml:space="preserve"> with average labels </w:t>
      </w:r>
      <w:r w:rsidR="00FF3559">
        <w:rPr>
          <w:lang w:eastAsia="en-GB"/>
        </w:rPr>
        <w:t>included</w:t>
      </w:r>
      <w:r>
        <w:rPr>
          <w:lang w:eastAsia="en-GB"/>
        </w:rPr>
        <w:t>.</w:t>
      </w:r>
    </w:p>
    <w:p w14:paraId="7E58ACEA" w14:textId="77777777" w:rsidR="0099654D" w:rsidRDefault="0099654D" w:rsidP="00F146BB">
      <w:pPr>
        <w:rPr>
          <w:lang w:eastAsia="en-GB"/>
        </w:rPr>
      </w:pPr>
      <w:r w:rsidRPr="00445D7C">
        <w:rPr>
          <w:noProof/>
          <w:lang w:val="en-GB" w:eastAsia="en-GB"/>
        </w:rPr>
        <mc:AlternateContent>
          <mc:Choice Requires="wpc">
            <w:drawing>
              <wp:anchor distT="0" distB="0" distL="114300" distR="114300" simplePos="0" relativeHeight="251700224" behindDoc="0" locked="1" layoutInCell="1" allowOverlap="1" wp14:anchorId="7E58AD3D" wp14:editId="7E58AD3E">
                <wp:simplePos x="0" y="0"/>
                <wp:positionH relativeFrom="page">
                  <wp:posOffset>809625</wp:posOffset>
                </wp:positionH>
                <wp:positionV relativeFrom="page">
                  <wp:posOffset>528955</wp:posOffset>
                </wp:positionV>
                <wp:extent cx="6152515" cy="1845945"/>
                <wp:effectExtent l="0" t="0" r="635" b="1905"/>
                <wp:wrapTopAndBottom/>
                <wp:docPr id="15368" name="Полотно 153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64" name="Рисунок 1436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65" name="Блок-схема: альтернативний процес 1436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6" name="Рисунок 14366"/>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4367" name="Блок-схема: альтернативний процес 1436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17" w:author="Bohdan Benetskyi" w:date="2017-02-22T11:11:00Z">
                                <w:r w:rsidDel="00957975">
                                  <w:rPr>
                                    <w:rFonts w:eastAsia="Times New Roman"/>
                                    <w:sz w:val="16"/>
                                    <w:szCs w:val="16"/>
                                  </w:rPr>
                                  <w:delText>Report</w:delText>
                                </w:r>
                              </w:del>
                              <w:ins w:id="11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0" name="Блок-схема: альтернативний процес 1536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1" name="Блок-схема: альтернативний процес 1536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66" name="Рисунок 15366"/>
                          <pic:cNvPicPr>
                            <a:picLocks noChangeAspect="1"/>
                          </pic:cNvPicPr>
                        </pic:nvPicPr>
                        <pic:blipFill>
                          <a:blip r:embed="rId23"/>
                          <a:stretch>
                            <a:fillRect/>
                          </a:stretch>
                        </pic:blipFill>
                        <pic:spPr>
                          <a:xfrm>
                            <a:off x="352426" y="75225"/>
                            <a:ext cx="485480" cy="476250"/>
                          </a:xfrm>
                          <a:prstGeom prst="rect">
                            <a:avLst/>
                          </a:prstGeom>
                        </pic:spPr>
                      </pic:pic>
                      <pic:pic xmlns:pic="http://schemas.openxmlformats.org/drawingml/2006/picture">
                        <pic:nvPicPr>
                          <pic:cNvPr id="15367" name="Рисунок 15367"/>
                          <pic:cNvPicPr/>
                        </pic:nvPicPr>
                        <pic:blipFill>
                          <a:blip r:embed="rId23"/>
                          <a:stretch>
                            <a:fillRect/>
                          </a:stretch>
                        </pic:blipFill>
                        <pic:spPr>
                          <a:xfrm>
                            <a:off x="1494450" y="75225"/>
                            <a:ext cx="485140" cy="476250"/>
                          </a:xfrm>
                          <a:prstGeom prst="rect">
                            <a:avLst/>
                          </a:prstGeom>
                        </pic:spPr>
                      </pic:pic>
                      <pic:pic xmlns:pic="http://schemas.openxmlformats.org/drawingml/2006/picture">
                        <pic:nvPicPr>
                          <pic:cNvPr id="171" name="Рисунок 171"/>
                          <pic:cNvPicPr/>
                        </pic:nvPicPr>
                        <pic:blipFill>
                          <a:blip r:embed="rId23"/>
                          <a:stretch>
                            <a:fillRect/>
                          </a:stretch>
                        </pic:blipFill>
                        <pic:spPr>
                          <a:xfrm>
                            <a:off x="2570775" y="82550"/>
                            <a:ext cx="485140" cy="476250"/>
                          </a:xfrm>
                          <a:prstGeom prst="rect">
                            <a:avLst/>
                          </a:prstGeom>
                        </pic:spPr>
                      </pic:pic>
                    </wpc:wpc>
                  </a:graphicData>
                </a:graphic>
              </wp:anchor>
            </w:drawing>
          </mc:Choice>
          <mc:Fallback>
            <w:pict>
              <v:group w14:anchorId="7E58AD3D" id="Полотно 15368" o:spid="_x0000_s1141" editas="canvas" style="position:absolute;margin-left:63.75pt;margin-top:41.65pt;width:484.45pt;height:145.35pt;z-index:25170022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">
                <v:shape id="_x0000_s1142" type="#_x0000_t75" style="position:absolute;width:61525;height:18459;visibility:visible;mso-wrap-style:square">
                  <v:fill o:detectmouseclick="t"/>
                  <v:path o:connecttype="none"/>
                </v:shape>
                <v:shape id="Рисунок 14364" o:spid="_x0000_s114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">
                  <v:imagedata r:id="rId13" o:title=""/>
                  <v:path arrowok="t"/>
                  <o:lock v:ext="edit" aspectratio="f"/>
                </v:shape>
                <v:shape id="Блок-схема: альтернативний процес 14365" o:spid="_x0000_s114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" fillcolor="#c0504d" strokecolor="#f9f9f9" strokeweight="3pt">
                  <v:textbo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66" o:spid="_x0000_s1145"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">
                  <v:imagedata r:id="rId14" o:title=""/>
                </v:shape>
                <v:shape id="Блок-схема: альтернативний процес 14367" o:spid="_x0000_s114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" fillcolor="#9bbb59" strokecolor="#f9f9f9" strokeweight="3pt">
                  <v:textbo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19" w:author="Bohdan Benetskyi" w:date="2017-02-22T11:11:00Z">
                          <w:r w:rsidDel="00957975">
                            <w:rPr>
                              <w:rFonts w:eastAsia="Times New Roman"/>
                              <w:sz w:val="16"/>
                              <w:szCs w:val="16"/>
                            </w:rPr>
                            <w:delText>Report</w:delText>
                          </w:r>
                        </w:del>
                        <w:ins w:id="120" w:author="Bohdan Benetskyi" w:date="2017-02-22T11:11:00Z">
                          <w:r w:rsidR="00957975">
                            <w:rPr>
                              <w:rFonts w:eastAsia="Times New Roman"/>
                              <w:sz w:val="16"/>
                              <w:szCs w:val="16"/>
                            </w:rPr>
                            <w:t>Worksheet</w:t>
                          </w:r>
                        </w:ins>
                      </w:p>
                    </w:txbxContent>
                  </v:textbox>
                </v:shape>
                <v:shape id="Блок-схема: альтернативний процес 15360" o:spid="_x0000_s114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" fillcolor="#8064a2" strokecolor="#f9f9f9" strokeweight="3pt">
                  <v:textbo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61" o:spid="_x0000_s114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" fillcolor="#4f81bd" strokecolor="#f9f9f9" strokeweight="3pt">
                  <v:textbo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66" o:spid="_x0000_s114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">
                  <v:imagedata r:id="rId24" o:title=""/>
                  <v:path arrowok="t"/>
                </v:shape>
                <v:shape id="Рисунок 15367" o:spid="_x0000_s115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">
                  <v:imagedata r:id="rId24" o:title=""/>
                </v:shape>
                <v:shape id="Рисунок 171" o:spid="_x0000_s1151"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">
                  <v:imagedata r:id="rId24" o:title=""/>
                </v:shape>
                <w10:wrap type="topAndBottom" anchorx="page" anchory="page"/>
                <w10:anchorlock/>
              </v:group>
            </w:pict>
          </mc:Fallback>
        </mc:AlternateContent>
      </w:r>
    </w:p>
    <w:p w14:paraId="7E58ACEB" w14:textId="77777777" w:rsidR="0099654D" w:rsidRDefault="002F7F5B" w:rsidP="002F7F5B">
      <w:pPr>
        <w:pStyle w:val="2"/>
        <w:jc w:val="center"/>
        <w:rPr>
          <w:lang w:eastAsia="en-GB"/>
        </w:rPr>
      </w:pPr>
      <w:bookmarkStart w:id="121" w:name="_Toc472769317"/>
      <w:r>
        <w:rPr>
          <w:lang w:eastAsia="en-GB"/>
        </w:rPr>
        <w:t>Create Pie Chart</w:t>
      </w:r>
      <w:bookmarkEnd w:id="121"/>
    </w:p>
    <w:p w14:paraId="7E58ACEC" w14:textId="77777777" w:rsidR="002F7F5B" w:rsidRDefault="002F7F5B" w:rsidP="002F7F5B">
      <w:pPr>
        <w:rPr>
          <w:lang w:eastAsia="en-GB"/>
        </w:rPr>
      </w:pPr>
    </w:p>
    <w:p w14:paraId="7E58ACED" w14:textId="77777777" w:rsidR="002F7F5B" w:rsidRDefault="002F7F5B" w:rsidP="002F7F5B">
      <w:pPr>
        <w:rPr>
          <w:lang w:eastAsia="en-GB"/>
        </w:rPr>
      </w:pPr>
      <w:r>
        <w:rPr>
          <w:lang w:eastAsia="en-GB"/>
        </w:rPr>
        <w:t xml:space="preserve">Creation of Pie Chart is </w:t>
      </w:r>
      <w:r w:rsidR="00FF3559">
        <w:rPr>
          <w:lang w:eastAsia="en-GB"/>
        </w:rPr>
        <w:t>similar to creating a</w:t>
      </w:r>
      <w:r>
        <w:rPr>
          <w:lang w:eastAsia="en-GB"/>
        </w:rPr>
        <w:t xml:space="preserve"> Bar Chart. </w:t>
      </w:r>
    </w:p>
    <w:p w14:paraId="7E58ACEE" w14:textId="77777777" w:rsidR="002F7F5B" w:rsidRDefault="002F7F5B" w:rsidP="002F7F5B">
      <w:pPr>
        <w:rPr>
          <w:lang w:eastAsia="en-GB"/>
        </w:rPr>
      </w:pPr>
    </w:p>
    <w:p w14:paraId="7E58ACEF" w14:textId="77777777" w:rsidR="009A4243" w:rsidRDefault="009A4243" w:rsidP="00A912AC">
      <w:pPr>
        <w:jc w:val="center"/>
        <w:rPr>
          <w:lang w:eastAsia="en-GB"/>
        </w:rPr>
        <w:pPrChange w:id="122" w:author="Bohdan Benetskyi" w:date="2017-02-22T16:59:00Z">
          <w:pPr/>
        </w:pPrChange>
      </w:pPr>
      <w:r w:rsidRPr="009A4243">
        <w:rPr>
          <w:lang w:eastAsia="en-GB"/>
        </w:rPr>
        <w:t xml:space="preserve">We can duplicate steps 1-4 of the previous paragraph or simply duplicate the </w:t>
      </w:r>
      <w:r>
        <w:rPr>
          <w:lang w:eastAsia="en-GB"/>
        </w:rPr>
        <w:t>worksheet</w:t>
      </w:r>
      <w:r w:rsidRPr="009A4243">
        <w:rPr>
          <w:lang w:eastAsia="en-GB"/>
        </w:rPr>
        <w:t>:</w:t>
      </w:r>
      <w:r w:rsidR="00074FE5">
        <w:rPr>
          <w:lang w:eastAsia="en-GB"/>
        </w:rPr>
        <w:pict w14:anchorId="7E58AD3F">
          <v:shape id="_x0000_i1037" type="#_x0000_t75" style="width:167.8pt;height:204.1pt">
            <v:imagedata r:id="rId41" o:title="2017-01-18 00_12_12-Tableau - Book2 - Tableau license expires in 7 days"/>
          </v:shape>
        </w:pict>
      </w:r>
    </w:p>
    <w:p w14:paraId="7E58ACF0" w14:textId="77777777" w:rsidR="009A4243" w:rsidRDefault="009A4243" w:rsidP="002F7F5B">
      <w:pPr>
        <w:rPr>
          <w:lang w:eastAsia="en-GB"/>
        </w:rPr>
      </w:pPr>
    </w:p>
    <w:p w14:paraId="7E58ACF1" w14:textId="77777777" w:rsidR="009A4243" w:rsidRDefault="00FF3559" w:rsidP="002F7F5B">
      <w:pPr>
        <w:rPr>
          <w:lang w:eastAsia="en-GB"/>
        </w:rPr>
      </w:pPr>
      <w:r>
        <w:rPr>
          <w:lang w:eastAsia="en-GB"/>
        </w:rPr>
        <w:t>The n</w:t>
      </w:r>
      <w:r w:rsidR="009A4243">
        <w:rPr>
          <w:lang w:eastAsia="en-GB"/>
        </w:rPr>
        <w:t xml:space="preserve">ext step is to convert result view from </w:t>
      </w:r>
      <w:r w:rsidR="009A4243">
        <w:rPr>
          <w:b/>
          <w:lang w:eastAsia="en-GB"/>
        </w:rPr>
        <w:t xml:space="preserve">Bar </w:t>
      </w:r>
      <w:r w:rsidR="009A4243">
        <w:rPr>
          <w:lang w:eastAsia="en-GB"/>
        </w:rPr>
        <w:t xml:space="preserve">into </w:t>
      </w:r>
      <w:r w:rsidR="009A4243">
        <w:rPr>
          <w:b/>
          <w:lang w:eastAsia="en-GB"/>
        </w:rPr>
        <w:t>Pie:</w:t>
      </w:r>
    </w:p>
    <w:p w14:paraId="7E58ACF2" w14:textId="54BFFCF4" w:rsidR="009A4243" w:rsidRDefault="00A912AC" w:rsidP="00A912AC">
      <w:pPr>
        <w:jc w:val="center"/>
        <w:rPr>
          <w:lang w:eastAsia="en-GB"/>
        </w:rPr>
        <w:pPrChange w:id="123" w:author="Bohdan Benetskyi" w:date="2017-02-22T16:58:00Z">
          <w:pPr/>
        </w:pPrChange>
      </w:pPr>
      <w:ins w:id="124" w:author="Bohdan Benetskyi" w:date="2017-02-22T16:58:00Z">
        <w:r>
          <w:rPr>
            <w:lang w:val="uk-UA" w:eastAsia="en-GB"/>
          </w:rPr>
          <w:t>і</w:t>
        </w:r>
      </w:ins>
      <w:r w:rsidR="00074FE5">
        <w:rPr>
          <w:lang w:eastAsia="en-GB"/>
        </w:rPr>
        <w:pict w14:anchorId="7E58AD40">
          <v:shape id="_x0000_i1038" type="#_x0000_t75" style="width:125.85pt;height:162.15pt">
            <v:imagedata r:id="rId42" o:title="2017-01-18 00_12_28-Create First Dashboard"/>
          </v:shape>
        </w:pict>
      </w:r>
    </w:p>
    <w:p w14:paraId="7E58ACF3" w14:textId="77777777" w:rsidR="004B15C4" w:rsidRPr="009A4243" w:rsidRDefault="004B15C4" w:rsidP="002F7F5B">
      <w:pPr>
        <w:rPr>
          <w:lang w:eastAsia="en-GB"/>
        </w:rPr>
      </w:pPr>
      <w:r w:rsidRPr="00445D7C">
        <w:rPr>
          <w:noProof/>
          <w:lang w:val="en-GB" w:eastAsia="en-GB"/>
        </w:rPr>
        <mc:AlternateContent>
          <mc:Choice Requires="wpc">
            <w:drawing>
              <wp:anchor distT="0" distB="0" distL="114300" distR="114300" simplePos="0" relativeHeight="251702272" behindDoc="0" locked="1" layoutInCell="1" allowOverlap="1" wp14:anchorId="7E58AD41" wp14:editId="7E58AD42">
                <wp:simplePos x="0" y="0"/>
                <wp:positionH relativeFrom="page">
                  <wp:posOffset>809625</wp:posOffset>
                </wp:positionH>
                <wp:positionV relativeFrom="page">
                  <wp:posOffset>528955</wp:posOffset>
                </wp:positionV>
                <wp:extent cx="6152515" cy="1845945"/>
                <wp:effectExtent l="0" t="0" r="635" b="1905"/>
                <wp:wrapTopAndBottom/>
                <wp:docPr id="15379" name="Полотно 15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69" name="Рисунок 15369"/>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70" name="Блок-схема: альтернативний процес 1537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1" name="Рисунок 15371"/>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72" name="Блок-схема: альтернативний процес 1537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5" w:author="Bohdan Benetskyi" w:date="2017-02-22T11:11:00Z">
                                <w:r w:rsidDel="00957975">
                                  <w:rPr>
                                    <w:rFonts w:eastAsia="Times New Roman"/>
                                    <w:sz w:val="16"/>
                                    <w:szCs w:val="16"/>
                                  </w:rPr>
                                  <w:delText>Report</w:delText>
                                </w:r>
                              </w:del>
                              <w:ins w:id="126"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3" name="Блок-схема: альтернативний процес 1537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4" name="Блок-схема: альтернативний процес 15374"/>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6" name="Рисунок 15376"/>
                          <pic:cNvPicPr>
                            <a:picLocks noChangeAspect="1"/>
                          </pic:cNvPicPr>
                        </pic:nvPicPr>
                        <pic:blipFill>
                          <a:blip r:embed="rId23"/>
                          <a:stretch>
                            <a:fillRect/>
                          </a:stretch>
                        </pic:blipFill>
                        <pic:spPr>
                          <a:xfrm>
                            <a:off x="352426" y="75225"/>
                            <a:ext cx="485480" cy="476250"/>
                          </a:xfrm>
                          <a:prstGeom prst="rect">
                            <a:avLst/>
                          </a:prstGeom>
                        </pic:spPr>
                      </pic:pic>
                      <pic:pic xmlns:pic="http://schemas.openxmlformats.org/drawingml/2006/picture">
                        <pic:nvPicPr>
                          <pic:cNvPr id="15377" name="Рисунок 15377"/>
                          <pic:cNvPicPr/>
                        </pic:nvPicPr>
                        <pic:blipFill>
                          <a:blip r:embed="rId23"/>
                          <a:stretch>
                            <a:fillRect/>
                          </a:stretch>
                        </pic:blipFill>
                        <pic:spPr>
                          <a:xfrm>
                            <a:off x="1494450" y="75225"/>
                            <a:ext cx="485140" cy="476250"/>
                          </a:xfrm>
                          <a:prstGeom prst="rect">
                            <a:avLst/>
                          </a:prstGeom>
                        </pic:spPr>
                      </pic:pic>
                      <pic:pic xmlns:pic="http://schemas.openxmlformats.org/drawingml/2006/picture">
                        <pic:nvPicPr>
                          <pic:cNvPr id="15378" name="Рисунок 15378"/>
                          <pic:cNvPicPr/>
                        </pic:nvPicPr>
                        <pic:blipFill>
                          <a:blip r:embed="rId23"/>
                          <a:stretch>
                            <a:fillRect/>
                          </a:stretch>
                        </pic:blipFill>
                        <pic:spPr>
                          <a:xfrm>
                            <a:off x="2570775" y="82550"/>
                            <a:ext cx="485140" cy="476250"/>
                          </a:xfrm>
                          <a:prstGeom prst="rect">
                            <a:avLst/>
                          </a:prstGeom>
                        </pic:spPr>
                      </pic:pic>
                    </wpc:wpc>
                  </a:graphicData>
                </a:graphic>
              </wp:anchor>
            </w:drawing>
          </mc:Choice>
          <mc:Fallback>
            <w:pict>
              <v:group w14:anchorId="7E58AD41" id="Полотно 15379" o:spid="_x0000_s1152" editas="canvas" style="position:absolute;margin-left:63.75pt;margin-top:41.65pt;width:484.45pt;height:145.35pt;z-index:25170227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">
                <v:shape id="_x0000_s1153" type="#_x0000_t75" style="position:absolute;width:61525;height:18459;visibility:visible;mso-wrap-style:square">
                  <v:fill o:detectmouseclick="t"/>
                  <v:path o:connecttype="none"/>
                </v:shape>
                <v:shape id="Рисунок 15369" o:spid="_x0000_s115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">
                  <v:imagedata r:id="rId13" o:title=""/>
                  <v:path arrowok="t"/>
                  <o:lock v:ext="edit" aspectratio="f"/>
                </v:shape>
                <v:shape id="Блок-схема: альтернативний процес 15370" o:spid="_x0000_s115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" fillcolor="#c0504d" strokecolor="#f9f9f9" strokeweight="3pt">
                  <v:textbo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71" o:spid="_x0000_s1156"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">
                  <v:imagedata r:id="rId14" o:title=""/>
                </v:shape>
                <v:shape id="Блок-схема: альтернативний процес 15372" o:spid="_x0000_s115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" fillcolor="#9bbb59" strokecolor="#f9f9f9" strokeweight="3pt">
                  <v:textbo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7" w:author="Bohdan Benetskyi" w:date="2017-02-22T11:11:00Z">
                          <w:r w:rsidDel="00957975">
                            <w:rPr>
                              <w:rFonts w:eastAsia="Times New Roman"/>
                              <w:sz w:val="16"/>
                              <w:szCs w:val="16"/>
                            </w:rPr>
                            <w:delText>Report</w:delText>
                          </w:r>
                        </w:del>
                        <w:ins w:id="128" w:author="Bohdan Benetskyi" w:date="2017-02-22T11:11:00Z">
                          <w:r w:rsidR="00957975">
                            <w:rPr>
                              <w:rFonts w:eastAsia="Times New Roman"/>
                              <w:sz w:val="16"/>
                              <w:szCs w:val="16"/>
                            </w:rPr>
                            <w:t>Worksheet</w:t>
                          </w:r>
                        </w:ins>
                      </w:p>
                    </w:txbxContent>
                  </v:textbox>
                </v:shape>
                <v:shape id="Блок-схема: альтернативний процес 15373" o:spid="_x0000_s115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" fillcolor="#8064a2" strokecolor="#f9f9f9" strokeweight="3pt">
                  <v:textbo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74" o:spid="_x0000_s115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" fillcolor="#4f81bd" strokecolor="#f9f9f9" strokeweight="3pt">
                  <v:textbo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76" o:spid="_x0000_s116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">
                  <v:imagedata r:id="rId24" o:title=""/>
                  <v:path arrowok="t"/>
                </v:shape>
                <v:shape id="Рисунок 15377" o:spid="_x0000_s1161"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">
                  <v:imagedata r:id="rId24" o:title=""/>
                </v:shape>
                <v:shape id="Рисунок 15378" o:spid="_x0000_s1162"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">
                  <v:imagedata r:id="rId24" o:title=""/>
                </v:shape>
                <w10:wrap type="topAndBottom" anchorx="page" anchory="page"/>
                <w10:anchorlock/>
              </v:group>
            </w:pict>
          </mc:Fallback>
        </mc:AlternateContent>
      </w:r>
    </w:p>
    <w:p w14:paraId="7E58ACF4" w14:textId="77777777" w:rsidR="002F7F5B" w:rsidRDefault="002F7F5B" w:rsidP="002F7F5B">
      <w:pPr>
        <w:rPr>
          <w:lang w:eastAsia="en-GB"/>
        </w:rPr>
      </w:pPr>
    </w:p>
    <w:p w14:paraId="7E58ACF5" w14:textId="77777777" w:rsidR="004B15C4" w:rsidRDefault="004B15C4">
      <w:pPr>
        <w:rPr>
          <w:lang w:eastAsia="en-GB"/>
        </w:rPr>
        <w:pPrChange w:id="129" w:author="Owens, John   Contractor" w:date="2017-02-16T08:40:00Z">
          <w:pPr>
            <w:ind w:firstLine="720"/>
          </w:pPr>
        </w:pPrChange>
      </w:pPr>
      <w:r>
        <w:rPr>
          <w:lang w:eastAsia="en-GB"/>
        </w:rPr>
        <w:t xml:space="preserve">Now we should drag &amp; drop </w:t>
      </w:r>
      <w:r w:rsidRPr="004B15C4">
        <w:rPr>
          <w:b/>
          <w:lang w:eastAsia="en-GB"/>
        </w:rPr>
        <w:t xml:space="preserve">Rgn Nm </w:t>
      </w:r>
      <w:r>
        <w:rPr>
          <w:lang w:eastAsia="en-GB"/>
        </w:rPr>
        <w:t xml:space="preserve">column and </w:t>
      </w:r>
      <w:r w:rsidRPr="004B15C4">
        <w:rPr>
          <w:b/>
          <w:lang w:eastAsia="en-GB"/>
        </w:rPr>
        <w:t xml:space="preserve">Average Processing Days </w:t>
      </w:r>
      <w:r>
        <w:rPr>
          <w:lang w:eastAsia="en-GB"/>
        </w:rPr>
        <w:t xml:space="preserve">field into </w:t>
      </w:r>
      <w:r w:rsidRPr="004B15C4">
        <w:rPr>
          <w:b/>
          <w:lang w:eastAsia="en-GB"/>
        </w:rPr>
        <w:t xml:space="preserve">Marks </w:t>
      </w:r>
      <w:r>
        <w:rPr>
          <w:lang w:eastAsia="en-GB"/>
        </w:rPr>
        <w:t>at</w:t>
      </w:r>
      <w:r w:rsidR="00FF3559">
        <w:rPr>
          <w:lang w:eastAsia="en-GB"/>
        </w:rPr>
        <w:t xml:space="preserve"> the</w:t>
      </w:r>
      <w:r>
        <w:rPr>
          <w:lang w:eastAsia="en-GB"/>
        </w:rPr>
        <w:t xml:space="preserve"> </w:t>
      </w:r>
      <w:r w:rsidRPr="004B15C4">
        <w:rPr>
          <w:b/>
          <w:lang w:eastAsia="en-GB"/>
        </w:rPr>
        <w:t>Label</w:t>
      </w:r>
      <w:r>
        <w:rPr>
          <w:lang w:eastAsia="en-GB"/>
        </w:rPr>
        <w:t xml:space="preserve"> section:</w:t>
      </w:r>
    </w:p>
    <w:p w14:paraId="7E58ACF6" w14:textId="77777777" w:rsidR="004B15C4" w:rsidRDefault="004B15C4" w:rsidP="004B15C4">
      <w:pPr>
        <w:rPr>
          <w:lang w:eastAsia="en-GB"/>
        </w:rPr>
      </w:pPr>
    </w:p>
    <w:p w14:paraId="7E58ACF7" w14:textId="77777777" w:rsidR="002F7F5B" w:rsidRDefault="00074FE5" w:rsidP="002F7F5B">
      <w:pPr>
        <w:rPr>
          <w:b/>
          <w:lang w:eastAsia="en-GB"/>
        </w:rPr>
      </w:pPr>
      <w:r>
        <w:rPr>
          <w:b/>
          <w:lang w:eastAsia="en-GB"/>
        </w:rPr>
        <w:pict w14:anchorId="7E58AD43">
          <v:shape id="_x0000_i1064" type="#_x0000_t75" style="width:485.85pt;height:408.2pt">
            <v:imagedata r:id="rId43" o:title="2017-01-18 00_13_39-Tableau - Book2 - Tableau license expires in 7 days"/>
          </v:shape>
        </w:pict>
      </w:r>
      <w:r w:rsidR="004327F7">
        <w:rPr>
          <w:rStyle w:val="ab"/>
        </w:rPr>
        <w:commentReference w:id="130"/>
      </w:r>
      <w:r w:rsidR="003A77C4">
        <w:rPr>
          <w:rStyle w:val="ab"/>
        </w:rPr>
        <w:commentReference w:id="131"/>
      </w:r>
    </w:p>
    <w:p w14:paraId="7E58ACF8" w14:textId="77777777" w:rsidR="004B15C4" w:rsidRDefault="004B15C4" w:rsidP="002F7F5B">
      <w:pPr>
        <w:rPr>
          <w:lang w:eastAsia="en-GB"/>
        </w:rPr>
      </w:pPr>
      <w:r>
        <w:rPr>
          <w:b/>
          <w:lang w:eastAsia="en-GB"/>
        </w:rPr>
        <w:t>Queue is not affect here.</w:t>
      </w:r>
    </w:p>
    <w:p w14:paraId="7E58ACF9" w14:textId="77777777" w:rsidR="004B15C4" w:rsidRDefault="004B15C4" w:rsidP="002F7F5B">
      <w:pPr>
        <w:rPr>
          <w:lang w:eastAsia="en-GB"/>
        </w:rPr>
      </w:pPr>
    </w:p>
    <w:p w14:paraId="7E58ACFA" w14:textId="77777777" w:rsidR="004B15C4" w:rsidRDefault="004B15C4" w:rsidP="002F7F5B">
      <w:pPr>
        <w:rPr>
          <w:lang w:eastAsia="en-GB"/>
        </w:rPr>
      </w:pPr>
      <w:r w:rsidRPr="00445D7C">
        <w:rPr>
          <w:noProof/>
          <w:lang w:val="en-GB" w:eastAsia="en-GB"/>
        </w:rPr>
        <mc:AlternateContent>
          <mc:Choice Requires="wpc">
            <w:drawing>
              <wp:anchor distT="0" distB="0" distL="114300" distR="114300" simplePos="0" relativeHeight="251704320" behindDoc="0" locked="1" layoutInCell="1" allowOverlap="1" wp14:anchorId="7E58AD44" wp14:editId="7E58AD45">
                <wp:simplePos x="0" y="0"/>
                <wp:positionH relativeFrom="page">
                  <wp:posOffset>809625</wp:posOffset>
                </wp:positionH>
                <wp:positionV relativeFrom="page">
                  <wp:posOffset>528955</wp:posOffset>
                </wp:positionV>
                <wp:extent cx="6152515" cy="1845945"/>
                <wp:effectExtent l="0" t="0" r="635" b="1905"/>
                <wp:wrapTopAndBottom/>
                <wp:docPr id="15390" name="Полотно 15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80" name="Рисунок 1538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81" name="Блок-схема: альтернативний процес 1538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2" name="Рисунок 15382"/>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83" name="Блок-схема: альтернативний процес 1538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32" w:author="Bohdan Benetskyi" w:date="2017-02-22T11:11:00Z">
                                <w:r w:rsidDel="00957975">
                                  <w:rPr>
                                    <w:rFonts w:eastAsia="Times New Roman"/>
                                    <w:sz w:val="16"/>
                                    <w:szCs w:val="16"/>
                                  </w:rPr>
                                  <w:delText>Report</w:delText>
                                </w:r>
                              </w:del>
                              <w:ins w:id="133"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4" name="Блок-схема: альтернативний процес 1538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5" name="Блок-схема: альтернативний процес 1538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7" name="Рисунок 15387"/>
                          <pic:cNvPicPr>
                            <a:picLocks noChangeAspect="1"/>
                          </pic:cNvPicPr>
                        </pic:nvPicPr>
                        <pic:blipFill>
                          <a:blip r:embed="rId23"/>
                          <a:stretch>
                            <a:fillRect/>
                          </a:stretch>
                        </pic:blipFill>
                        <pic:spPr>
                          <a:xfrm>
                            <a:off x="352426" y="75225"/>
                            <a:ext cx="485480" cy="476250"/>
                          </a:xfrm>
                          <a:prstGeom prst="rect">
                            <a:avLst/>
                          </a:prstGeom>
                        </pic:spPr>
                      </pic:pic>
                      <pic:pic xmlns:pic="http://schemas.openxmlformats.org/drawingml/2006/picture">
                        <pic:nvPicPr>
                          <pic:cNvPr id="15388" name="Рисунок 15388"/>
                          <pic:cNvPicPr/>
                        </pic:nvPicPr>
                        <pic:blipFill>
                          <a:blip r:embed="rId23"/>
                          <a:stretch>
                            <a:fillRect/>
                          </a:stretch>
                        </pic:blipFill>
                        <pic:spPr>
                          <a:xfrm>
                            <a:off x="1494450" y="75225"/>
                            <a:ext cx="485140" cy="476250"/>
                          </a:xfrm>
                          <a:prstGeom prst="rect">
                            <a:avLst/>
                          </a:prstGeom>
                        </pic:spPr>
                      </pic:pic>
                      <pic:pic xmlns:pic="http://schemas.openxmlformats.org/drawingml/2006/picture">
                        <pic:nvPicPr>
                          <pic:cNvPr id="15389" name="Рисунок 15389"/>
                          <pic:cNvPicPr/>
                        </pic:nvPicPr>
                        <pic:blipFill>
                          <a:blip r:embed="rId23"/>
                          <a:stretch>
                            <a:fillRect/>
                          </a:stretch>
                        </pic:blipFill>
                        <pic:spPr>
                          <a:xfrm>
                            <a:off x="2570775" y="82550"/>
                            <a:ext cx="485140" cy="476250"/>
                          </a:xfrm>
                          <a:prstGeom prst="rect">
                            <a:avLst/>
                          </a:prstGeom>
                        </pic:spPr>
                      </pic:pic>
                    </wpc:wpc>
                  </a:graphicData>
                </a:graphic>
              </wp:anchor>
            </w:drawing>
          </mc:Choice>
          <mc:Fallback>
            <w:pict>
              <v:group w14:anchorId="7E58AD44" id="Полотно 15390" o:spid="_x0000_s1163" editas="canvas" style="position:absolute;margin-left:63.75pt;margin-top:41.65pt;width:484.45pt;height:145.35pt;z-index:25170432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">
                <v:shape id="_x0000_s1164" type="#_x0000_t75" style="position:absolute;width:61525;height:18459;visibility:visible;mso-wrap-style:square">
                  <v:fill o:detectmouseclick="t"/>
                  <v:path o:connecttype="none"/>
                </v:shape>
                <v:shape id="Рисунок 15380" o:spid="_x0000_s116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">
                  <v:imagedata r:id="rId13" o:title=""/>
                  <v:path arrowok="t"/>
                  <o:lock v:ext="edit" aspectratio="f"/>
                </v:shape>
                <v:shape id="Блок-схема: альтернативний процес 15381" o:spid="_x0000_s116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" fillcolor="#c0504d" strokecolor="#f9f9f9" strokeweight="3pt">
                  <v:textbo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82" o:spid="_x0000_s1167"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">
                  <v:imagedata r:id="rId14" o:title=""/>
                </v:shape>
                <v:shape id="Блок-схема: альтернативний процес 15383" o:spid="_x0000_s116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" fillcolor="#9bbb59" strokecolor="#f9f9f9" strokeweight="3pt">
                  <v:textbo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34" w:author="Bohdan Benetskyi" w:date="2017-02-22T11:11:00Z">
                          <w:r w:rsidDel="00957975">
                            <w:rPr>
                              <w:rFonts w:eastAsia="Times New Roman"/>
                              <w:sz w:val="16"/>
                              <w:szCs w:val="16"/>
                            </w:rPr>
                            <w:delText>Report</w:delText>
                          </w:r>
                        </w:del>
                        <w:ins w:id="135" w:author="Bohdan Benetskyi" w:date="2017-02-22T11:11:00Z">
                          <w:r w:rsidR="00957975">
                            <w:rPr>
                              <w:rFonts w:eastAsia="Times New Roman"/>
                              <w:sz w:val="16"/>
                              <w:szCs w:val="16"/>
                            </w:rPr>
                            <w:t>Worksheet</w:t>
                          </w:r>
                        </w:ins>
                      </w:p>
                    </w:txbxContent>
                  </v:textbox>
                </v:shape>
                <v:shape id="Блок-схема: альтернативний процес 15384" o:spid="_x0000_s116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" fillcolor="#8064a2" strokecolor="#f9f9f9" strokeweight="3pt">
                  <v:textbo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85" o:spid="_x0000_s117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" fillcolor="#4f81bd" strokecolor="#f9f9f9" strokeweight="3pt">
                  <v:textbo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87" o:spid="_x0000_s117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">
                  <v:imagedata r:id="rId24" o:title=""/>
                  <v:path arrowok="t"/>
                </v:shape>
                <v:shape id="Рисунок 15388" o:spid="_x0000_s1172"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">
                  <v:imagedata r:id="rId24" o:title=""/>
                </v:shape>
                <v:shape id="Рисунок 15389" o:spid="_x0000_s1173"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">
                  <v:imagedata r:id="rId24" o:title=""/>
                </v:shape>
                <w10:wrap type="topAndBottom" anchorx="page" anchory="page"/>
                <w10:anchorlock/>
              </v:group>
            </w:pict>
          </mc:Fallback>
        </mc:AlternateContent>
      </w:r>
      <w:r w:rsidR="005D730B">
        <w:rPr>
          <w:lang w:eastAsia="en-GB"/>
        </w:rPr>
        <w:t xml:space="preserve">Now we can create new </w:t>
      </w:r>
      <w:r w:rsidR="005D730B">
        <w:rPr>
          <w:b/>
          <w:lang w:eastAsia="en-GB"/>
        </w:rPr>
        <w:t>Dashboard</w:t>
      </w:r>
      <w:r w:rsidR="005D730B">
        <w:rPr>
          <w:lang w:eastAsia="en-GB"/>
        </w:rPr>
        <w:t xml:space="preserve"> and move all worksheets inside:</w:t>
      </w:r>
    </w:p>
    <w:p w14:paraId="7E58ACFB" w14:textId="01B5780F" w:rsidR="005D730B" w:rsidRDefault="00A912AC" w:rsidP="00A912AC">
      <w:pPr>
        <w:jc w:val="center"/>
        <w:rPr>
          <w:lang w:eastAsia="en-GB"/>
        </w:rPr>
        <w:pPrChange w:id="136" w:author="Bohdan Benetskyi" w:date="2017-02-22T16:58:00Z">
          <w:pPr/>
        </w:pPrChange>
      </w:pPr>
      <w:del w:id="137" w:author="Bohdan Benetskyi" w:date="2017-02-22T16:57:00Z">
        <w:r w:rsidDel="00E51B0F">
          <w:rPr>
            <w:lang w:eastAsia="en-GB"/>
          </w:rPr>
          <w:pict w14:anchorId="7E58AD46">
            <v:shape id="_x0000_i1054" type="#_x0000_t75" style="width:389.45pt;height:3.75pt">
              <v:imagedata r:id="rId44" o:title="2017-01-18 00_21_25-Tableau - Book2 - Tableau license expires in 7 days"/>
            </v:shape>
          </w:pict>
        </w:r>
      </w:del>
      <w:r w:rsidR="00C612FB">
        <w:rPr>
          <w:rStyle w:val="ab"/>
        </w:rPr>
        <w:commentReference w:id="138"/>
      </w:r>
      <w:ins w:id="139" w:author="Bohdan Benetskyi" w:date="2017-02-22T16:57:00Z">
        <w:r w:rsidR="00E51B0F">
          <w:rPr>
            <w:lang w:eastAsia="en-GB"/>
          </w:rPr>
          <w:pict w14:anchorId="04983F7E">
            <v:shape id="_x0000_i1066" type="#_x0000_t75" style="width:484.6pt;height:385.65pt">
              <v:imagedata r:id="rId45" o:title="2017-02-22 16_55_52-Clean_Windows_7 Clone [Running] - Oracle VM VirtualBox"/>
            </v:shape>
          </w:pict>
        </w:r>
      </w:ins>
    </w:p>
    <w:p w14:paraId="7E58ACFC" w14:textId="77777777" w:rsidR="005D730B" w:rsidRDefault="005D730B" w:rsidP="002F7F5B">
      <w:pPr>
        <w:rPr>
          <w:lang w:eastAsia="en-GB"/>
        </w:rPr>
      </w:pPr>
    </w:p>
    <w:p w14:paraId="7E58ACFD" w14:textId="77777777" w:rsidR="005D730B" w:rsidRDefault="005D730B" w:rsidP="002F7F5B">
      <w:pPr>
        <w:rPr>
          <w:lang w:eastAsia="en-GB"/>
        </w:rPr>
      </w:pPr>
      <w:r>
        <w:rPr>
          <w:lang w:eastAsia="en-GB"/>
        </w:rPr>
        <w:t>In the right panel, you have filters from all sheets</w:t>
      </w:r>
      <w:r w:rsidR="00FF3559">
        <w:rPr>
          <w:lang w:eastAsia="en-GB"/>
        </w:rPr>
        <w:t xml:space="preserve"> -</w:t>
      </w:r>
      <w:r>
        <w:rPr>
          <w:lang w:eastAsia="en-GB"/>
        </w:rPr>
        <w:t xml:space="preserve"> if you need to make it global just select </w:t>
      </w:r>
      <w:r w:rsidR="00FF3559">
        <w:rPr>
          <w:lang w:eastAsia="en-GB"/>
        </w:rPr>
        <w:t xml:space="preserve">the </w:t>
      </w:r>
      <w:r>
        <w:rPr>
          <w:lang w:eastAsia="en-GB"/>
        </w:rPr>
        <w:t>proper option:</w:t>
      </w:r>
    </w:p>
    <w:p w14:paraId="7E58ACFE" w14:textId="6A577A0B" w:rsidR="00101093" w:rsidDel="003152C6" w:rsidRDefault="005D730B" w:rsidP="00A912AC">
      <w:pPr>
        <w:jc w:val="center"/>
        <w:rPr>
          <w:del w:id="140" w:author="Bohdan Benetskyi" w:date="2017-02-22T16:36:00Z"/>
          <w:lang w:eastAsia="en-GB"/>
        </w:rPr>
        <w:pPrChange w:id="141" w:author="Bohdan Benetskyi" w:date="2017-02-22T16:58:00Z">
          <w:pPr/>
        </w:pPrChange>
      </w:pPr>
      <w:r>
        <w:rPr>
          <w:noProof/>
          <w:lang w:val="en-GB" w:eastAsia="en-GB"/>
        </w:rPr>
        <w:drawing>
          <wp:inline distT="0" distB="0" distL="0" distR="0" wp14:anchorId="7E58AD47" wp14:editId="7E58AD48">
            <wp:extent cx="3894477" cy="1400175"/>
            <wp:effectExtent l="0" t="0" r="0" b="0"/>
            <wp:docPr id="15391" name="Рисунок 15391" descr="C:\Users\BohdanPC\AppData\Local\Microsoft\Windows\INetCacheContent.Word\2017-01-18 00_23_00-Tableau - Book2 - Tableau license expires in 7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BohdanPC\AppData\Local\Microsoft\Windows\INetCacheContent.Word\2017-01-18 00_23_00-Tableau - Book2 - Tableau license expires in 7 day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5087" cy="1418371"/>
                    </a:xfrm>
                    <a:prstGeom prst="rect">
                      <a:avLst/>
                    </a:prstGeom>
                    <a:noFill/>
                    <a:ln>
                      <a:noFill/>
                    </a:ln>
                  </pic:spPr>
                </pic:pic>
              </a:graphicData>
            </a:graphic>
          </wp:inline>
        </w:drawing>
      </w:r>
    </w:p>
    <w:p w14:paraId="7E58ACFF" w14:textId="38F1EB9C" w:rsidR="00FF3559" w:rsidDel="003152C6" w:rsidRDefault="00FF3559" w:rsidP="003A77C4">
      <w:pPr>
        <w:rPr>
          <w:del w:id="142" w:author="Bohdan Benetskyi" w:date="2017-02-22T16:36:00Z"/>
          <w:lang w:eastAsia="en-GB"/>
        </w:rPr>
      </w:pPr>
    </w:p>
    <w:p w14:paraId="7E58AD00" w14:textId="48C34A88" w:rsidR="00FF3559" w:rsidRPr="005D730B" w:rsidRDefault="00FF3559" w:rsidP="003A77C4">
      <w:pPr>
        <w:rPr>
          <w:lang w:eastAsia="en-GB"/>
        </w:rPr>
      </w:pPr>
      <w:del w:id="143" w:author="Bohdan Benetskyi" w:date="2017-02-22T16:36:00Z">
        <w:r w:rsidDel="003152C6">
          <w:rPr>
            <w:lang w:eastAsia="en-GB"/>
          </w:rPr>
          <w:delText xml:space="preserve">That is it!  You have successfully completed this </w:delText>
        </w:r>
        <w:commentRangeStart w:id="144"/>
        <w:r w:rsidDel="003152C6">
          <w:rPr>
            <w:lang w:eastAsia="en-GB"/>
          </w:rPr>
          <w:delText>section</w:delText>
        </w:r>
        <w:commentRangeEnd w:id="144"/>
        <w:r w:rsidR="004327F7" w:rsidDel="003152C6">
          <w:rPr>
            <w:rStyle w:val="ab"/>
          </w:rPr>
          <w:commentReference w:id="144"/>
        </w:r>
        <w:r w:rsidDel="003152C6">
          <w:rPr>
            <w:lang w:eastAsia="en-GB"/>
          </w:rPr>
          <w:delText>!</w:delText>
        </w:r>
      </w:del>
      <w:bookmarkStart w:id="145" w:name="_GoBack"/>
      <w:bookmarkEnd w:id="145"/>
    </w:p>
    <w:sectPr w:rsidR="00FF3559" w:rsidRPr="005D730B" w:rsidSect="005A7756">
      <w:footerReference w:type="default" r:id="rId47"/>
      <w:pgSz w:w="12240" w:h="15840"/>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Fernandez, Arun J.   Contractor" w:date="2017-01-24T13:58:00Z" w:initials="FAJC">
    <w:p w14:paraId="2A1591DF" w14:textId="47A24172" w:rsidR="008538C9" w:rsidRDefault="008538C9">
      <w:pPr>
        <w:pStyle w:val="ac"/>
      </w:pPr>
      <w:r>
        <w:rPr>
          <w:rStyle w:val="ab"/>
        </w:rPr>
        <w:annotationRef/>
      </w:r>
      <w:r>
        <w:t>This error is machine-specific. The VM(s) that may be setup for training remote users maybe imaged with the Oracle client – which will be used for the Oracle Training database. Also, the machines (15 or so) in the classroom can be imaged as such as well. Another thing to consider is, if the data can be prepared for any/all labs during this training and made available to the user from a shared location. This will eliminate the need to connect to the specific database and possible errors during live training.</w:t>
      </w:r>
    </w:p>
  </w:comment>
  <w:comment w:id="14" w:author="Bohdan Benetskyi" w:date="2017-02-22T11:01:00Z" w:initials="BB">
    <w:p w14:paraId="47C93C4F" w14:textId="1056351E" w:rsidR="00074FE5" w:rsidRPr="00074FE5" w:rsidRDefault="00074FE5">
      <w:pPr>
        <w:pStyle w:val="ac"/>
        <w:rPr>
          <w:rFonts w:ascii="Arial" w:hAnsi="Arial" w:cs="Arial"/>
          <w:color w:val="222222"/>
          <w:sz w:val="30"/>
          <w:szCs w:val="30"/>
          <w:shd w:val="clear" w:color="auto" w:fill="FFFFFF"/>
        </w:rPr>
      </w:pPr>
      <w:r>
        <w:rPr>
          <w:rStyle w:val="ab"/>
        </w:rPr>
        <w:annotationRef/>
      </w:r>
      <w:r>
        <w:rPr>
          <w:rFonts w:ascii="Arial" w:hAnsi="Arial" w:cs="Arial"/>
          <w:color w:val="222222"/>
          <w:sz w:val="30"/>
          <w:szCs w:val="30"/>
          <w:shd w:val="clear" w:color="auto" w:fill="FFFFFF"/>
        </w:rPr>
        <w:t>In order not to make confusion, I remove this part</w:t>
      </w:r>
    </w:p>
  </w:comment>
  <w:comment w:id="41" w:author="Fernandez, Arun J.   Contractor" w:date="2017-01-24T14:04:00Z" w:initials="FAJC">
    <w:p w14:paraId="27689898" w14:textId="7058A21D" w:rsidR="001E6EDA" w:rsidRDefault="001E6EDA">
      <w:pPr>
        <w:pStyle w:val="ac"/>
      </w:pPr>
      <w:r>
        <w:rPr>
          <w:rStyle w:val="ab"/>
        </w:rPr>
        <w:annotationRef/>
      </w:r>
      <w:r>
        <w:t>Not to get picky – Sheet 1 is available by default, creation of the extract brings related dimensions and measures into the worksheet.</w:t>
      </w:r>
    </w:p>
  </w:comment>
  <w:comment w:id="42" w:author="Bohdan Benetskyi" w:date="2017-02-22T11:04:00Z" w:initials="BB">
    <w:p w14:paraId="1D5CC152" w14:textId="268780D2" w:rsidR="00957975" w:rsidRDefault="00957975">
      <w:pPr>
        <w:pStyle w:val="ac"/>
      </w:pPr>
      <w:r>
        <w:rPr>
          <w:rStyle w:val="ab"/>
        </w:rPr>
        <w:annotationRef/>
      </w:r>
      <w:r w:rsidRPr="00957975">
        <w:rPr>
          <w:rStyle w:val="ab"/>
        </w:rPr>
        <w:t>The sentence rewritten.</w:t>
      </w:r>
    </w:p>
  </w:comment>
  <w:comment w:id="52" w:author="Wenderoth, Christopher" w:date="2017-01-24T07:08:00Z" w:initials="WC">
    <w:p w14:paraId="0042AED8" w14:textId="5E471B3B" w:rsidR="0021180F" w:rsidRDefault="0021180F">
      <w:pPr>
        <w:pStyle w:val="ac"/>
      </w:pPr>
      <w:r>
        <w:rPr>
          <w:rStyle w:val="ab"/>
        </w:rPr>
        <w:annotationRef/>
      </w:r>
      <w:r>
        <w:t xml:space="preserve">We need to be careful with the terminology.  I would say this is a crosstab, not a report.  “Report” is a delicate term to use.  In EPM, a Report is a very specific paginated section, there is nothing comparable to what the majority of our users will expect a report to look like in Tableau.  Which plays into the whole Web FOCUS 8 is the enterprise BI reporting tool and Tableau is the enterprise Data Visualization tool.  In short, I would not use the term “Report” in anything Tableau related. </w:t>
      </w:r>
    </w:p>
  </w:comment>
  <w:comment w:id="53" w:author="Fernandez, Arun J.   Contractor" w:date="2017-01-24T14:06:00Z" w:initials="FAJC">
    <w:p w14:paraId="135022C8" w14:textId="6D7FC924" w:rsidR="001E6EDA" w:rsidRDefault="001E6EDA">
      <w:pPr>
        <w:pStyle w:val="ac"/>
      </w:pPr>
      <w:r>
        <w:rPr>
          <w:rStyle w:val="ab"/>
        </w:rPr>
        <w:annotationRef/>
      </w:r>
      <w:r>
        <w:t>I agree – worksheet or crosstab will be a more appropriate term.</w:t>
      </w:r>
    </w:p>
  </w:comment>
  <w:comment w:id="65" w:author="Fernandez, Arun J.   Contractor" w:date="2017-01-24T14:08:00Z" w:initials="FAJC">
    <w:p w14:paraId="5A546DC3" w14:textId="4E78A3D2" w:rsidR="001E6EDA" w:rsidRDefault="001E6EDA">
      <w:pPr>
        <w:pStyle w:val="ac"/>
      </w:pPr>
      <w:r>
        <w:rPr>
          <w:rStyle w:val="ab"/>
        </w:rPr>
        <w:annotationRef/>
      </w:r>
      <w:r>
        <w:t xml:space="preserve">To address in final versions – provide screenshot with the SUM function in the ‘Enter Search Text’, this will provide the users with required definitions, syntax and examples. </w:t>
      </w:r>
    </w:p>
  </w:comment>
  <w:comment w:id="66" w:author="Fernandez, Arun J.   Contractor" w:date="2017-01-24T14:33:00Z" w:initials="FAJC">
    <w:p w14:paraId="732186A5" w14:textId="7DD43625" w:rsidR="004327F7" w:rsidRDefault="004327F7">
      <w:pPr>
        <w:pStyle w:val="ac"/>
      </w:pPr>
      <w:r>
        <w:rPr>
          <w:rStyle w:val="ab"/>
        </w:rPr>
        <w:annotationRef/>
      </w:r>
      <w:r>
        <w:t xml:space="preserve">Here Sum becomes the data element name and not the function – results in wrong values later in the document. </w:t>
      </w:r>
      <w:r w:rsidR="00711C50">
        <w:t>Please see below.</w:t>
      </w:r>
    </w:p>
  </w:comment>
  <w:comment w:id="74" w:author="Fernandez, Arun J.   Contractor" w:date="2017-01-24T14:10:00Z" w:initials="FAJC">
    <w:p w14:paraId="05318E87" w14:textId="600F2F46" w:rsidR="001E6EDA" w:rsidRDefault="001E6EDA">
      <w:pPr>
        <w:pStyle w:val="ac"/>
      </w:pPr>
      <w:r>
        <w:rPr>
          <w:rStyle w:val="ab"/>
        </w:rPr>
        <w:annotationRef/>
      </w:r>
      <w:r>
        <w:t>Item to consider – data prep could also include using business-like or logical names.</w:t>
      </w:r>
    </w:p>
  </w:comment>
  <w:comment w:id="83" w:author="Wenderoth, Christopher" w:date="2017-01-24T07:14:00Z" w:initials="WC">
    <w:p w14:paraId="68EC9F24" w14:textId="2E972F79" w:rsidR="0021180F" w:rsidRDefault="0021180F">
      <w:pPr>
        <w:pStyle w:val="ac"/>
      </w:pPr>
      <w:r>
        <w:rPr>
          <w:rStyle w:val="ab"/>
        </w:rPr>
        <w:annotationRef/>
      </w:r>
      <w:r w:rsidR="00C612FB">
        <w:t>These</w:t>
      </w:r>
      <w:r>
        <w:t xml:space="preserve"> numbers don’t look correct.  Average Processing Days is usually somewhere around 80-100.  </w:t>
      </w:r>
    </w:p>
  </w:comment>
  <w:comment w:id="82" w:author="Fernandez, Arun J.   Contractor" w:date="2017-01-24T14:22:00Z" w:initials="FAJC">
    <w:p w14:paraId="71013577" w14:textId="73704997" w:rsidR="007A5B9B" w:rsidRDefault="007A5B9B">
      <w:pPr>
        <w:pStyle w:val="ac"/>
      </w:pPr>
      <w:r>
        <w:rPr>
          <w:rStyle w:val="ab"/>
        </w:rPr>
        <w:annotationRef/>
      </w:r>
      <w:r>
        <w:t>The issue here is the columns in the source file are named Sum(Al1.Ompt Cnt) and Sum(Al1.Ompt)…..</w:t>
      </w:r>
      <w:r w:rsidR="004327F7">
        <w:t xml:space="preserve"> perform the calculation in the field as </w:t>
      </w:r>
      <w:r w:rsidR="00711C50">
        <w:t>SUM([Sum</w:t>
      </w:r>
      <w:r w:rsidR="00711C50">
        <w:rPr>
          <w:i/>
        </w:rPr>
        <w:t>(Al1.Ompt)]) / SUM([Sum(Al1.Ompt Cnt)])</w:t>
      </w:r>
      <w:r>
        <w:t>– this wi</w:t>
      </w:r>
      <w:r w:rsidR="00711C50">
        <w:t>ll provide the correct numbers for Average Processing Days. Another option would be to rename the source column to just Ompt and Ompt Cnt.</w:t>
      </w:r>
    </w:p>
  </w:comment>
  <w:comment w:id="88" w:author="Fernandez, Arun J.   Contractor" w:date="2017-01-24T14:13:00Z" w:initials="FAJC">
    <w:p w14:paraId="04507242" w14:textId="5C9591A4" w:rsidR="007A5B9B" w:rsidRDefault="007A5B9B">
      <w:pPr>
        <w:pStyle w:val="ac"/>
      </w:pPr>
      <w:r>
        <w:rPr>
          <w:rStyle w:val="ab"/>
        </w:rPr>
        <w:annotationRef/>
      </w:r>
      <w:r>
        <w:t xml:space="preserve">By default, Tableau add all elements listed under Measures. It would help to provide users some background of </w:t>
      </w:r>
      <w:r w:rsidRPr="007A5B9B">
        <w:rPr>
          <w:i/>
        </w:rPr>
        <w:t>Number of Records and Measure Values</w:t>
      </w:r>
      <w:r>
        <w:t>, their uses and need in the worksheet.</w:t>
      </w:r>
    </w:p>
  </w:comment>
  <w:comment w:id="116" w:author="Wenderoth, Christopher" w:date="2017-01-24T07:19:00Z" w:initials="WC">
    <w:p w14:paraId="79051251" w14:textId="029237BE" w:rsidR="00C612FB" w:rsidRDefault="00C612FB">
      <w:pPr>
        <w:pStyle w:val="ac"/>
      </w:pPr>
      <w:r>
        <w:rPr>
          <w:rStyle w:val="ab"/>
        </w:rPr>
        <w:annotationRef/>
      </w:r>
      <w:r>
        <w:t>Again APDs should be around 80-100.  (I hope it doesn’t take 3,000 days to process a claim</w:t>
      </w:r>
      <w:r w:rsidR="00673806">
        <w:t xml:space="preserve"> </w:t>
      </w:r>
      <w:r w:rsidR="00673806">
        <w:sym w:font="Wingdings" w:char="F04A"/>
      </w:r>
      <w:r>
        <w:t xml:space="preserve">). </w:t>
      </w:r>
    </w:p>
  </w:comment>
  <w:comment w:id="130" w:author="Fernandez, Arun J.   Contractor" w:date="2017-01-24T14:26:00Z" w:initials="FAJC">
    <w:p w14:paraId="2D371B00" w14:textId="3B343DF6" w:rsidR="004327F7" w:rsidRDefault="004327F7">
      <w:pPr>
        <w:pStyle w:val="ac"/>
      </w:pPr>
      <w:r>
        <w:rPr>
          <w:rStyle w:val="ab"/>
        </w:rPr>
        <w:annotationRef/>
      </w:r>
      <w:r>
        <w:t xml:space="preserve">I believe the title on this sheet should be </w:t>
      </w:r>
      <w:r w:rsidRPr="004327F7">
        <w:rPr>
          <w:i/>
        </w:rPr>
        <w:t xml:space="preserve">Claim </w:t>
      </w:r>
      <w:r>
        <w:rPr>
          <w:i/>
        </w:rPr>
        <w:t>Percentage by Region</w:t>
      </w:r>
      <w:r>
        <w:t xml:space="preserve">. Also, the counts should be displayed using a quick table calculation as Percent of Total to display percentages. </w:t>
      </w:r>
    </w:p>
  </w:comment>
  <w:comment w:id="131" w:author="Bohdan Benetskyi" w:date="2017-02-22T16:36:00Z" w:initials="BB">
    <w:p w14:paraId="3914B00F" w14:textId="09F04089" w:rsidR="003A77C4" w:rsidRPr="003A77C4" w:rsidRDefault="003A77C4">
      <w:pPr>
        <w:pStyle w:val="ac"/>
        <w:rPr>
          <w:lang w:val="uk-UA"/>
        </w:rPr>
      </w:pPr>
      <w:r>
        <w:rPr>
          <w:rStyle w:val="ab"/>
        </w:rPr>
        <w:annotationRef/>
      </w:r>
      <w:r w:rsidRPr="003A77C4">
        <w:t>I'll translate all names to</w:t>
      </w:r>
      <w:r>
        <w:rPr>
          <w:lang w:val="uk-UA"/>
        </w:rPr>
        <w:t xml:space="preserve"> </w:t>
      </w:r>
      <w:r w:rsidRPr="004B15C4">
        <w:rPr>
          <w:b/>
          <w:lang w:eastAsia="en-GB"/>
        </w:rPr>
        <w:t>Average Processing Days</w:t>
      </w:r>
    </w:p>
  </w:comment>
  <w:comment w:id="138" w:author="Wenderoth, Christopher" w:date="2017-01-24T07:24:00Z" w:initials="WC">
    <w:p w14:paraId="4DDC4457" w14:textId="05BE3ECA" w:rsidR="00C612FB" w:rsidRDefault="00C612FB">
      <w:pPr>
        <w:pStyle w:val="ac"/>
      </w:pPr>
      <w:r>
        <w:rPr>
          <w:rStyle w:val="ab"/>
        </w:rPr>
        <w:annotationRef/>
      </w:r>
      <w:r>
        <w:t xml:space="preserve"> In the previous step, you created a Pie Chart that shows APDs.  This is pie chart is titled “Claim Percentage” but shows total counts of claims. </w:t>
      </w:r>
    </w:p>
  </w:comment>
  <w:comment w:id="144" w:author="Fernandez, Arun J.   Contractor" w:date="2017-01-24T14:28:00Z" w:initials="FAJC">
    <w:p w14:paraId="5E39CFB8" w14:textId="56075A56" w:rsidR="004327F7" w:rsidRDefault="004327F7">
      <w:pPr>
        <w:pStyle w:val="ac"/>
      </w:pPr>
      <w:r>
        <w:rPr>
          <w:rStyle w:val="ab"/>
        </w:rPr>
        <w:annotationRef/>
      </w:r>
      <w:r>
        <w:t xml:space="preserve">Another approach to consider – define in the manual sections on (i) Worksheets and its contents (such as the various panes, Marks card, Show Me, Title etc. (ii) Filters (iii) Bar Charts (iv) Pie Charts (v) Dashboards ….and then delve into the creation of this consolidated dashboard. This will eliminate going to a step by step approach, reduce content length but still provide context of the training.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1591DF" w15:done="0"/>
  <w15:commentEx w15:paraId="47C93C4F" w15:paraIdParent="2A1591DF" w15:done="0"/>
  <w15:commentEx w15:paraId="27689898" w15:done="0"/>
  <w15:commentEx w15:paraId="1D5CC152" w15:paraIdParent="27689898" w15:done="0"/>
  <w15:commentEx w15:paraId="0042AED8" w15:done="0"/>
  <w15:commentEx w15:paraId="135022C8" w15:done="0"/>
  <w15:commentEx w15:paraId="5A546DC3" w15:done="0"/>
  <w15:commentEx w15:paraId="732186A5" w15:done="0"/>
  <w15:commentEx w15:paraId="05318E87" w15:done="0"/>
  <w15:commentEx w15:paraId="68EC9F24" w15:done="0"/>
  <w15:commentEx w15:paraId="71013577" w15:done="0"/>
  <w15:commentEx w15:paraId="04507242" w15:done="0"/>
  <w15:commentEx w15:paraId="79051251" w15:done="0"/>
  <w15:commentEx w15:paraId="2D371B00" w15:done="0"/>
  <w15:commentEx w15:paraId="3914B00F" w15:paraIdParent="2D371B00" w15:done="0"/>
  <w15:commentEx w15:paraId="4DDC4457" w15:done="0"/>
  <w15:commentEx w15:paraId="5E39CF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5F7E58" w14:textId="77777777" w:rsidR="00D803BB" w:rsidRDefault="00D803BB" w:rsidP="002477D0">
      <w:pPr>
        <w:spacing w:after="0" w:line="240" w:lineRule="auto"/>
      </w:pPr>
      <w:r>
        <w:separator/>
      </w:r>
    </w:p>
  </w:endnote>
  <w:endnote w:type="continuationSeparator" w:id="0">
    <w:p w14:paraId="6EEE3EBF" w14:textId="77777777" w:rsidR="00D803BB" w:rsidRDefault="00D803BB" w:rsidP="0024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863035"/>
      <w:docPartObj>
        <w:docPartGallery w:val="Page Numbers (Bottom of Page)"/>
        <w:docPartUnique/>
      </w:docPartObj>
    </w:sdtPr>
    <w:sdtEndPr>
      <w:rPr>
        <w:noProof/>
      </w:rPr>
    </w:sdtEndPr>
    <w:sdtContent>
      <w:p w14:paraId="7E58AD4D" w14:textId="78D402FF" w:rsidR="002477D0" w:rsidRDefault="002477D0">
        <w:pPr>
          <w:pStyle w:val="a9"/>
          <w:jc w:val="right"/>
        </w:pPr>
        <w:r>
          <w:fldChar w:fldCharType="begin"/>
        </w:r>
        <w:r>
          <w:instrText xml:space="preserve"> PAGE   \* MERGEFORMAT </w:instrText>
        </w:r>
        <w:r>
          <w:fldChar w:fldCharType="separate"/>
        </w:r>
        <w:r w:rsidR="00D803BB">
          <w:rPr>
            <w:noProof/>
          </w:rPr>
          <w:t>1</w:t>
        </w:r>
        <w:r>
          <w:rPr>
            <w:noProof/>
          </w:rPr>
          <w:fldChar w:fldCharType="end"/>
        </w:r>
      </w:p>
    </w:sdtContent>
  </w:sdt>
  <w:p w14:paraId="7E58AD4E" w14:textId="77777777" w:rsidR="002477D0" w:rsidRDefault="002477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F950E" w14:textId="77777777" w:rsidR="00D803BB" w:rsidRDefault="00D803BB" w:rsidP="002477D0">
      <w:pPr>
        <w:spacing w:after="0" w:line="240" w:lineRule="auto"/>
      </w:pPr>
      <w:r>
        <w:separator/>
      </w:r>
    </w:p>
  </w:footnote>
  <w:footnote w:type="continuationSeparator" w:id="0">
    <w:p w14:paraId="462EEE07" w14:textId="77777777" w:rsidR="00D803BB" w:rsidRDefault="00D803BB" w:rsidP="00247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2739F"/>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344EB"/>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9A75A0"/>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773B2F"/>
    <w:multiLevelType w:val="hybridMultilevel"/>
    <w:tmpl w:val="52D4F1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D30294"/>
    <w:multiLevelType w:val="hybridMultilevel"/>
    <w:tmpl w:val="5288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Fernandez, Arun J.   Contractor">
    <w15:presenceInfo w15:providerId="AD" w15:userId="S-1-5-21-2587397230-3316739918-3431996274-73339"/>
  </w15:person>
  <w15:person w15:author="Owens, John   Contractor">
    <w15:presenceInfo w15:providerId="AD" w15:userId="S-1-5-21-2587397230-3316739918-3431996274-31257"/>
  </w15:person>
  <w15:person w15:author="Wenderoth, Christopher">
    <w15:presenceInfo w15:providerId="AD" w15:userId="S-1-5-21-2587397230-3316739918-3431996274-188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346"/>
    <w:rsid w:val="000001AB"/>
    <w:rsid w:val="00074FE5"/>
    <w:rsid w:val="00086790"/>
    <w:rsid w:val="000B2346"/>
    <w:rsid w:val="000E755E"/>
    <w:rsid w:val="00101093"/>
    <w:rsid w:val="00116465"/>
    <w:rsid w:val="001C0169"/>
    <w:rsid w:val="001E6EDA"/>
    <w:rsid w:val="0021180F"/>
    <w:rsid w:val="00223DA8"/>
    <w:rsid w:val="002477D0"/>
    <w:rsid w:val="00293E65"/>
    <w:rsid w:val="002F7F5B"/>
    <w:rsid w:val="00306A13"/>
    <w:rsid w:val="003152C6"/>
    <w:rsid w:val="00325E78"/>
    <w:rsid w:val="00337454"/>
    <w:rsid w:val="003A77C4"/>
    <w:rsid w:val="003E44C1"/>
    <w:rsid w:val="00410199"/>
    <w:rsid w:val="004327F7"/>
    <w:rsid w:val="00445D7C"/>
    <w:rsid w:val="004730BB"/>
    <w:rsid w:val="004A7CAF"/>
    <w:rsid w:val="004B15C4"/>
    <w:rsid w:val="005170DE"/>
    <w:rsid w:val="00593145"/>
    <w:rsid w:val="005A7756"/>
    <w:rsid w:val="005B1602"/>
    <w:rsid w:val="005D730B"/>
    <w:rsid w:val="00627491"/>
    <w:rsid w:val="006471DD"/>
    <w:rsid w:val="00673806"/>
    <w:rsid w:val="006A241B"/>
    <w:rsid w:val="00711C50"/>
    <w:rsid w:val="00773827"/>
    <w:rsid w:val="007763BE"/>
    <w:rsid w:val="00792F1B"/>
    <w:rsid w:val="007A5B9B"/>
    <w:rsid w:val="007D02D1"/>
    <w:rsid w:val="007F56DA"/>
    <w:rsid w:val="00820456"/>
    <w:rsid w:val="008538C9"/>
    <w:rsid w:val="008A2C84"/>
    <w:rsid w:val="008B4FBB"/>
    <w:rsid w:val="008C4E9A"/>
    <w:rsid w:val="00957975"/>
    <w:rsid w:val="00986232"/>
    <w:rsid w:val="0099654D"/>
    <w:rsid w:val="009975A4"/>
    <w:rsid w:val="009A4243"/>
    <w:rsid w:val="00A375BA"/>
    <w:rsid w:val="00A37FFD"/>
    <w:rsid w:val="00A47BD1"/>
    <w:rsid w:val="00A912AC"/>
    <w:rsid w:val="00AB5BAD"/>
    <w:rsid w:val="00B14AD3"/>
    <w:rsid w:val="00B413B0"/>
    <w:rsid w:val="00B67BD7"/>
    <w:rsid w:val="00B9288E"/>
    <w:rsid w:val="00BA5E83"/>
    <w:rsid w:val="00BF02AC"/>
    <w:rsid w:val="00C2133F"/>
    <w:rsid w:val="00C279F6"/>
    <w:rsid w:val="00C612FB"/>
    <w:rsid w:val="00CC2763"/>
    <w:rsid w:val="00CD3750"/>
    <w:rsid w:val="00D17A98"/>
    <w:rsid w:val="00D40B78"/>
    <w:rsid w:val="00D803BB"/>
    <w:rsid w:val="00DA373B"/>
    <w:rsid w:val="00DC6D91"/>
    <w:rsid w:val="00DF6C5E"/>
    <w:rsid w:val="00E164FF"/>
    <w:rsid w:val="00E51B0F"/>
    <w:rsid w:val="00E639D9"/>
    <w:rsid w:val="00E86B26"/>
    <w:rsid w:val="00EB3346"/>
    <w:rsid w:val="00ED1412"/>
    <w:rsid w:val="00EE2CEB"/>
    <w:rsid w:val="00F03460"/>
    <w:rsid w:val="00F146BB"/>
    <w:rsid w:val="00F57C6A"/>
    <w:rsid w:val="00F769C2"/>
    <w:rsid w:val="00FF3559"/>
    <w:rsid w:val="00FF4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8AC5D"/>
  <w15:chartTrackingRefBased/>
  <w15:docId w15:val="{9680265E-021D-4513-8386-C89C3B32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776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76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63BE"/>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semiHidden/>
    <w:unhideWhenUsed/>
    <w:rsid w:val="007763B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20">
    <w:name w:val="Заголовок 2 Знак"/>
    <w:basedOn w:val="a0"/>
    <w:link w:val="2"/>
    <w:uiPriority w:val="9"/>
    <w:rsid w:val="007763BE"/>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0001AB"/>
    <w:pPr>
      <w:ind w:left="720"/>
      <w:contextualSpacing/>
    </w:pPr>
  </w:style>
  <w:style w:type="paragraph" w:styleId="a5">
    <w:name w:val="TOC Heading"/>
    <w:basedOn w:val="1"/>
    <w:next w:val="a"/>
    <w:uiPriority w:val="39"/>
    <w:unhideWhenUsed/>
    <w:qFormat/>
    <w:rsid w:val="00116465"/>
    <w:pPr>
      <w:outlineLvl w:val="9"/>
    </w:pPr>
  </w:style>
  <w:style w:type="paragraph" w:styleId="11">
    <w:name w:val="toc 1"/>
    <w:basedOn w:val="a"/>
    <w:next w:val="a"/>
    <w:autoRedefine/>
    <w:uiPriority w:val="39"/>
    <w:unhideWhenUsed/>
    <w:rsid w:val="00116465"/>
    <w:pPr>
      <w:spacing w:after="100"/>
    </w:pPr>
  </w:style>
  <w:style w:type="paragraph" w:styleId="21">
    <w:name w:val="toc 2"/>
    <w:basedOn w:val="a"/>
    <w:next w:val="a"/>
    <w:autoRedefine/>
    <w:uiPriority w:val="39"/>
    <w:unhideWhenUsed/>
    <w:rsid w:val="00116465"/>
    <w:pPr>
      <w:spacing w:after="100"/>
      <w:ind w:left="220"/>
    </w:pPr>
  </w:style>
  <w:style w:type="character" w:styleId="a6">
    <w:name w:val="Hyperlink"/>
    <w:basedOn w:val="a0"/>
    <w:uiPriority w:val="99"/>
    <w:unhideWhenUsed/>
    <w:rsid w:val="00116465"/>
    <w:rPr>
      <w:color w:val="0563C1" w:themeColor="hyperlink"/>
      <w:u w:val="single"/>
    </w:rPr>
  </w:style>
  <w:style w:type="paragraph" w:styleId="a7">
    <w:name w:val="header"/>
    <w:basedOn w:val="a"/>
    <w:link w:val="a8"/>
    <w:uiPriority w:val="99"/>
    <w:unhideWhenUsed/>
    <w:rsid w:val="002477D0"/>
    <w:pPr>
      <w:tabs>
        <w:tab w:val="center" w:pos="4680"/>
        <w:tab w:val="right" w:pos="9360"/>
      </w:tabs>
      <w:spacing w:after="0" w:line="240" w:lineRule="auto"/>
    </w:pPr>
  </w:style>
  <w:style w:type="character" w:customStyle="1" w:styleId="a8">
    <w:name w:val="Верхній колонтитул Знак"/>
    <w:basedOn w:val="a0"/>
    <w:link w:val="a7"/>
    <w:uiPriority w:val="99"/>
    <w:rsid w:val="002477D0"/>
  </w:style>
  <w:style w:type="paragraph" w:styleId="a9">
    <w:name w:val="footer"/>
    <w:basedOn w:val="a"/>
    <w:link w:val="aa"/>
    <w:uiPriority w:val="99"/>
    <w:unhideWhenUsed/>
    <w:rsid w:val="002477D0"/>
    <w:pPr>
      <w:tabs>
        <w:tab w:val="center" w:pos="4680"/>
        <w:tab w:val="right" w:pos="9360"/>
      </w:tabs>
      <w:spacing w:after="0" w:line="240" w:lineRule="auto"/>
    </w:pPr>
  </w:style>
  <w:style w:type="character" w:customStyle="1" w:styleId="aa">
    <w:name w:val="Нижній колонтитул Знак"/>
    <w:basedOn w:val="a0"/>
    <w:link w:val="a9"/>
    <w:uiPriority w:val="99"/>
    <w:rsid w:val="002477D0"/>
  </w:style>
  <w:style w:type="character" w:styleId="ab">
    <w:name w:val="annotation reference"/>
    <w:basedOn w:val="a0"/>
    <w:uiPriority w:val="99"/>
    <w:semiHidden/>
    <w:unhideWhenUsed/>
    <w:rsid w:val="0021180F"/>
    <w:rPr>
      <w:sz w:val="16"/>
      <w:szCs w:val="16"/>
    </w:rPr>
  </w:style>
  <w:style w:type="paragraph" w:styleId="ac">
    <w:name w:val="annotation text"/>
    <w:basedOn w:val="a"/>
    <w:link w:val="ad"/>
    <w:uiPriority w:val="99"/>
    <w:semiHidden/>
    <w:unhideWhenUsed/>
    <w:rsid w:val="0021180F"/>
    <w:pPr>
      <w:spacing w:line="240" w:lineRule="auto"/>
    </w:pPr>
    <w:rPr>
      <w:sz w:val="20"/>
      <w:szCs w:val="20"/>
    </w:rPr>
  </w:style>
  <w:style w:type="character" w:customStyle="1" w:styleId="ad">
    <w:name w:val="Текст примітки Знак"/>
    <w:basedOn w:val="a0"/>
    <w:link w:val="ac"/>
    <w:uiPriority w:val="99"/>
    <w:semiHidden/>
    <w:rsid w:val="0021180F"/>
    <w:rPr>
      <w:sz w:val="20"/>
      <w:szCs w:val="20"/>
    </w:rPr>
  </w:style>
  <w:style w:type="paragraph" w:styleId="ae">
    <w:name w:val="annotation subject"/>
    <w:basedOn w:val="ac"/>
    <w:next w:val="ac"/>
    <w:link w:val="af"/>
    <w:uiPriority w:val="99"/>
    <w:semiHidden/>
    <w:unhideWhenUsed/>
    <w:rsid w:val="0021180F"/>
    <w:rPr>
      <w:b/>
      <w:bCs/>
    </w:rPr>
  </w:style>
  <w:style w:type="character" w:customStyle="1" w:styleId="af">
    <w:name w:val="Тема примітки Знак"/>
    <w:basedOn w:val="ad"/>
    <w:link w:val="ae"/>
    <w:uiPriority w:val="99"/>
    <w:semiHidden/>
    <w:rsid w:val="0021180F"/>
    <w:rPr>
      <w:b/>
      <w:bCs/>
      <w:sz w:val="20"/>
      <w:szCs w:val="20"/>
    </w:rPr>
  </w:style>
  <w:style w:type="paragraph" w:styleId="af0">
    <w:name w:val="Balloon Text"/>
    <w:basedOn w:val="a"/>
    <w:link w:val="af1"/>
    <w:uiPriority w:val="99"/>
    <w:semiHidden/>
    <w:unhideWhenUsed/>
    <w:rsid w:val="0021180F"/>
    <w:pPr>
      <w:spacing w:after="0" w:line="240" w:lineRule="auto"/>
    </w:pPr>
    <w:rPr>
      <w:rFonts w:ascii="Segoe UI" w:hAnsi="Segoe UI" w:cs="Segoe UI"/>
      <w:sz w:val="18"/>
      <w:szCs w:val="18"/>
    </w:rPr>
  </w:style>
  <w:style w:type="character" w:customStyle="1" w:styleId="af1">
    <w:name w:val="Текст у виносці Знак"/>
    <w:basedOn w:val="a0"/>
    <w:link w:val="af0"/>
    <w:uiPriority w:val="99"/>
    <w:semiHidden/>
    <w:rsid w:val="002118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work\FormatterMacro\FormatterMacro.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926F264A3515489BFD3067389AD7F0" ma:contentTypeVersion="0" ma:contentTypeDescription="Create a new document." ma:contentTypeScope="" ma:versionID="5b1850c7f37035008ad08a6d4593dee5">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9093F-BC2A-406C-9FF2-B5473AC73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D52C296-6C04-4E67-B5EE-B0AC65F7A6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EABD3D-CA3F-4B61-9CAB-49F92C3CEDAB}">
  <ds:schemaRefs>
    <ds:schemaRef ds:uri="http://schemas.microsoft.com/sharepoint/v3/contenttype/forms"/>
  </ds:schemaRefs>
</ds:datastoreItem>
</file>

<file path=customXml/itemProps4.xml><?xml version="1.0" encoding="utf-8"?>
<ds:datastoreItem xmlns:ds="http://schemas.openxmlformats.org/officeDocument/2006/customXml" ds:itemID="{A5215B5B-D412-4B87-BAC3-66C22872F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FormatterMacro.dotm</Template>
  <TotalTime>367</TotalTime>
  <Pages>20</Pages>
  <Words>821</Words>
  <Characters>4683</Characters>
  <Application>Microsoft Office Word</Application>
  <DocSecurity>0</DocSecurity>
  <Lines>39</Lines>
  <Paragraphs>10</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10</cp:revision>
  <dcterms:created xsi:type="dcterms:W3CDTF">2017-02-16T13:41:00Z</dcterms:created>
  <dcterms:modified xsi:type="dcterms:W3CDTF">2017-02-22T16:00:00Z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416297724</vt:i4>
  </property>
  <property fmtid="{D5CDD505-2E9C-101B-9397-08002B2CF9AE}" pid="3" name="_NewReviewCycle">
    <vt:lpwstr/>
  </property>
  <property fmtid="{D5CDD505-2E9C-101B-9397-08002B2CF9AE}" pid="4" name="_EmailSubject">
    <vt:lpwstr>lab 0 - not 00</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ContentTypeId">
    <vt:lpwstr>0x010100E7926F264A3515489BFD3067389AD7F0</vt:lpwstr>
  </property>
  <property fmtid="{D5CDD505-2E9C-101B-9397-08002B2CF9AE}" pid="8" name="_PreviousAdHocReviewCycleID">
    <vt:i4>1629588902</vt:i4>
  </property>
  <property fmtid="{D5CDD505-2E9C-101B-9397-08002B2CF9AE}" pid="9" name="_ReviewingToolsShownOnce">
    <vt:lpwstr/>
  </property>
</Properties>
</file>