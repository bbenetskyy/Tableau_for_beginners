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8AC5D" w14:textId="0C5ADB55" w:rsidR="00116465" w:rsidDel="00276972" w:rsidRDefault="007763BE" w:rsidP="007763BE">
      <w:pPr>
        <w:pStyle w:val="1"/>
        <w:jc w:val="center"/>
        <w:rPr>
          <w:del w:id="0" w:author="Bohdan Benetskyi" w:date="2017-02-25T11:17:00Z"/>
          <w:noProof/>
        </w:rPr>
      </w:pPr>
      <w:bookmarkStart w:id="1" w:name="_Toc472769312"/>
      <w:bookmarkStart w:id="2" w:name="_tempMacroActionUndoStart_"/>
      <w:del w:id="3" w:author="Bohdan Benetskyi" w:date="2017-02-25T11:27:00Z">
        <w:r w:rsidDel="0069620C">
          <w:rPr>
            <w:noProof/>
            <w:lang w:val="en-GB" w:eastAsia="en-GB"/>
          </w:rPr>
          <mc:AlternateContent>
            <mc:Choice Requires="wpc">
              <w:drawing>
                <wp:anchor distT="0" distB="0" distL="114300" distR="114300" simplePos="0" relativeHeight="251661312" behindDoc="0" locked="1" layoutInCell="1" allowOverlap="1" wp14:anchorId="7E58AD01" wp14:editId="149CF95D">
                  <wp:simplePos x="0" y="0"/>
                  <wp:positionH relativeFrom="column">
                    <wp:posOffset>196215</wp:posOffset>
                  </wp:positionH>
                  <wp:positionV relativeFrom="topMargin">
                    <wp:posOffset>4448175</wp:posOffset>
                  </wp:positionV>
                  <wp:extent cx="6152515" cy="1845945"/>
                  <wp:effectExtent l="0" t="0" r="0" b="0"/>
                  <wp:wrapTopAndBottom/>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anchor>
              </w:drawing>
            </mc:Choice>
            <mc:Fallback>
              <w:pict>
                <v:group w14:anchorId="25AFE79E" id="Полотно 3" o:spid="_x0000_s1026" editas="canvas" style="position:absolute;margin-left:15.45pt;margin-top:350.25pt;width:484.45pt;height:145.35pt;z-index:251661312;mso-position-vertical-relative:top-margin-area" coordsize="61525,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K/SQE4QAAAAoBAAAPAAAAZHJzL2Rvd25yZXYueG1sTI9RS8MwEMff&#10;Bb9DOMEXcUk3N9fadIggiLAHN4U9pk1sqsmlNOlWv723J32743787/cvN5N37GiG2AWUkM0EMINN&#10;0B22Et73z7drYDEp1MoFNBJ+TIRNdXlRqkKHE76Z4y61jEIwFkqCTakvOI+NNV7FWegN0u0zDF4l&#10;WoeW60GdKNw7Phdixb3qkD5Y1Zsna5rv3eglvDarm6+sHg9+vf2wi6U7vKT9nZTXV9PjA7BkpvQH&#10;w1mf1KEipzqMqCNzEhYiJ1LCvRBLYATkeU5d6vOQzYFXJf9fofoFAAD//wMAUEsBAi0AFAAGAAgA&#10;AAAhALaDOJL+AAAA4QEAABMAAAAAAAAAAAAAAAAAAAAAAFtDb250ZW50X1R5cGVzXS54bWxQSwEC&#10;LQAUAAYACAAAACEAOP0h/9YAAACUAQAACwAAAAAAAAAAAAAAAAAvAQAAX3JlbHMvLnJlbHNQSwEC&#10;LQAUAAYACAAAACEA7fXO/AABAAAIAgAADgAAAAAAAAAAAAAAAAAuAgAAZHJzL2Uyb0RvYy54bWxQ&#10;SwECLQAUAAYACAAAACEASv0kBOEAAAAKAQAADwAAAAAAAAAAAAAAAABaAwAAZHJzL2Rvd25yZXYu&#10;eG1sUEsFBgAAAAAEAAQA8wAAAG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w10:wrap type="topAndBottom" anchory="margin"/>
                  <w10:anchorlock/>
                </v:group>
              </w:pict>
            </mc:Fallback>
          </mc:AlternateContent>
        </w:r>
      </w:del>
      <w:r w:rsidR="00B413B0">
        <w:rPr>
          <w:noProof/>
        </w:rPr>
        <w:t>Chapter 1</w:t>
      </w:r>
      <w:bookmarkEnd w:id="1"/>
    </w:p>
    <w:p w14:paraId="7E58AC5E" w14:textId="17C5126C" w:rsidR="00116465" w:rsidRDefault="00116465">
      <w:pPr>
        <w:pStyle w:val="1"/>
        <w:jc w:val="center"/>
        <w:rPr>
          <w:ins w:id="4" w:author="Bohdan Benetskyi" w:date="2017-02-25T11:17:00Z"/>
          <w:noProof/>
        </w:rPr>
        <w:pPrChange w:id="5" w:author="Bohdan Benetskyi" w:date="2017-02-25T11:17:00Z">
          <w:pPr/>
        </w:pPrChange>
      </w:pPr>
      <w:del w:id="6" w:author="Bohdan Benetskyi" w:date="2017-02-25T11:17:00Z">
        <w:r w:rsidDel="00276972">
          <w:rPr>
            <w:noProof/>
          </w:rPr>
          <w:br w:type="page"/>
        </w:r>
      </w:del>
    </w:p>
    <w:p w14:paraId="7E608103" w14:textId="6DB76558" w:rsidR="00276972" w:rsidRDefault="00276972">
      <w:pPr>
        <w:rPr>
          <w:ins w:id="7" w:author="Bohdan Benetskyi" w:date="2017-02-25T11:17:00Z"/>
        </w:rPr>
      </w:pPr>
    </w:p>
    <w:p w14:paraId="2FB7C73F" w14:textId="7846247A" w:rsidR="00276972" w:rsidRDefault="00276972">
      <w:pPr>
        <w:rPr>
          <w:ins w:id="8" w:author="Bohdan Benetskyi" w:date="2017-02-25T11:17:00Z"/>
        </w:rPr>
      </w:pPr>
    </w:p>
    <w:p w14:paraId="35F25315" w14:textId="77777777" w:rsidR="00276972" w:rsidRPr="00276972" w:rsidRDefault="00276972">
      <w:pPr>
        <w:rPr>
          <w:rPrChange w:id="9" w:author="Bohdan Benetskyi" w:date="2017-02-25T11:17:00Z">
            <w:rPr>
              <w:rFonts w:asciiTheme="majorHAnsi" w:eastAsiaTheme="majorEastAsia" w:hAnsiTheme="majorHAnsi" w:cstheme="majorBidi"/>
              <w:noProof/>
              <w:color w:val="2E74B5" w:themeColor="accent1" w:themeShade="BF"/>
              <w:sz w:val="32"/>
              <w:szCs w:val="32"/>
            </w:rPr>
          </w:rPrChange>
        </w:rPr>
      </w:pPr>
    </w:p>
    <w:sdt>
      <w:sdtPr>
        <w:rPr>
          <w:rFonts w:asciiTheme="minorHAnsi" w:eastAsiaTheme="minorHAnsi" w:hAnsiTheme="minorHAnsi" w:cstheme="minorBidi"/>
          <w:color w:val="auto"/>
          <w:sz w:val="22"/>
          <w:szCs w:val="22"/>
        </w:rPr>
        <w:id w:val="-1616894218"/>
        <w:docPartObj>
          <w:docPartGallery w:val="Table of Contents"/>
          <w:docPartUnique/>
        </w:docPartObj>
      </w:sdtPr>
      <w:sdtEndPr>
        <w:rPr>
          <w:b/>
          <w:bCs/>
          <w:noProof/>
        </w:rPr>
      </w:sdtEndPr>
      <w:sdtContent>
        <w:p w14:paraId="7E58AC5F" w14:textId="77777777" w:rsidR="00116465" w:rsidRDefault="00116465">
          <w:pPr>
            <w:pStyle w:val="a5"/>
          </w:pPr>
          <w:r>
            <w:t>Table of Contents</w:t>
          </w:r>
        </w:p>
        <w:p w14:paraId="7E58AC60" w14:textId="77777777" w:rsidR="00116465" w:rsidRDefault="00116465">
          <w:pPr>
            <w:pStyle w:val="11"/>
            <w:tabs>
              <w:tab w:val="right" w:leader="dot" w:pos="9679"/>
            </w:tabs>
            <w:rPr>
              <w:noProof/>
            </w:rPr>
          </w:pPr>
          <w:r>
            <w:fldChar w:fldCharType="begin"/>
          </w:r>
          <w:r>
            <w:instrText xml:space="preserve"> TOC \o "1-3" \h \z \u </w:instrText>
          </w:r>
          <w:r>
            <w:fldChar w:fldCharType="separate"/>
          </w:r>
          <w:hyperlink w:anchor="_Toc472769312" w:history="1">
            <w:r w:rsidRPr="003A01E9">
              <w:rPr>
                <w:rStyle w:val="a6"/>
                <w:noProof/>
              </w:rPr>
              <w:t>Chapter 1</w:t>
            </w:r>
            <w:r>
              <w:rPr>
                <w:noProof/>
                <w:webHidden/>
              </w:rPr>
              <w:tab/>
            </w:r>
            <w:r>
              <w:rPr>
                <w:noProof/>
                <w:webHidden/>
              </w:rPr>
              <w:fldChar w:fldCharType="begin"/>
            </w:r>
            <w:r>
              <w:rPr>
                <w:noProof/>
                <w:webHidden/>
              </w:rPr>
              <w:instrText xml:space="preserve"> PAGEREF _Toc472769312 \h </w:instrText>
            </w:r>
            <w:r>
              <w:rPr>
                <w:noProof/>
                <w:webHidden/>
              </w:rPr>
            </w:r>
            <w:r>
              <w:rPr>
                <w:noProof/>
                <w:webHidden/>
              </w:rPr>
              <w:fldChar w:fldCharType="separate"/>
            </w:r>
            <w:r>
              <w:rPr>
                <w:noProof/>
                <w:webHidden/>
              </w:rPr>
              <w:t>1</w:t>
            </w:r>
            <w:r>
              <w:rPr>
                <w:noProof/>
                <w:webHidden/>
              </w:rPr>
              <w:fldChar w:fldCharType="end"/>
            </w:r>
          </w:hyperlink>
        </w:p>
        <w:p w14:paraId="7E58AC61" w14:textId="77777777" w:rsidR="00116465" w:rsidRDefault="001E1563">
          <w:pPr>
            <w:pStyle w:val="11"/>
            <w:tabs>
              <w:tab w:val="right" w:leader="dot" w:pos="9679"/>
            </w:tabs>
            <w:rPr>
              <w:noProof/>
            </w:rPr>
          </w:pPr>
          <w:hyperlink w:anchor="_Toc472769313" w:history="1">
            <w:r w:rsidR="00116465" w:rsidRPr="003A01E9">
              <w:rPr>
                <w:rStyle w:val="a6"/>
                <w:noProof/>
              </w:rPr>
              <w:t>Create First Worksheet</w:t>
            </w:r>
            <w:r w:rsidR="00116465">
              <w:rPr>
                <w:noProof/>
                <w:webHidden/>
              </w:rPr>
              <w:tab/>
            </w:r>
            <w:r w:rsidR="00116465">
              <w:rPr>
                <w:noProof/>
                <w:webHidden/>
              </w:rPr>
              <w:fldChar w:fldCharType="begin"/>
            </w:r>
            <w:r w:rsidR="00116465">
              <w:rPr>
                <w:noProof/>
                <w:webHidden/>
              </w:rPr>
              <w:instrText xml:space="preserve"> PAGEREF _Toc472769313 \h </w:instrText>
            </w:r>
            <w:r w:rsidR="00116465">
              <w:rPr>
                <w:noProof/>
                <w:webHidden/>
              </w:rPr>
            </w:r>
            <w:r w:rsidR="00116465">
              <w:rPr>
                <w:noProof/>
                <w:webHidden/>
              </w:rPr>
              <w:fldChar w:fldCharType="separate"/>
            </w:r>
            <w:r w:rsidR="00116465">
              <w:rPr>
                <w:noProof/>
                <w:webHidden/>
              </w:rPr>
              <w:t>3</w:t>
            </w:r>
            <w:r w:rsidR="00116465">
              <w:rPr>
                <w:noProof/>
                <w:webHidden/>
              </w:rPr>
              <w:fldChar w:fldCharType="end"/>
            </w:r>
          </w:hyperlink>
        </w:p>
        <w:p w14:paraId="7E58AC62" w14:textId="77777777" w:rsidR="00116465" w:rsidRDefault="001E1563">
          <w:pPr>
            <w:pStyle w:val="21"/>
            <w:tabs>
              <w:tab w:val="right" w:leader="dot" w:pos="9679"/>
            </w:tabs>
            <w:rPr>
              <w:noProof/>
            </w:rPr>
          </w:pPr>
          <w:hyperlink w:anchor="_Toc472769314" w:history="1">
            <w:r w:rsidR="00116465" w:rsidRPr="003A01E9">
              <w:rPr>
                <w:rStyle w:val="a6"/>
                <w:noProof/>
              </w:rPr>
              <w:t>Import Data from Excel into Tableau.</w:t>
            </w:r>
            <w:r w:rsidR="00116465">
              <w:rPr>
                <w:noProof/>
                <w:webHidden/>
              </w:rPr>
              <w:tab/>
            </w:r>
            <w:r w:rsidR="00116465">
              <w:rPr>
                <w:noProof/>
                <w:webHidden/>
              </w:rPr>
              <w:fldChar w:fldCharType="begin"/>
            </w:r>
            <w:r w:rsidR="00116465">
              <w:rPr>
                <w:noProof/>
                <w:webHidden/>
              </w:rPr>
              <w:instrText xml:space="preserve"> PAGEREF _Toc472769314 \h </w:instrText>
            </w:r>
            <w:r w:rsidR="00116465">
              <w:rPr>
                <w:noProof/>
                <w:webHidden/>
              </w:rPr>
            </w:r>
            <w:r w:rsidR="00116465">
              <w:rPr>
                <w:noProof/>
                <w:webHidden/>
              </w:rPr>
              <w:fldChar w:fldCharType="separate"/>
            </w:r>
            <w:r w:rsidR="00116465">
              <w:rPr>
                <w:noProof/>
                <w:webHidden/>
              </w:rPr>
              <w:t>3</w:t>
            </w:r>
            <w:r w:rsidR="00116465">
              <w:rPr>
                <w:noProof/>
                <w:webHidden/>
              </w:rPr>
              <w:fldChar w:fldCharType="end"/>
            </w:r>
          </w:hyperlink>
        </w:p>
        <w:p w14:paraId="7E58AC63" w14:textId="68BEC76E" w:rsidR="00116465" w:rsidRDefault="00D803BB">
          <w:pPr>
            <w:pStyle w:val="21"/>
            <w:tabs>
              <w:tab w:val="right" w:leader="dot" w:pos="9679"/>
            </w:tabs>
            <w:rPr>
              <w:noProof/>
            </w:rPr>
          </w:pPr>
          <w:r>
            <w:fldChar w:fldCharType="begin"/>
          </w:r>
          <w:r>
            <w:instrText xml:space="preserve"> HYPERLINK \l "_Toc472769315" </w:instrText>
          </w:r>
          <w:r>
            <w:fldChar w:fldCharType="separate"/>
          </w:r>
          <w:r w:rsidR="00116465" w:rsidRPr="003A01E9">
            <w:rPr>
              <w:rStyle w:val="a6"/>
              <w:noProof/>
              <w:lang w:eastAsia="en-GB"/>
            </w:rPr>
            <w:t xml:space="preserve">Create Region </w:t>
          </w:r>
          <w:del w:id="10" w:author="Bohdan Benetskyi" w:date="2017-02-22T11:10:00Z">
            <w:r w:rsidR="00116465" w:rsidRPr="003A01E9" w:rsidDel="00957975">
              <w:rPr>
                <w:rStyle w:val="a6"/>
                <w:noProof/>
                <w:lang w:eastAsia="en-GB"/>
              </w:rPr>
              <w:delText>Report</w:delText>
            </w:r>
          </w:del>
          <w:ins w:id="11" w:author="Bohdan Benetskyi" w:date="2017-02-22T11:10:00Z">
            <w:r w:rsidR="00957975">
              <w:rPr>
                <w:rStyle w:val="a6"/>
                <w:noProof/>
                <w:lang w:eastAsia="en-GB"/>
              </w:rPr>
              <w:t>Worksheet</w:t>
            </w:r>
          </w:ins>
          <w:r w:rsidR="00116465">
            <w:rPr>
              <w:noProof/>
              <w:webHidden/>
            </w:rPr>
            <w:tab/>
          </w:r>
          <w:r w:rsidR="00116465">
            <w:rPr>
              <w:noProof/>
              <w:webHidden/>
            </w:rPr>
            <w:fldChar w:fldCharType="begin"/>
          </w:r>
          <w:r w:rsidR="00116465">
            <w:rPr>
              <w:noProof/>
              <w:webHidden/>
            </w:rPr>
            <w:instrText xml:space="preserve"> PAGEREF _Toc472769315 \h </w:instrText>
          </w:r>
          <w:r w:rsidR="00116465">
            <w:rPr>
              <w:noProof/>
              <w:webHidden/>
            </w:rPr>
          </w:r>
          <w:r w:rsidR="00116465">
            <w:rPr>
              <w:noProof/>
              <w:webHidden/>
            </w:rPr>
            <w:fldChar w:fldCharType="separate"/>
          </w:r>
          <w:r w:rsidR="00116465">
            <w:rPr>
              <w:noProof/>
              <w:webHidden/>
            </w:rPr>
            <w:t>7</w:t>
          </w:r>
          <w:r w:rsidR="00116465">
            <w:rPr>
              <w:noProof/>
              <w:webHidden/>
            </w:rPr>
            <w:fldChar w:fldCharType="end"/>
          </w:r>
          <w:r>
            <w:rPr>
              <w:noProof/>
            </w:rPr>
            <w:fldChar w:fldCharType="end"/>
          </w:r>
        </w:p>
        <w:p w14:paraId="7E58AC64" w14:textId="77777777" w:rsidR="00116465" w:rsidRDefault="001E1563">
          <w:pPr>
            <w:pStyle w:val="21"/>
            <w:tabs>
              <w:tab w:val="right" w:leader="dot" w:pos="9679"/>
            </w:tabs>
            <w:rPr>
              <w:noProof/>
            </w:rPr>
          </w:pPr>
          <w:hyperlink w:anchor="_Toc472769316" w:history="1">
            <w:r w:rsidR="00116465" w:rsidRPr="003A01E9">
              <w:rPr>
                <w:rStyle w:val="a6"/>
                <w:noProof/>
                <w:lang w:eastAsia="en-GB"/>
              </w:rPr>
              <w:t>Create Bar Chart</w:t>
            </w:r>
            <w:r w:rsidR="00116465">
              <w:rPr>
                <w:noProof/>
                <w:webHidden/>
              </w:rPr>
              <w:tab/>
            </w:r>
            <w:r w:rsidR="00116465">
              <w:rPr>
                <w:noProof/>
                <w:webHidden/>
              </w:rPr>
              <w:fldChar w:fldCharType="begin"/>
            </w:r>
            <w:r w:rsidR="00116465">
              <w:rPr>
                <w:noProof/>
                <w:webHidden/>
              </w:rPr>
              <w:instrText xml:space="preserve"> PAGEREF _Toc472769316 \h </w:instrText>
            </w:r>
            <w:r w:rsidR="00116465">
              <w:rPr>
                <w:noProof/>
                <w:webHidden/>
              </w:rPr>
            </w:r>
            <w:r w:rsidR="00116465">
              <w:rPr>
                <w:noProof/>
                <w:webHidden/>
              </w:rPr>
              <w:fldChar w:fldCharType="separate"/>
            </w:r>
            <w:r w:rsidR="00116465">
              <w:rPr>
                <w:noProof/>
                <w:webHidden/>
              </w:rPr>
              <w:t>14</w:t>
            </w:r>
            <w:r w:rsidR="00116465">
              <w:rPr>
                <w:noProof/>
                <w:webHidden/>
              </w:rPr>
              <w:fldChar w:fldCharType="end"/>
            </w:r>
          </w:hyperlink>
        </w:p>
        <w:p w14:paraId="7E58AC65" w14:textId="77777777" w:rsidR="00116465" w:rsidRDefault="001E1563">
          <w:pPr>
            <w:pStyle w:val="21"/>
            <w:tabs>
              <w:tab w:val="right" w:leader="dot" w:pos="9679"/>
            </w:tabs>
            <w:rPr>
              <w:noProof/>
            </w:rPr>
          </w:pPr>
          <w:hyperlink w:anchor="_Toc472769317" w:history="1">
            <w:r w:rsidR="00116465" w:rsidRPr="003A01E9">
              <w:rPr>
                <w:rStyle w:val="a6"/>
                <w:noProof/>
                <w:lang w:eastAsia="en-GB"/>
              </w:rPr>
              <w:t>Create Pie Chart</w:t>
            </w:r>
            <w:r w:rsidR="00116465">
              <w:rPr>
                <w:noProof/>
                <w:webHidden/>
              </w:rPr>
              <w:tab/>
            </w:r>
            <w:r w:rsidR="00116465">
              <w:rPr>
                <w:noProof/>
                <w:webHidden/>
              </w:rPr>
              <w:fldChar w:fldCharType="begin"/>
            </w:r>
            <w:r w:rsidR="00116465">
              <w:rPr>
                <w:noProof/>
                <w:webHidden/>
              </w:rPr>
              <w:instrText xml:space="preserve"> PAGEREF _Toc472769317 \h </w:instrText>
            </w:r>
            <w:r w:rsidR="00116465">
              <w:rPr>
                <w:noProof/>
                <w:webHidden/>
              </w:rPr>
            </w:r>
            <w:r w:rsidR="00116465">
              <w:rPr>
                <w:noProof/>
                <w:webHidden/>
              </w:rPr>
              <w:fldChar w:fldCharType="separate"/>
            </w:r>
            <w:r w:rsidR="00116465">
              <w:rPr>
                <w:noProof/>
                <w:webHidden/>
              </w:rPr>
              <w:t>16</w:t>
            </w:r>
            <w:r w:rsidR="00116465">
              <w:rPr>
                <w:noProof/>
                <w:webHidden/>
              </w:rPr>
              <w:fldChar w:fldCharType="end"/>
            </w:r>
          </w:hyperlink>
        </w:p>
        <w:p w14:paraId="7E58AC66" w14:textId="77777777" w:rsidR="00116465" w:rsidRDefault="00116465">
          <w:r>
            <w:rPr>
              <w:b/>
              <w:bCs/>
              <w:noProof/>
            </w:rPr>
            <w:fldChar w:fldCharType="end"/>
          </w:r>
        </w:p>
      </w:sdtContent>
    </w:sdt>
    <w:p w14:paraId="7E58AC67" w14:textId="77777777" w:rsidR="00EE2CEB" w:rsidRDefault="00EE2CEB" w:rsidP="007763BE">
      <w:pPr>
        <w:pStyle w:val="1"/>
        <w:jc w:val="center"/>
      </w:pPr>
    </w:p>
    <w:p w14:paraId="7E58AC68" w14:textId="77777777" w:rsidR="007763BE" w:rsidRDefault="007763BE" w:rsidP="007763BE"/>
    <w:p w14:paraId="7E58AC69" w14:textId="77777777" w:rsidR="007763BE" w:rsidRDefault="007763BE" w:rsidP="007763BE"/>
    <w:p w14:paraId="7E58AC6A" w14:textId="77777777" w:rsidR="007763BE" w:rsidRDefault="007763BE" w:rsidP="007763BE"/>
    <w:p w14:paraId="7E58AC6B" w14:textId="77777777" w:rsidR="007763BE" w:rsidRDefault="007763BE">
      <w:r>
        <w:br w:type="page"/>
      </w:r>
    </w:p>
    <w:p w14:paraId="7E58AC6C" w14:textId="301C371C" w:rsidR="007763BE" w:rsidRDefault="00445D7C" w:rsidP="007763BE">
      <w:del w:id="12" w:author="Bohdan Benetskyi" w:date="2017-02-25T11:16:00Z">
        <w:r w:rsidDel="0082179A">
          <w:rPr>
            <w:noProof/>
            <w:lang w:val="en-GB" w:eastAsia="en-GB"/>
          </w:rPr>
          <w:lastRenderedPageBreak/>
          <mc:AlternateContent>
            <mc:Choice Requires="wpc">
              <w:drawing>
                <wp:anchor distT="0" distB="0" distL="114300" distR="114300" simplePos="0" relativeHeight="251675648" behindDoc="0" locked="1" layoutInCell="1" allowOverlap="1" wp14:anchorId="7E58AD03" wp14:editId="457AEE22">
                  <wp:simplePos x="0" y="0"/>
                  <wp:positionH relativeFrom="page">
                    <wp:align>center</wp:align>
                  </wp:positionH>
                  <wp:positionV relativeFrom="page">
                    <wp:posOffset>367030</wp:posOffset>
                  </wp:positionV>
                  <wp:extent cx="6152515" cy="1845945"/>
                  <wp:effectExtent l="0" t="0" r="635" b="1905"/>
                  <wp:wrapTopAndBottom/>
                  <wp:docPr id="50" name="Полотно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3" name="Рисунок 43"/>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44" name="Блок-схема: альтернативний процес 44"/>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4F"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Рисунок 45"/>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46" name="Блок-схема: альтернативний процес 46"/>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0" w14:textId="302B2C31" w:rsidR="00445D7C" w:rsidRDefault="00445D7C" w:rsidP="00445D7C">
                                <w:pPr>
                                  <w:pStyle w:val="a3"/>
                                  <w:spacing w:before="0" w:beforeAutospacing="0" w:after="160" w:afterAutospacing="0" w:line="256" w:lineRule="auto"/>
                                  <w:jc w:val="center"/>
                                </w:pPr>
                                <w:r>
                                  <w:rPr>
                                    <w:rFonts w:eastAsia="Times New Roman"/>
                                    <w:sz w:val="16"/>
                                    <w:szCs w:val="16"/>
                                  </w:rPr>
                                  <w:t xml:space="preserve">Create Region </w:t>
                                </w:r>
                                <w:del w:id="13" w:author="Bohdan Benetskyi" w:date="2017-02-22T11:10:00Z">
                                  <w:r w:rsidDel="00957975">
                                    <w:rPr>
                                      <w:rFonts w:eastAsia="Times New Roman"/>
                                      <w:sz w:val="16"/>
                                      <w:szCs w:val="16"/>
                                    </w:rPr>
                                    <w:delText>Report</w:delText>
                                  </w:r>
                                </w:del>
                                <w:ins w:id="14"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Блок-схема: альтернативний процес 47"/>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1"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Блок-схема: альтернативний процес 48"/>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2"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3" id="Полотно 50" o:spid="_x0000_s1026" editas="canvas" style="position:absolute;margin-left:0;margin-top:28.9pt;width:484.45pt;height:145.35pt;z-index:251675648;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VmOwUAAFsZAAAOAAAAZHJzL2Uyb0RvYy54bWzsWd1u2zYUvh+wdxB0&#10;71hSJFsW4hSO0wwFgi5oOvSalqlYqERqJP2TDgPWDdvVbvYGe4RgQIFs3bpXkN9o55CUkzTJki7t&#10;0gJOEIcUycPD7/x8R/TWg0VZODMqZM5Z3/U3PNehLOXjnB313a+e7rVi15GKsDEpOKN995hK98H2&#10;559tzauEBnzCizEVDghhMplXfXeiVJW02zKd0JLIDV5RBoMZFyVR0BVH7bEgc5BeFu3A8zrtORfj&#10;SvCUSglPd82gu63lZxlN1ZdZJqlyir4Luin9KfTnCD/b21skORKkmuSpVYP8By1KkjPYdCVqlyji&#10;TEV+SVSZp4JLnqmNlJdtnmV5SvUZ4DS+99ZphoTNiNSHSQGdRkFovUe5oyPAAEQmczAGhXaVpwn8&#10;WTSgdWmzm60Cq9RUUNcKKW8loyTi+bRqATAVUfkoL3J1rI0MCKBSbHaQpwfCdNLHswPh5OO+G266&#10;DiMlOFf9a326fLn8of6rflP/4cCAPQ5ONksJHm2fp88lDLVR6tmY7l7YZFTk1V5eFGhZbNvjgP/c&#10;7KfGtrs8nZaUKeOsghZwMs7kJK+k64iEliMKRxCPxr52H7pQ+1LhdtAyDvRNEA88rxfstIaRN2yF&#10;Xvdha9ALu62u97AbemHsD/3ht7jaD5OppHA4UuxWeePNfnhJ2yud0MaV8UPtz86M6KhBpLRCzX+t&#10;IjxCSFBXqQRV6QSbGaD1BKLOrFkNaGjP0ETcZYWmJMkiEyX+B7ychQ7M41VgIggpPOz4URD5keuk&#10;MObHYdQLI7Qt6NAsr4RUX1BeOtgAREEHjSiZgbZmajPFGt4ooDUDfTAGIAXJxsbQux1umICuCt7D&#10;CakoqIBizzlruHLWX+rX6KYt8Ngf61f1n/VJ4tQn9evlz8vv61fL78CLT6B1Wv8GrdP6d6f+Gx6+&#10;Wf4Egy+dMEQArPBDwNL2roG1FwZdwA/giyI/hCZMN06G+PqeF8Uh5EfEt7sJaOvMeD28WcHnwwkR&#10;alAoKhhR9MDk4OsxBzfhRT5uwkmKo9GwEMbHhl7khbvWohemFcyZ993NGDTUoi8MXpCx18PfyzLg&#10;EAUDkyNUBhzdUscFRQgK9oRmkEcAhcDsgNRDV6qRNIXwNdEpJ2RMjcaRBz/NZs0K7ZBaIEo2oWBl&#10;WwHNTCOkkW3c087XdtHMtVLMHv3fFtNmhd6ZM7VaXOaMi6tOVsCp7M5mfgOSgQZRUovRwvrViI+P&#10;IeEKDsEFjiKrdC+HSNsnUh0QAZwJD6EOgNEJFy9cZw6c2nfl11OCNFA8YhBOPT9EJ1O6E0Zd8DJH&#10;nB8ZnR9h03LIIQH5ejfdxPmqaJqZ4OUziL4B7gpDhKWwd99NlWg6Q2W4HgqIlA4Geprhl312iDRq&#10;7IKZ4eniGRGVTR8KMs9j3oQwSd7KImYuQs34YKp4lusUg5AZnCyUkE4+QT6FPHE1n+qscZ4z0X2w&#10;f1+kaSJ2TZpB1IFiWKd3W9I2zBlFcYwjmNht28T8p8abnZVT3pE3O5j0MFKBlG/mTd+PPT+wzNn1&#10;oAzB5R8Pc/Z2dnaiK1gPiW3NnMAKaCz9NnmZ0k0gfDjm1G8nmmPPiGFNoMkZ2d6SQBG9D1+Yd99X&#10;gum+U4IJgk7Ua0rzjzDBxF4nHAS2ULxQfa8TjH5dve8Eo22zTjB3qdD/nwQDN6G2rL5jBRO/U4LZ&#10;3Ox6cZNgTDX4UVUw4V7s76zf/fHaLNOVZfMmby4l7r+C0beo6wRzlwQDl0/6Al9fENlvG/ArgvN9&#10;fWVw9p3I9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4bfjI&#10;3AAAAAcBAAAPAAAAZHJzL2Rvd25yZXYueG1sTI/BTsMwEETvSPyDtUhcEHUoJKQhTlUVcUCcCHDf&#10;JksSYa9D7LaBr2c5wXE0o5k35Xp2Vh1oCoNnA1eLBBRx49uBOwOvLw+XOagQkVu0nsnAFwVYV6cn&#10;JRatP/IzHerYKSnhUKCBPsax0Do0PTkMCz8Si/fuJ4dR5NTpdsKjlDurl0mSaYcDy0KPI217aj7q&#10;vZORNGZb3LxdPA7Iy6fP6dvWdG/M+dm8uQMVaY5/YfjFF3SohGnn99wGZQ3IkWggvRV+cVdZvgK1&#10;M3B9k6egq1L/569+AAAA//8DAFBLAwQKAAAAAAAAACEAFMFQTc8FAADPBQAAFAAAAGRycy9tZWRp&#10;YS9pbWFnZTEucG5niVBORw0KGgoAAAANSUhEUgAAAeIAAACbCAYAAAC+s5geAAAAAXNSR0ICQMB9&#10;xQAAAAlwSFlzAAAOxAAADsQBlSsOGwAAABl0RVh0U29mdHdhcmUATWljcm9zb2Z0IE9mZmljZX/t&#10;NXEAAAVPSURBVHja7d0rchxXGIZhw0BBwywhSzD0EgQNsw2tIlDQ0NDQG+ga9wGCKrFRJkCGhslI&#10;rnLZzly6e87pc3vAUzVM1frBW/PpMq9ubm5eAQB5+CYAgBADgBADQPG2m80bIQaATHbj+Pnp7u61&#10;EANABn+P48MuhI9CDACZQrz373azeSfEAJApxLtx/NLCRO2oAFQZ4pcYNzBROyoA1Ya4hYnaUQGo&#10;OsS1T9SOCkDVIa59onZUAKoPcc0TtaMC0ESIa52oHRWAJkL8IoT3QgwAuUL8LcbXQgwA+UL8WNNE&#10;7agAtBXiyiZqRwWgvRBXNFE7KgCthriKidpRAWgzxJVM1I4KQLshrmCidlQAWg9x0RO1owLQdogL&#10;n6gdFYD2Q1zwRO2oAPQS4iInakcFoI8QFzpROyoA/YS4wInaUQHoLcRFTdSOCkBfIS5sonZUAPoL&#10;cUETtaMC0GuIi5ioHRWAPkNcyETtqAD0G+ICJmpHBaD3EGedqB0VgL5DvLcbx1shBoBMIX62DeGt&#10;EANAphC/TNTDcCXEAJAjxJkmakcFQIgzTtTfXzy/Hd9uNm8AoGTPE3LKEK89UX9/8fJwKR8MACqx&#10;5kQtxACQcaIWYgA4ZKWJWogB4Ig1JmohBoATUk/UQgwApySeqIUYAM5IOVELMQBMkGqiFmIAmCLR&#10;RC3EADBRiolaiAFghtgTtRADwByRJ2ohBoCZYk7UQgwAC8SaqIUYAJaINFELMQAsFGOiFmIAuMBz&#10;P4UYAPJ5uL+//02IASCTXQh/CTEAZLR0ohZiAIhj0UQtxAAQyZKJWogBIKK5E7UQA0BcsyZqIQaA&#10;yOZM1EIMAAlMnaiFGADSmDRRCzEAJDJlohZiAEjo3EQtxACQ1smJWogBILFTE7UQA8AKjk3UQgwA&#10;6zg4UQsxAKzk0EQtxACwol8naiEGgHX9NFELMQCs7MeJWogBIMO7YiEGgEx+/DmxEAPAin79zWkh&#10;BoD1/O9viYUYAFZy6L9rCTEArODY/5sWYgBI7+gnMAkxACR26jOJhRgAEjr1EYhCDABpHZ2khRgA&#10;Ejs1SQsxACR0bpIWYgBI5+wkLcQAkMiUSVqIASCBqZO0EANAfJMnaSEGgMjmTNJCDAAR7cbxdm6E&#10;hRgAYgjh8WkYroQYADLYhvB2SYSFGAAutHSSFmIAuNQFk7QQA8CFLpmkhRgALnDpJC3EALBUhEla&#10;iAFgoRiTtBADwAKxJmkhBoC5Ik7SQgwAM8WcpIUYAGaIPUkLMQBMlWCSFmIAmCjFJC3EADBBqkla&#10;iAHgnISTtBADwPkQX6eMsBADwPEIv08dYSEGgMMRfny6u3u9aoj/GYY/9l/8EwAULYSvK4T4eo0I&#10;/xRiAKjBPpQPLUzSQgyAEGecpIUYACHOOEkLMQBCnHGSFmIAhDjjJC3EAAhxxklaiAEQ4oyTtBAD&#10;IMQZJ2khBkCIM07SQgxA3yHOPEkLMQD9hriASVqIAeg5xNknaSEGoMsQ78bxQ0nP46gAdBPifYS/&#10;lDJJCzEA3YV4u9m8K+15HBWALkK8C+Fjic/jqAA0H+ISJ2khBqCbEJc4SQsxAF2EuNRJWogBaD7E&#10;JU/SQgxA8yEueZIWYgCaDnHpk7QQA9BsiGuYpIUYgGZDXMMkLcQANBniWiZpIQaguRDXNEkLMQDN&#10;hbimSVqIAWgqxLVN0kIMQDMhrnGSFmIAmgnxNoQ/a30eRwWg9hB/qvl5HBWAekMcwtftMPwuxACQ&#10;IcQ1T9JCDEDtIa56khZiAOoNcQOTtBADUG2IW5ikhRiAKu3G8bal53FUAKryNAxXQgwARPEf/F+Z&#10;6e0fE98AAAAASUVORK5CYIJQSwMECgAAAAAAAAAhANuGJBW+HwAAvh8AABQAAABkcnMvbWVkaWEv&#10;aW1hZ2UyLnBuZ4lQTkcNChoKAAAADUlIRFIAAABRAAAAUQgGAAAB3Yh6oAAAAAFzUkdCAK7OHOkA&#10;AAAEZ0FNQQAAsY8L/GEFAAAACXBIWXMAACHVAAAh1QEEnLSdAAAfU0lEQVRoQ+VbCXxNRxe/Qexa&#10;O629tEppUVWthK5Kqb0NVVstLaW2pJZY+rV2tad2UZIgQqlaQ4TUVhKJPSJBYicUEZHGu+c7/3Pf&#10;vbnv5T318qH9vu/8fv83c+fNzD1z7ixnzpxR/iPyelMhIpU4CjinId09Sb2wktLS0khNmO68QPNX&#10;FVIPdhN4enpSkyZNSA1/JWsBy0plDs3m10dPIlrjSZ999hmVLl1aMkt6iF2BgnkkgQoVKkTvvvuu&#10;ZMKzNfwOeQzKyMiY5j9vKtGpGUTnQwy8/PLLftYsmVSjRg165ZVXyN3dXWocO3YsHT58WN6k5TDR&#10;7Nmz6ezZs5IR6Nu3L0VFRenPtpScnGxkzJUrl9FIa5pTcsMPf5lc8vRICJ8ZCB6geFuTspKaMEN4&#10;wycGQgY5yKwe/Fz7xHHjJPPVs3vlqy3uowzWcjClzy9K6qaWpO4dRO+88470BfX4cFJDq+lfzF0y&#10;3g5SUt3dc0lN6AfAoZhox31ATVqsfVKG5dh38knVKxuRSURm0MmTJ6lMmTL0559/Ss3Vq1cXcPxD&#10;yWAiyaBnBIoVK4awGSOTEhIS5M8XX3yRPv/8cypRooRe4A38b9DKlStzciD8REZGSivDw8Nd+5Tt&#10;6it0+fJlecMaH5Ncs0Nfd2ax3vg9C/gvWtLXxcq/7cMfMna0hqPe0qU52YB6wEuA+KrBig+Hzunt&#10;GlxgWw1St9cky6E+xswBpKenU/369bVKw2tJF9OBtE8bKG2kEjO1ek0pli+3NimoW9vTgAFfU6lS&#10;JSj9TCjPNBNphK8v/bZ1NV0/tYPKlSun9TIr/pyl0B+LlQyuJr9Wmy3luBJQ5DqHRlOBuP3rpG/T&#10;OisCSsvz9anMwHrpR2MZORiO6aWXXiL0VkxAiKNv8ewlcQCT0auvvioTEsSBNC72olbaOUmB3Llz&#10;G5yaezgmLVS2b98+vbcDbzOc0+bNm8tdY7p79+79O3fuWFJSUlQGQktqaqrl9u3b8oz/8IyQiz2v&#10;lXZCPEjLNmrUaHf37t2jAG9v75iePXtG6vFvvvkmqlevXvvxzOkHEXKx17XSfxdhYsJE4O/vT/eD&#10;RXbabJYdQmWjRo2S2VlHtitN3+Kpzv5xWtbxfue0Pp3m1nI+BFG4J82eMV5W/nt/xEk30ZcGgK6F&#10;Ea/jD8cpKlv44xht4ojpRYsWLaKCBQtKpTowcVDCrL9uPpoyYsDHNhMGJgYMPfwNYMHVJww64euc&#10;0/QgJWNgz+akhvFMtPtdm5mI/6Y2bdoYleoVSqVxY0nVKrWd3T2rWWeVBQU1/eZkEK9rDXmqa05b&#10;tmyhKlWqGJwalVlnIaQxeqAeg9Bc/Kkur0pq4kZq1uwD8ps1nT799FNZMGUG0kNrRTpKFZYKfbWa&#10;Mqli4hyFvv76a8qXL6/+Vho9erRNhUb8d1+pDHlyuSlbOSzDyELVIiY9bVSm4/LpGOIxrs2Pwbz+&#10;b2jMsgugPO5ulC+v2zbO8wIjK/FQcI+NjQ2K2DBblnz1GI8S6/KPpd8S8b6m2fFzcHAwhaxYdIGL&#10;Oa4MNG3atML6xBoSIuqgxKEaTJo0SbjEc9u2bSWEZsjTGqYxx2RfIScZ4MWfKlasKP+VLVtWwrx5&#10;89K8efMSUNYhoUIOpALOSAEBATYVYtFCPEeOHBEIy5cvTzzRIs0p5WUYFd68edOoEFi2bJnNMyq8&#10;fv064s4JMuG3ynTPWwKZ6gFeGgT37t0z0pDnl19+WWEt6piaNm2KJokKnpiYKIsVmjp16lTpk/Hx&#10;8dwZyOBy8uTJR6WgMxozZsyGfv36HcB60aVLl8jWrVvvQ7xr166RxYsX38bLbQSe+/fvH4Pwtdde&#10;22AtmpXQDxnGIs5x84DXVU9DBeX/bdXRR0mYre4G8Yfrr9BZjHGeG/aPU7z4L+idfy+BmQ4eCo0c&#10;OZKFYEv4GxO7VSvM/oKZXcIKxAoi+Q73Ibp3wTn+vCHMYm73760M4vjjZxbMefC6MWv6BKLkHRou&#10;ria6tEYD4o5wM1qYheSXaDuwR88smBv5pSct8BtH6hk/UuMn8zr+rcSj9kdQhQoVhAnW1ujSmYMS&#10;h9I6c+ZMupjA28OjgwV0frnRDX5+VN0ALR/FzC30Y4YO89J9qLctdr3FCkdPiQ8bNpTc3NyECR1q&#10;3Hgt3McqwG8NMnHiW4PZ5f1kI+w6szxaVY8XFfLp3Upb6nfUtVVa7MF5sOBCs0TIVRiAxolQVxnM&#10;IP4a+A/CsG7E/5rZu0uU8reXKvRazUo2KoO6uASpm1sRHZvDm/ZFrBANITWqayaTZ+ZRvXr1yHL2&#10;J5o+fbowat1dawzubeaQSfWXClr9O74g95was5y/OnhxSunLlOktedTemW5icPkLXElPTbliqPt8&#10;Sd3Zy1BZdLUFqyddiaD8+fNT3bp1KePiJuLdhCzDKbHzNaY2VjHqtQe/XmdyNKMg+HFG7rcWK+cO&#10;/aAQDFUorPoXpfXrQqhhwzf55bWoZMniUmHOnDnp/fdZczExi2fRs/CMl//yDnl5eUka8lOg7RfS&#10;kcONQ2bQPZeyiev+mPGXiwCWpmq3AvPcPTQ9c3foDFBgdCbfeuutTCaBnxsQzeWVEfEr+2VHmS9f&#10;PmEslb9WLnziNXlQTygD+2BsBl1aGrHmVjsXXOZy6MRSYjqjHc2d49zPjLUatjBTZoSU4HSeR6/+&#10;RrfWelLpkkXIElqeihdy287v0JlzvlF3RmvXri2kq4DYyCPEZh7qIOIbNmyQTT3i2NhjoOj5gcQz&#10;8bLJN6dh725+Zu2EvvvuO9g7sjdfmvVUR0wCPXr0kBBMQvGtWbMmHT16VNLw2XUmO3ToQP/y/cJg&#10;8o033uA+3lDiMNrw6z7Q3uoimXVfVI6JOk+ePKK26uk6zNYM6MUIoTDCsoE4ymFVgoUDz7DlYkOI&#10;eEJCwm0OGzBcJ2bmaQ6kouXLteWMFUqDyT/++ENCwMwkthQIwZTOJLa/r7/+utEAmGKgfyNu1cFt&#10;jZAukFuBAgXeXb169YmLFy/e471NAktz7aBBg9by/Le3c+fOYm3hfhnN8WP8Sc9/8sknybzTvdG4&#10;ceNrrIof+eKLL3Zzl4hEHmfA//yuJtors0HJycn09ttvU6lSpYx1GXsADJLChQtLP9y5c6fsn2DP&#10;feqpp8jPz08G1LfffktfffWVTDlPP/007d271zCuY85EWLJkSQoMDMTcWJWRPeJPmgZzL1YQM5MI&#10;wRQ+Gzp+1apV6dlnn5W+hoGFOO98pDEYwagDhMaiLDY8CNEvrRsaW1Oyi4SpoQ6jFeN9RktrHEC8&#10;NaMF4yNrmp6OEOkYtXjG5zSXxbSjx2E9L834PyZapbyHNRebryDehGEzhk0Z//VABeGJUMZypaXV&#10;eiYWNhwiQG9sW19TFDi9pGT8O0gNyWTOnrBjbN/AYLKUFHiSlBGkfJTJXKYp1gyYaeXMNJPJx7fR&#10;N1PGVo8mamhtjTnenjrctloxYvg3BIX5iTGZ8Wu1D7FDFN0wNTGr7dkBhnj3I5z+YH/EVTw+JtUd&#10;DZrSzwVFOaU7cdq+Wt9PX2I90X4/bcLAvt1kT/7Y+mRGWMMW6nar5K5tJ/V8sBjbAd3SB5iN7vbw&#10;6d+VmtV5DEzSNo9WFoO5bdrGHxt5hAykIxugnhgpyx3W3a5du9LmzZt55zjU2Pj7Du5GH7/xCJlk&#10;qbU0mLu4KvNIEsARJEtm6dKlNkzaIyXhZ+O4Ehjl3enRTEE8CTe3/FpWXq4m+We1SMT0InVXI4lT&#10;8m+iA3IxA8OHDaV27dpB5be1SPzmQaMGedlL0rWBowYrTaxHIUSnf7S1Ppix/2NhsmfPntIQ8wYf&#10;uHfvroRZNvnhtci3fztqbtsnH45JllxTayGi2H9pFR40WR7ssed9Wjh/tjAIFC1a1GAQ+iPCjNML&#10;7BjU8E2fVgTTzENPQepypZz1vIeZ+147uQ6rSer2l0mN7kmWw3057JGFySMHtsgmSeURDiZ1vQ84&#10;ExflkDkdOJd66yWWdqByn/M/eO2G5GBXgX0l00rgRuqqOtx3+jLTS7nPTSDLwZ42DPr6+opSqh7+&#10;2pAkqgPq1OGyDhhDo2mOm7yjXs1KBDvS2y+JlSwfeHFIxqc1mGNmg1mKe3w0W07MZJ4u5pAa+rFm&#10;VVjbkDfsO4Shc2djxaaoM4h+iboAe+YoqLDNO+CNgk+9aZhymPM7PyDKwuD8vKSuf58oamymsWkH&#10;S29jc8MMcu7Yb8KQ5fhPEuLzYg5UkwLozTfftGGQAm0Z0wHjVou6Ci0boMRy/vrgxSHdDVBuli7M&#10;28wp1sIL8pO67m0eraMo8dQh6tz5U2rZshm98MILRBFf0dQpk+lw5C6i0PbCLBjEdENLyxGt0+w5&#10;tWrVousnt2Vhyoz8cKpg4eTJpaxhNl7TuHFAZYorzyMjLFNisuM+gk/s4VGfX1afN0lVjI04GLly&#10;PNSQJO38UhiKjdlDtKyqMHkrMVLSsNHatC7EIXMlCyl0aDJv7GcqqVzvLEY58OKM3PPlVtrqnzpl&#10;aQ0JcQyqOyKZAdMG/T5CY/DwLGEm6cRe7dm/GFFwLWEc+dCwrl27ZGEukcPrmmtJMAOb+r/0B8Je&#10;oj3MZzCjcfyBOBm5VWPogjZY6M75TKnOzamZ6jiO815sYek0a0DMVLkiCsVMy03JS/KAuZWMtgyH&#10;/i+OqGCxQjk6wc8FZ7n8/EBQWEfq06ePxuCtU5k+M8B8ZopDHP7BVELzFapcQqGdk56mC4ueusvl&#10;XWZOp4LPl3PvCltfvjxudHqlnc3QjJOzMu2He7pltSEGciOu8mCK7E/tW3gQbJKnFjx7h9+RbeYU&#10;i8Uy5datWz9G7g3dDf+2KVOmkBpnPeRmWA50zTz0BpKWaYfeiQF0f1cLnrS9tWfg3EqieD+KCF1J&#10;MXvWkMqKLu9ZDvJr2jEKyAtdpRkzZohtr1OnToaX0o0bNySsVq0a/Zl2S+LNmzen3r17S1wHXP9u&#10;nA23SYNJBOXMaadPn8YaXEJ7o4v0IAYB3Z3KzGD//v0NS2xqaqqRF31vx44dBoNhYWESWg1L3Rk4&#10;TneN/orB9u3bSwgGMUBgefXx8ZFJHOkpKSlG3uiovTR72giDwTt37kgI7ZtfNZVRVF7qCoFBmNrs&#10;GUQazGucRQDGmjVrJnEwradz/zWkCabPnDkjDKK87iiJgyIOZzCKM1wjbLw5oI8++kic2jCHXbt2&#10;TdJ0kxzwIAb1eKVKlWACNp7hY4DQulb/i/EUwzVCp+ZAGNRtgzqDZi+8h2Fw1apVN6pWrQq/mCz/&#10;McYzYCd3jXQGsdjrCij6DkIwrG83zQx6eHhICNy+fduIYy+Nfqo/2zE4k+H6J758+fKvHBgVwTg+&#10;ePDg44iDwZiYGEk3M6gDXSAuLg4aspGGwaTHHwmDTMU/+eSTWfHx8XdPnjyZ8txzz+2sXLlyYL9+&#10;/UJhDOcXiotJt27dDnXs2DHey8vrKgzqQPny5ZNY8vtgVDcb0B2B34NRnC0G3dLS0lJ5ulC3bt26&#10;Dw6Z8MTRPXTwjLjupGn23rHG7yOP/owQ5fVyABw7+T0wA7u+1KmqmocD2VPAb9jb25vWrFkjkytG&#10;H/omRifOSLgB8rlg8cdxLeI41IEeuHHjRuM04IMPPqAffvhB/Jiw2kDD4bwdGK5P1Hv27MHmhZKS&#10;kmR/MWzYMFmukKYziOMK9EGWjqRDidUZxEjH3IeDH8yDOHdGX12yZAlNmzZN8lgZ/Jbhurk4PDw8&#10;LwZGkSJFxGKK06L9+/fT/PnzZYsJiUCamHh1BgsUKCAjHoME5ySQIhjkvitx1AOPxE2bNsmZCvfn&#10;7DPIlIMna58hQ4YcKFu27FZexg726NFD/HYB+PTyHPk7p4lvlg6eTg7Cv5cHyx4uE83dwyaP1S/Y&#10;qIffA4/GbBvcsZFuykBHxnkHzkbMZx54hppuTkMc6ciPM5TmDOQxlzGfldRjuHZcS0Ssq2vOYxya&#10;C9unZTFVWP9zVFYnVrEdpv/zieYp+S0hShA2bY6QtkxZOa6TUoyzYmP1YDvO/xupwUoLCMkSrJB/&#10;H81ExMk2QBr+Qx7k3Txc6cvpWIRcu7nyv0YZK5RWEAiOhrwaaMLCJoK3bTyabAlp1tlTjolQBmWt&#10;rm6wMP53Dr/skt7zIAi4hXKS9arDw5Gu9ndgwevCDB5oI8z/3aGeEVqvGRoMY327NzThjRgxjLtZ&#10;GtH9FNfAZUaOGC514G7Zfa4TdQdq17/+94SZsa1BU5xJ4nTN+3NPOQMfNmQgUdpFopRYxolsgsty&#10;HcOHDBJhNq2liJ8whGn1u/zvF6a6On8TnIpQaC36ooNmNPabMZko9SzRHwfkqJKuhj4a3D5O3v17&#10;iTBff14TJN79XyvMjK0ezfWeN7Crp+wJBvbtSnTrMNGVDba4vJ7o3BK6k3xKVG+o8NgYJV85R3R+&#10;GVGSv2u4vkfexWzQey9n9szl2qXff/4ClLHdsyWEh6Pd4b20njd31jhu2C5Szy4gFWeCp8aTmvST&#10;DTZv3iRD3GwLAmCCkTInx1Dq+W10LSGM1CubtHJn5pAaP1X+kzx2oEvraOhA7QpY63qZC5D1/sI/&#10;T5gU7tFKhBfmSaP7aMJb8ONY6WXqqcmMSZnA4Tyc4o8PM9JuXoyRMgAc51AlAAsgtuP6LtcZcCtf&#10;xZ041GuDXkSJC2mkdxfJBzXKUI18/iHCzFhduIUhvN6aEBb6cU84F0TqMR/CXWfHGEzq/raaz3v8&#10;FDqdEMc9dT73si10YNcGOnb0iOHw5wiwY0RF/k7BywONfIej95O6j+vb29QBPuSPNZFGe3eUvGZh&#10;Wq/rP/k5U7Ue20NVafO6IuaEhTNHEp2ZR+rBzx8ekR1J3VGb1Ig3+bkbUcJUGjJkiNErYTji1zkE&#10;TBnx0b9SwOLZ8gxTh+UIfyC5O+4E/C46PpxGDvhYyrRm3tEGtMV6M/7xCzMjRGmKFU/ll77PkzYn&#10;0dC+bYhOjGQG67BQOokwXMa+FtzIV0g98AkNHTrUEKIOs4ORPUJDQ8WdFfEePXpwD2+j1fVA1BKe&#10;h/XTPJ3RFrQJbXtswsxYpjTB1wKgPnASDez1EdFJnofsGbT2qmyByy5ZOF38eCG8tLQ0Q6gwk5tt&#10;/GYMGDCADhyAysQLD3q2PU8PAPHCNIjbgnp01Qjw/0rupD0aYfJOYBcqHdhMY3hw1w+Idn5lc4Sd&#10;CTdSFxQkNfgFUn/rQpbjY8lyagpjMlliR2kOMI6EZ8adM3JMDk+x9JunOO1zunr1qtErMcTNDjI6&#10;pBfuaexQUA9EWA2iwKe5TX2kbVLXu9wWbvPFBUocP8PpGmdmrt/9ALEAB6CyEW01Rq9s8RZBORTe&#10;4uKkrn6N1K1epP4+nCh6ouZWEhtAFLeMF5PZ3MhBpG5uS7S2EanbPuIJv0Pm5Sueq1aFBIugcBvn&#10;VvIZLjNITix1AZrx3HPP2QgRQ1rd39qxoOyxuSrRwjwO23GV24j6fLnNaPvCL+X6EQyqMKy6LsiM&#10;YGUuKqrznMaoZW7urC+ek4PUpWVIXQvlmheHyDGGT46BmB9IPTyNhTiQ1C3tCLfuDT8IK64dDzUE&#10;NGHCBFG4sQLjMj30R9jO9f/HjRtHVy7ESxy2dfAGpB3n9zgS2tbqPDpKGp5RD4LKbURdtSvxM7d9&#10;3VDx/fmGAS9+515UzujCXOVTVLTKW2Ny3ZdZXyr+QiteJHU9hlIPogOjWXDcC08spCtnoikiIpwO&#10;H9jOas8m2hO2ihIPbc70fgF2fkFJR8Pl4gUEt2rVKu6hw+S/80lnRVANGjSQEzvokNdO7+We250/&#10;Sn8KCgqS/3F1EMP/StIhol8rEy0rynw5+OAPgV97a21Fm9H2Lxsr+/gZhxcY1oUYLlP+xNnKfFR2&#10;dKp2iQ03+u5MM714Xl5SAyvwUK7LDZtKPy2eR/37f0Xdu3ehVq2a03vvNaLatWvSs8+W5rkup/Qq&#10;NBonza1bt6b169dTRsyPROtsbwHStk5yXKT3vnlzZxNtZk0A7/QvruU5PEPmQj0PjtlxIhR/KIJo&#10;foFMHh8SpZ/S2niE24o2B/ZRElkGgQwYgGswcGbnMmFVKlK+mPLOHX/lBio+NVP7UhBmin6X8+B4&#10;mjThe27EC1S5ckXWGytRpUrlqHTpktyoAlm2cwB6Fhq+Zs3PRHBqNAsQODRNdiK6gMSZTP9vaVnt&#10;vXAuW/sW3Y9fTd9//72RF+d1eOf4cbxr2tjCRlCOUKqQxhPahjZeW6Tcy+eubOW0IAZ2NnDlw4Wx&#10;bK/SKAjHHdxf8kpZmiOdVuWgU344z1PkemaFZ7V7pdkBdhxo+KmYcFshnt8uB526YGz8yXTM1656&#10;0up6mWl/psgpLKYA/eNJ+aN+NoLL8NN6HtoQNysHoU03g3LgaBlXReFNhRuZOE2rzHB9LnRCWJlw&#10;ZljN3V359NaKfLfUX56ifT8UoNy5HAvIFeAQliL6cM/iBv/SiCjtGjVq1MgkxHPaf/YIqUM0l4Ww&#10;iNWUtR5GetrFg1IOp86DBn5NtKI6LywK3eShWrGYIjzvnVyA0IarAQXv5XKTngfhjWPAHQ1XWtF5&#10;sqfa/AUZwixXOkeXqwFFr6qbnqGwCcUob27ty0PdgABcRXR0tMyRLVu2FIcaHW3a8Fx4M5ZoAwvI&#10;GVZW4LmSe9mqKvRH8iURIOo8EsXzI/+fvKA0VSmpCI/gFTzHLSmcWrigWxjz/MSEZ0+6MKvXqODe&#10;7XxIxUuWbVUodFIZYbRoQYUSoVKEcC9xFeuKEYWzGpQdrCmk1RHGQ5yfUzY1pPYtPenddxrS/qAW&#10;ZAmvQXGLy6eUKCyXqOHbimH7xIWnXLhwIX94eDiNGTPGAJwurly5Ijqcnob43bt36eDBg0Yablnc&#10;TblBt08F466okT5nzhy6f/8+rVixQhYJPV0HnOYidu4g9d51uh39HaXFzZd7L/b5dOBKM/Mp77P/&#10;b+LEibhNrN64cSN9+/bt4wsUKPDkrTi42qy7KuqARyAujOtegQDi8A40Xx4HPvzwQ1JV1bjtDsAL&#10;C/6XODLVPQQBxO2f4XGjqpYst+HNgDcOBGnvQGquC8AV6+PHj8dws95k4Bw7J9r42AmX2P8TIaJh&#10;8G96GCHCf+rYsWOGnyiA+S4lJSWLEHFrH/vs6Mi9dOxIVBYh4ugB5fSb/ABsk3CO5WZBocaFeagy&#10;j5/+EyFi+wb/LABChDsU1Bw0EELExSrYCnWgXiw4uC4EkxgEDCE4EiI+xO7du+VKOixA9kKEdWjt&#10;2rXybix+uBkOnZJ5hG8ifF/hMJQt1z6XCULEAToUZhhD4SvWsWNHESIYBOMA4hCiv7+/Q8uLGcgL&#10;3zF7B0y4skZGRtqkQZhwvMRQxHYPwgYf+BgA9tPx8fEyFyMO6L695nrwTpzjeHh4RPDzJMZ7DNe9&#10;nLNDuhA5agCqCL48BKungXEwyXOokYbzEghYf9aRXSGa0+F1eOnSJcuRI0fuxsbGpu7bt8/mf/Q8&#10;lLM38t67dw/haAbmxWztj10mCBF+nhw1AL9NuPSahYjecfPmTRsh4n+4VNr3TGdCxDwXFRVlk/Yg&#10;IfKKnM7D+TLzcsGZEDFyzOnXr19HOI0BX0B4nT1+8vHxKXTu3DkbRiAUs1kKaNy4MYR4316IEOyk&#10;SZNs8joToiPAgIH5016IZmB+tBf+XwgRvthPbk5kysUNqc5DJgq9D5YULBC4N/r888/TiBEj6OLF&#10;i9S9e/fD3JMOYGGAdzEA601ycrIF0NMAzJvQE1euXGmk2WPhwoUy1y1YsCB19OjRN3C+4igfgMXs&#10;8uXLNmkzZ86UoQud1JwOXZbb9MSFCIJZqCIDLrQ+PGnPYvzEWMbPsH4sYuCuQh/GZwycWfzAmGOF&#10;HwOMI5zNmMuYz1jKCGFsZIQzdjF2W0PsMnBLAHVDJRnIGMWYztDrzQ7AB45OoeIUYTwZIqJcPPyO&#10;Yi7EqgfAqBoRESFDBM8Y3mfPnpUzE+xeypYtK/MWrDP4H/lwaQlqD+IA5rvixTOtQhi6sHRjBe7c&#10;ubOkBQQESBl9XsWu5JlnnjHKQPfDqMD1nV27dkka3gejLnROPGPXAl99GIO3bNmCD9eQgbuXuRlP&#10;huCzz0NSGGrVqhV5eXmJrtelSxdpHHz48R92DvpiA0HARAXFGc/wvYG+h7kQcyJcSeA+r6+eyA+V&#10;BTopVnXolUjnoSwrP08X8kHq1q0rdUBoqBsE/Q9TjD7HYluKEEMaIT4sBIt7AZyGu3o4AqjLyN59&#10;veyQvRBr165NhQoVEuUYQsQdAfwH5RZC1NUaXIqA4guDK5RxTPYQnCMhQsFGb/bz8xMh6he4oV5B&#10;iL169ZJeh/qdCbFp06ZShudR4UsXpu4YACFOnjz5KMf1I4BsXxHIDuVISkoagx0CGMEdw0OHDqnn&#10;z5/PwCYfrsEYdrhKhUZjNceQXrx4sSwOyA9guHFvVCEoID09XXoeFidunAw7CAhGCdSJRYE/3v3t&#10;27fLe3HmjAWEV10L6kcdoPHjx8v7sHPBcEfZ5cuXi/Lv6+tLvCjKNIHt5/Tp0/82IYKwz8Ql8y8Z&#10;0Phxpxu3oiYysIhgwv6RgcUD/wF6HCH+A5APehq2Xvp/ZpjLIj/yof7J1jj+Q/kp1lBfsPSyejks&#10;YGZ+9DwTGLg0inOUR2bFdoVgQsLXg2oAkxKu2GLrpD+XtoaOgP8AnOmiHEJH+czQ60P9UIz1MiiP&#10;NGd1oNwzVtjzhDLoENA4XDCHKcq/ASrYmiQfqe6/AAAAAElFTkSuQmCCUEsBAi0AFAAGAAgAAAAh&#10;ALGCZ7YKAQAAEwIAABMAAAAAAAAAAAAAAAAAAAAAAFtDb250ZW50X1R5cGVzXS54bWxQSwECLQAU&#10;AAYACAAAACEAOP0h/9YAAACUAQAACwAAAAAAAAAAAAAAAAA7AQAAX3JlbHMvLnJlbHNQSwECLQAU&#10;AAYACAAAACEA/7HFZjsFAABbGQAADgAAAAAAAAAAAAAAAAA6AgAAZHJzL2Uyb0RvYy54bWxQSwEC&#10;LQAUAAYACAAAACEALmzwAMUAAAClAQAAGQAAAAAAAAAAAAAAAAChBwAAZHJzL19yZWxzL2Uyb0Rv&#10;Yy54bWwucmVsc1BLAQItABQABgAIAAAAIQA4bfjI3AAAAAcBAAAPAAAAAAAAAAAAAAAAAJ0IAABk&#10;cnMvZG93bnJldi54bWxQSwECLQAKAAAAAAAAACEAFMFQTc8FAADPBQAAFAAAAAAAAAAAAAAAAACm&#10;CQAAZHJzL21lZGlhL2ltYWdlMS5wbmdQSwECLQAKAAAAAAAAACEA24YkFb4fAAC+HwAAFAAAAAAA&#10;AAAAAAAAAACnDwAAZHJzL21lZGlhL2ltYWdlMi5wbmdQSwUGAAAAAAcABwC+AQAAl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25;height:18459;visibility:visible;mso-wrap-style:square">
                    <v:fill o:detectmouseclick="t"/>
                    <v:path o:connecttype="none"/>
                  </v:shape>
                  <v:shape id="Рисунок 43" o:spid="_x0000_s102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oNxQAAANsAAAAPAAAAZHJzL2Rvd25yZXYueG1sRI/dasJA&#10;FITvC77Dcgre1U1tq5K6ighVUfAfe3uaPU2C2bMhu8b49l2h4OUwM98ww3FjClFT5XLLCl47EQji&#10;xOqcUwXHw9fLAITzyBoLy6TgRg7Go9bTEGNtr7yjeu9TESDsYlSQeV/GUrokI4OuY0vi4P3ayqAP&#10;skqlrvAa4KaQ3SjqSYM5h4UMS5pmlJz3F6PAfG8/DptZd3XenNY/up7gYN5fKtV+biafIDw1/hH+&#10;by+0gvc3uH8JP0CO/gAAAP//AwBQSwECLQAUAAYACAAAACEA2+H2y+4AAACFAQAAEwAAAAAAAAAA&#10;AAAAAAAAAAAAW0NvbnRlbnRfVHlwZXNdLnhtbFBLAQItABQABgAIAAAAIQBa9CxbvwAAABUBAAAL&#10;AAAAAAAAAAAAAAAAAB8BAABfcmVscy8ucmVsc1BLAQItABQABgAIAAAAIQAGX/oNxQAAANsAAAAP&#10;AAAAAAAAAAAAAAAAAAcCAABkcnMvZG93bnJldi54bWxQSwUGAAAAAAMAAwC3AAAA+QIAAAAA&#10;">
                    <v:imagedata r:id="rId13" o:title=""/>
                    <v:path arrowok="t"/>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ий процес 44" o:spid="_x0000_s102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JxAAAANsAAAAPAAAAZHJzL2Rvd25yZXYueG1sRI9BawIx&#10;FITvBf9DeIK3mq1dRLZGaYuFQrFQFfX42DyzSzcvSxLX9d8bodDjMDPfMPNlbxvRkQ+1YwVP4wwE&#10;cel0zUbBbvvxOAMRIrLGxjEpuFKA5WLwMMdCuwv/ULeJRiQIhwIVVDG2hZShrMhiGLuWOHkn5y3G&#10;JL2R2uMlwW0jJ1k2lRZrTgsVtvReUfm7OVsFx+awP7mv6fd6pf1b6Ga5Mc9HpUbD/vUFRKQ+/of/&#10;2p9aQZ7D/Uv6AXJxAwAA//8DAFBLAQItABQABgAIAAAAIQDb4fbL7gAAAIUBAAATAAAAAAAAAAAA&#10;AAAAAAAAAABbQ29udGVudF9UeXBlc10ueG1sUEsBAi0AFAAGAAgAAAAhAFr0LFu/AAAAFQEAAAsA&#10;AAAAAAAAAAAAAAAAHwEAAF9yZWxzLy5yZWxzUEsBAi0AFAAGAAgAAAAhAH684wnEAAAA2wAAAA8A&#10;AAAAAAAAAAAAAAAABwIAAGRycy9kb3ducmV2LnhtbFBLBQYAAAAAAwADALcAAAD4AgAAAAA=&#10;" fillcolor="#c0504d" strokecolor="#f9f9f9" strokeweight="3pt">
                    <v:textbox>
                      <w:txbxContent>
                        <w:p w14:paraId="7E58AD4F"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45" o:spid="_x0000_s1030"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BxwwAAANsAAAAPAAAAZHJzL2Rvd25yZXYueG1sRI9Bi8Iw&#10;FITvC/6H8AQvoqmyilSjiCJ6krXqwdujebbF5qU0Uev+erMg7HGY+WaY2aIxpXhQ7QrLCgb9CARx&#10;anXBmYLTcdObgHAeWWNpmRS8yMFi3vqaYaztkw/0SHwmQgm7GBXk3lexlC7NyaDr24o4eFdbG/RB&#10;1pnUNT5DuSnlMIrG0mDBYSHHilY5pbfkbhR8n0eDy8/vdmIpTV7rc7LfrO9dpTrtZjkF4anx/+EP&#10;vdOBG8Hfl/AD5PwNAAD//wMAUEsBAi0AFAAGAAgAAAAhANvh9svuAAAAhQEAABMAAAAAAAAAAAAA&#10;AAAAAAAAAFtDb250ZW50X1R5cGVzXS54bWxQSwECLQAUAAYACAAAACEAWvQsW78AAAAVAQAACwAA&#10;AAAAAAAAAAAAAAAfAQAAX3JlbHMvLnJlbHNQSwECLQAUAAYACAAAACEA5YsQccMAAADbAAAADwAA&#10;AAAAAAAAAAAAAAAHAgAAZHJzL2Rvd25yZXYueG1sUEsFBgAAAAADAAMAtwAAAPcCAAAAAA==&#10;">
                    <v:imagedata r:id="rId14" o:title=""/>
                  </v:shape>
                  <v:shape id="Блок-схема: альтернативний процес 46" o:spid="_x0000_s103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qqxAAAANsAAAAPAAAAZHJzL2Rvd25yZXYueG1sRI9Pa8JA&#10;FMTvQr/D8gredFORoDEbSe0fvdnG4vmRfU1Cs29jdtX47bsFocdhZn7DpOvBtOJCvWssK3iaRiCI&#10;S6sbrhR8Hd4mCxDOI2tsLZOCGzlYZw+jFBNtr/xJl8JXIkDYJaig9r5LpHRlTQbd1HbEwfu2vUEf&#10;ZF9J3eM1wE0rZ1EUS4MNh4UaO9rUVP4UZ6Mgnx3Py+1wetWL9+f8I5bLw8veKzV+HPIVCE+D/w/f&#10;2zutYB7D35fwA2T2CwAA//8DAFBLAQItABQABgAIAAAAIQDb4fbL7gAAAIUBAAATAAAAAAAAAAAA&#10;AAAAAAAAAABbQ29udGVudF9UeXBlc10ueG1sUEsBAi0AFAAGAAgAAAAhAFr0LFu/AAAAFQEAAAsA&#10;AAAAAAAAAAAAAAAAHwEAAF9yZWxzLy5yZWxzUEsBAi0AFAAGAAgAAAAhAIXFeqrEAAAA2wAAAA8A&#10;AAAAAAAAAAAAAAAABwIAAGRycy9kb3ducmV2LnhtbFBLBQYAAAAAAwADALcAAAD4AgAAAAA=&#10;" fillcolor="#9bbb59" strokecolor="#f9f9f9" strokeweight="3pt">
                    <v:textbox>
                      <w:txbxContent>
                        <w:p w14:paraId="7E58AD50" w14:textId="302B2C31" w:rsidR="00445D7C" w:rsidRDefault="00445D7C" w:rsidP="00445D7C">
                          <w:pPr>
                            <w:pStyle w:val="a3"/>
                            <w:spacing w:before="0" w:beforeAutospacing="0" w:after="160" w:afterAutospacing="0" w:line="256" w:lineRule="auto"/>
                            <w:jc w:val="center"/>
                          </w:pPr>
                          <w:r>
                            <w:rPr>
                              <w:rFonts w:eastAsia="Times New Roman"/>
                              <w:sz w:val="16"/>
                              <w:szCs w:val="16"/>
                            </w:rPr>
                            <w:t xml:space="preserve">Create Region </w:t>
                          </w:r>
                          <w:del w:id="17" w:author="Bohdan Benetskyi" w:date="2017-02-22T11:10:00Z">
                            <w:r w:rsidDel="00957975">
                              <w:rPr>
                                <w:rFonts w:eastAsia="Times New Roman"/>
                                <w:sz w:val="16"/>
                                <w:szCs w:val="16"/>
                              </w:rPr>
                              <w:delText>Report</w:delText>
                            </w:r>
                          </w:del>
                          <w:ins w:id="18" w:author="Bohdan Benetskyi" w:date="2017-02-22T11:10:00Z">
                            <w:r w:rsidR="00957975">
                              <w:rPr>
                                <w:rFonts w:eastAsia="Times New Roman"/>
                                <w:sz w:val="16"/>
                                <w:szCs w:val="16"/>
                              </w:rPr>
                              <w:t>Worksheet</w:t>
                            </w:r>
                          </w:ins>
                        </w:p>
                      </w:txbxContent>
                    </v:textbox>
                  </v:shape>
                  <v:shape id="Блок-схема: альтернативний процес 47" o:spid="_x0000_s103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V13wwAAANsAAAAPAAAAZHJzL2Rvd25yZXYueG1sRI9LiwIx&#10;EITvgv8h9MJeRDM+0GE0iuwiehJ0F8/NpOfhTjqzk6jjvzeC4LGoqq+oxao1lbhS40rLCoaDCARx&#10;anXJuYLfn00/BuE8ssbKMim4k4PVsttZYKLtjQ90PfpcBAi7BBUU3teJlC4tyKAb2Jo4eJltDPog&#10;m1zqBm8Bbio5iqKpNFhyWCiwpq+C0r/jxSjgcy/Ltuv6tD+N4kk0Rowv3/9KfX606zkIT61/h1/t&#10;nVYwmcHzS/gBcvkAAAD//wMAUEsBAi0AFAAGAAgAAAAhANvh9svuAAAAhQEAABMAAAAAAAAAAAAA&#10;AAAAAAAAAFtDb250ZW50X1R5cGVzXS54bWxQSwECLQAUAAYACAAAACEAWvQsW78AAAAVAQAACwAA&#10;AAAAAAAAAAAAAAAfAQAAX3JlbHMvLnJlbHNQSwECLQAUAAYACAAAACEAG9ldd8MAAADbAAAADwAA&#10;AAAAAAAAAAAAAAAHAgAAZHJzL2Rvd25yZXYueG1sUEsFBgAAAAADAAMAtwAAAPcCAAAAAA==&#10;" fillcolor="#8064a2" strokecolor="#f9f9f9" strokeweight="3pt">
                    <v:textbox>
                      <w:txbxContent>
                        <w:p w14:paraId="7E58AD51"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48" o:spid="_x0000_s1033"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DQBwgAAANsAAAAPAAAAZHJzL2Rvd25yZXYueG1sRE/Pa8Iw&#10;FL4P/B/CE3YZM50bItUonTDYYcJaC7s+k2dbbF5KErX7781hsOPH93u9HW0vruRD51jByywDQayd&#10;6bhRUB8+npcgQkQ22DsmBb8UYLuZPKwxN+7GJV2r2IgUwiFHBW2MQy5l0C1ZDDM3ECfu5LzFmKBv&#10;pPF4S+G2l/MsW0iLHaeGFgfataTP1cUq8Pv3p9efuikPx/k3Fgv/VWCtlXqcjsUKRKQx/ov/3J9G&#10;wVsam76kHyA3dwAAAP//AwBQSwECLQAUAAYACAAAACEA2+H2y+4AAACFAQAAEwAAAAAAAAAAAAAA&#10;AAAAAAAAW0NvbnRlbnRfVHlwZXNdLnhtbFBLAQItABQABgAIAAAAIQBa9CxbvwAAABUBAAALAAAA&#10;AAAAAAAAAAAAAB8BAABfcmVscy8ucmVsc1BLAQItABQABgAIAAAAIQCD7DQBwgAAANsAAAAPAAAA&#10;AAAAAAAAAAAAAAcCAABkcnMvZG93bnJldi54bWxQSwUGAAAAAAMAAwC3AAAA9gIAAAAA&#10;" fillcolor="#4f81bd" strokecolor="#f9f9f9" strokeweight="3pt">
                    <v:textbox>
                      <w:txbxContent>
                        <w:p w14:paraId="7E58AD52" w14:textId="77777777" w:rsidR="00445D7C" w:rsidRDefault="00445D7C" w:rsidP="00445D7C">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del>
    </w:p>
    <w:p w14:paraId="7E58AC6D" w14:textId="77777777" w:rsidR="007763BE" w:rsidRDefault="007763BE" w:rsidP="007763BE">
      <w:pPr>
        <w:pStyle w:val="1"/>
        <w:jc w:val="center"/>
      </w:pPr>
      <w:bookmarkStart w:id="15" w:name="_Toc472769313"/>
      <w:r>
        <w:t>Create First Worksheet</w:t>
      </w:r>
      <w:bookmarkEnd w:id="15"/>
    </w:p>
    <w:p w14:paraId="7E58AC6E" w14:textId="77777777" w:rsidR="007763BE" w:rsidRDefault="007763BE" w:rsidP="007763BE"/>
    <w:p w14:paraId="7E58AC6F" w14:textId="77777777" w:rsidR="007763BE" w:rsidRDefault="007763BE" w:rsidP="007763BE"/>
    <w:p w14:paraId="7E58AC70" w14:textId="77777777" w:rsidR="007763BE" w:rsidRDefault="007763BE" w:rsidP="007763BE">
      <w:pPr>
        <w:pStyle w:val="2"/>
      </w:pPr>
      <w:bookmarkStart w:id="16" w:name="_Toc472769314"/>
      <w:r>
        <w:t>Import Data from Excel into Tableau.</w:t>
      </w:r>
      <w:bookmarkEnd w:id="16"/>
    </w:p>
    <w:p w14:paraId="7E58AC71" w14:textId="77777777" w:rsidR="007763BE" w:rsidRDefault="007763BE" w:rsidP="007763BE"/>
    <w:p w14:paraId="7E58AC72" w14:textId="00ABF0AB" w:rsidR="007763BE" w:rsidDel="00074FE5" w:rsidRDefault="00792F1B" w:rsidP="00074FE5">
      <w:pPr>
        <w:rPr>
          <w:del w:id="17" w:author="Bohdan Benetskyi" w:date="2017-02-22T10:57:00Z"/>
        </w:rPr>
      </w:pPr>
      <w:r>
        <w:t>Just a note before we begin, f</w:t>
      </w:r>
      <w:r w:rsidR="007763BE">
        <w:t>or import</w:t>
      </w:r>
      <w:r>
        <w:t>ing</w:t>
      </w:r>
      <w:r w:rsidR="007763BE">
        <w:t xml:space="preserve"> or connect</w:t>
      </w:r>
      <w:r>
        <w:t>ing</w:t>
      </w:r>
      <w:r w:rsidR="007763BE">
        <w:t xml:space="preserve"> dat</w:t>
      </w:r>
      <w:r>
        <w:t>a</w:t>
      </w:r>
      <w:r w:rsidR="007763BE">
        <w:t xml:space="preserve"> in Tableau us</w:t>
      </w:r>
      <w:r>
        <w:t>ing</w:t>
      </w:r>
      <w:r w:rsidR="007763BE">
        <w:t xml:space="preserve"> drivers</w:t>
      </w:r>
      <w:r>
        <w:t xml:space="preserve"> – you may see an error and a request to download and install the drivers</w:t>
      </w:r>
      <w:r w:rsidR="007763BE">
        <w:t xml:space="preserve">. </w:t>
      </w:r>
      <w:del w:id="18" w:author="Bohdan Benetskyi" w:date="2017-02-22T10:57:00Z">
        <w:r w:rsidR="007763BE" w:rsidDel="00074FE5">
          <w:delText xml:space="preserve">For example if you want to connect </w:delText>
        </w:r>
        <w:r w:rsidR="00445D7C" w:rsidDel="00074FE5">
          <w:delText xml:space="preserve">into your </w:delText>
        </w:r>
        <w:r w:rsidR="007763BE" w:rsidDel="00074FE5">
          <w:delText>Oracle</w:delText>
        </w:r>
        <w:r w:rsidR="00445D7C" w:rsidDel="00074FE5">
          <w:delText xml:space="preserve"> database at first time, you will get an error and </w:delText>
        </w:r>
        <w:r w:rsidDel="00074FE5">
          <w:delText>a link to install the drivers.  This is ok and expected behavior</w:delText>
        </w:r>
        <w:r w:rsidR="00445D7C" w:rsidDel="00074FE5">
          <w:delText>.</w:delText>
        </w:r>
        <w:r w:rsidR="0069620C">
          <w:pict w14:anchorId="7E58AD05">
            <v:shape id="_x0000_i1025" type="#_x0000_t75" style="width:425.65pt;height:305.85pt">
              <v:imagedata r:id="rId15" o:title="2017-01-17 11_11_31-Tableau - Book1 - Tableau license expires in 7 days"/>
            </v:shape>
          </w:pict>
        </w:r>
      </w:del>
    </w:p>
    <w:p w14:paraId="7E58AC73" w14:textId="2A88C0BC" w:rsidR="00445D7C" w:rsidRPr="007763BE" w:rsidDel="0082179A" w:rsidRDefault="00445D7C" w:rsidP="00074FE5">
      <w:pPr>
        <w:rPr>
          <w:del w:id="19" w:author="Bohdan Benetskyi" w:date="2017-02-25T11:15:00Z"/>
        </w:rPr>
      </w:pPr>
      <w:del w:id="20" w:author="Bohdan Benetskyi" w:date="2017-02-22T10:57:00Z">
        <w:r w:rsidDel="00074FE5">
          <w:delText xml:space="preserve">If you click on provided URL link, you will be redirected for downloading official driver from </w:delText>
        </w:r>
        <w:commentRangeStart w:id="21"/>
        <w:commentRangeStart w:id="22"/>
        <w:r w:rsidDel="00074FE5">
          <w:delText>Tableau</w:delText>
        </w:r>
        <w:commentRangeEnd w:id="21"/>
        <w:r w:rsidR="008538C9" w:rsidDel="00074FE5">
          <w:rPr>
            <w:rStyle w:val="ab"/>
          </w:rPr>
          <w:commentReference w:id="21"/>
        </w:r>
      </w:del>
      <w:commentRangeEnd w:id="22"/>
      <w:r w:rsidR="00074FE5">
        <w:rPr>
          <w:rStyle w:val="ab"/>
        </w:rPr>
        <w:commentReference w:id="22"/>
      </w:r>
      <w:del w:id="23" w:author="Bohdan Benetskyi" w:date="2017-02-22T10:57:00Z">
        <w:r w:rsidDel="00074FE5">
          <w:delText>.</w:delText>
        </w:r>
      </w:del>
    </w:p>
    <w:bookmarkEnd w:id="2"/>
    <w:p w14:paraId="7E58AC74" w14:textId="1B5B9FFF" w:rsidR="00445D7C" w:rsidDel="0082179A" w:rsidRDefault="00445D7C" w:rsidP="007763BE">
      <w:pPr>
        <w:rPr>
          <w:del w:id="24" w:author="Bohdan Benetskyi" w:date="2017-02-25T11:15:00Z"/>
        </w:rPr>
      </w:pPr>
    </w:p>
    <w:p w14:paraId="7E58AC75" w14:textId="2D018736" w:rsidR="00445D7C" w:rsidDel="0082179A" w:rsidRDefault="00445D7C" w:rsidP="007763BE">
      <w:pPr>
        <w:rPr>
          <w:del w:id="25" w:author="Bohdan Benetskyi" w:date="2017-02-25T11:15:00Z"/>
        </w:rPr>
      </w:pPr>
    </w:p>
    <w:p w14:paraId="7E58AC76" w14:textId="77777777" w:rsidR="00445D7C" w:rsidRDefault="00445D7C" w:rsidP="007763BE"/>
    <w:p w14:paraId="7E58AC77" w14:textId="160BCA0C" w:rsidR="00445D7C" w:rsidDel="0082179A" w:rsidRDefault="00445D7C" w:rsidP="007763BE">
      <w:pPr>
        <w:rPr>
          <w:del w:id="26" w:author="Bohdan Benetskyi" w:date="2017-02-25T11:16:00Z"/>
        </w:rPr>
      </w:pPr>
    </w:p>
    <w:p w14:paraId="7E58AC78" w14:textId="70A02896" w:rsidR="007763BE" w:rsidRDefault="00445D7C" w:rsidP="007763BE">
      <w:pPr>
        <w:rPr>
          <w:b/>
          <w:lang w:val="en-GB" w:eastAsia="en-GB"/>
        </w:rPr>
      </w:pPr>
      <w:del w:id="27" w:author="Bohdan Benetskyi" w:date="2017-02-25T11:27:00Z">
        <w:r w:rsidRPr="00986232" w:rsidDel="0069620C">
          <w:rPr>
            <w:strike/>
            <w:rPrChange w:id="28" w:author="Owens, John   Contractor" w:date="2017-02-16T08:35:00Z">
              <w:rPr/>
            </w:rPrChange>
          </w:rPr>
          <w:delText>So</w:delText>
        </w:r>
        <w:r w:rsidDel="0069620C">
          <w:delText xml:space="preserve"> </w:delText>
        </w:r>
      </w:del>
      <w:ins w:id="29" w:author="Owens, John   Contractor" w:date="2017-02-16T08:35:00Z">
        <w:r w:rsidR="00986232">
          <w:t>T</w:t>
        </w:r>
      </w:ins>
      <w:del w:id="30" w:author="Owens, John   Contractor" w:date="2017-02-16T08:35:00Z">
        <w:r w:rsidR="00792F1B" w:rsidDel="00986232">
          <w:delText>t</w:delText>
        </w:r>
      </w:del>
      <w:r w:rsidR="00792F1B">
        <w:t>o</w:t>
      </w:r>
      <w:r>
        <w:t xml:space="preserve"> import data from our template </w:t>
      </w:r>
      <w:ins w:id="31" w:author="Bohdan Benetskyi" w:date="2017-02-25T11:27:00Z">
        <w:r w:rsidR="0069620C">
          <w:rPr>
            <w:b/>
          </w:rPr>
          <w:t>Source Data\</w:t>
        </w:r>
      </w:ins>
      <w:del w:id="32" w:author="Bohdan Benetskyi" w:date="2017-02-25T11:16:00Z">
        <w:r w:rsidRPr="00445D7C" w:rsidDel="0082179A">
          <w:rPr>
            <w:b/>
          </w:rPr>
          <w:delText>Demo SQL Output</w:delText>
        </w:r>
      </w:del>
      <w:ins w:id="33" w:author="Bohdan Benetskyi" w:date="2017-02-25T11:16:00Z">
        <w:r w:rsidR="0082179A">
          <w:rPr>
            <w:b/>
          </w:rPr>
          <w:t>Starter data</w:t>
        </w:r>
      </w:ins>
      <w:r w:rsidRPr="00445D7C">
        <w:rPr>
          <w:b/>
        </w:rPr>
        <w:t>.xlsx</w:t>
      </w:r>
      <w:r w:rsidR="007763BE" w:rsidRPr="00445D7C">
        <w:rPr>
          <w:noProof/>
          <w:lang w:val="en-GB" w:eastAsia="en-GB"/>
        </w:rPr>
        <mc:AlternateContent>
          <mc:Choice Requires="wpc">
            <w:drawing>
              <wp:anchor distT="0" distB="0" distL="114300" distR="114300" simplePos="0" relativeHeight="251673600" behindDoc="0" locked="1" layoutInCell="1" allowOverlap="1" wp14:anchorId="7E58AD06" wp14:editId="7E58AD07">
                <wp:simplePos x="0" y="0"/>
                <wp:positionH relativeFrom="page">
                  <wp:align>center</wp:align>
                </wp:positionH>
                <wp:positionV relativeFrom="page">
                  <wp:posOffset>528955</wp:posOffset>
                </wp:positionV>
                <wp:extent cx="6152515" cy="1845945"/>
                <wp:effectExtent l="0" t="0" r="635" b="1905"/>
                <wp:wrapTopAndBottom/>
                <wp:docPr id="4" name="Полотно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Рисунок 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8" name="Блок-схема: альтернативний процес 28"/>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3"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 name="Рисунок 29"/>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30" name="Блок-схема: альтернативний процес 3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4" w14:textId="093673A0" w:rsidR="007763BE" w:rsidRDefault="007763BE" w:rsidP="007763BE">
                              <w:pPr>
                                <w:pStyle w:val="a3"/>
                                <w:spacing w:before="0" w:beforeAutospacing="0" w:after="160" w:afterAutospacing="0" w:line="256" w:lineRule="auto"/>
                                <w:jc w:val="center"/>
                              </w:pPr>
                              <w:r>
                                <w:rPr>
                                  <w:rFonts w:eastAsia="Times New Roman"/>
                                  <w:sz w:val="16"/>
                                  <w:szCs w:val="16"/>
                                </w:rPr>
                                <w:t xml:space="preserve">Create Region </w:t>
                              </w:r>
                              <w:del w:id="34" w:author="Bohdan Benetskyi" w:date="2017-02-22T11:10:00Z">
                                <w:r w:rsidDel="00957975">
                                  <w:rPr>
                                    <w:rFonts w:eastAsia="Times New Roman"/>
                                    <w:sz w:val="16"/>
                                    <w:szCs w:val="16"/>
                                  </w:rPr>
                                  <w:delText>Report</w:delText>
                                </w:r>
                              </w:del>
                              <w:ins w:id="35"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Блок-схема: альтернативний процес 3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5"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Блок-схема: альтернативний процес 3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6"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6" id="Полотно 4" o:spid="_x0000_s1034" editas="canvas" style="position:absolute;margin-left:0;margin-top:41.65pt;width:484.45pt;height:145.35pt;z-index:251673600;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gfaOQUAAGAZAAAOAAAAZHJzL2Uyb0RvYy54bWzsWd1u2zYUvh+wdxB0&#10;71iSJVs24hSO0wwFgi5oOvSapqlYqERqJP2TDQPWDdvVbvYGe4RgQIFs3bpXkN9o55CSHTfJmhbp&#10;mgJuUIcUycNzPp7zfbSy+2CRZ86MSZUK3nf9Hc91GKdinPLTvvvV08NG7DpKEz4mmeCs754x5T7Y&#10;+/yz3XnRY4GYiGzMpANGuOrNi7470broNZuKTlhO1I4oGIfBRMicaOjK0+ZYkjlYz7Nm4Hnt5lzI&#10;cSEFZUrB0wM76O4Z+0nCqP4ySRTTTtZ3wTdtPqX5HOFnc2+X9E4lKSYprdwg7+FFTlIOm65MHRBN&#10;nKlMr5jKUyqFEoneoSJviiRJKTMxQDS+90Y0Q8JnRJlgKKBTOwitO7Q7OgUMwGRvDofBoF2ktAf/&#10;KzSgdWWzt58KrNJTydzKSH4rGzmRz6dFA4ApiE5HaZbqM3PIgAA6xWfHKT2WtkMfz46lk477buQ6&#10;nOSQW+Vv5cXyxfLH8u/ydfmnE+Hh4jqcahcSDOxI0OcKhpqbY6a7scUoS4vDNMvwXLFdBQPZ8/Ys&#10;tSd7IOg0Z1zbVJUsg7gEV5O0UK4jeywfMQhAPhr7JnnYQh8pjdtBy6bPt0E88LxusN8YRt6wEXqd&#10;h41BN+w0Ot7DTuiFsT/0h9/haj/sTRWD4Eh2UKR1LvvhFW+vTcGqqmwWmmx2ZsTUDCJlHKp/Gxfh&#10;EUKCviotmaYTbCaA1hOoObtmNWCgXaOJuKsCD5L0FonM8Tfg5SxMWZ6tyhJBoPCw7UdB5MMxUxjz&#10;4zDqhuZswYd6eSGV/oKJ3MEGIAo+GETJDLy13tRTqoO3DhjPwB+sACAgVZ8x9G6HG9LPdaV7MiEF&#10;AxfQ7DpVA2DDKld/LV9hljYgYX8qX5Z/lec9pzwvXy1/Wf5Qvlx+D0l8Dq2L8ndoXZR/OOU/8PD1&#10;8mcYfOGAIYiqMn4CWFa9G2DthkEH8AP4osgPoQnTbZIhvr7nRXEI7Ij4dlqAtuHFm+FNMjEfTojU&#10;g0wzyYlmx5aBb8Yc0kRk6bguJyVPR8NM2hwbepEXHqBPsOXGtIw7877bisFDY3pjcMPGYRd/rtoA&#10;ixkHwwiVBce09FnGEIKMP2EJsAigENgdUHjYyjVCKZSvrU41IWNmPY48+FdvVq8w7huDaNmWQmW7&#10;MlDPtEZq2zbuar45F6NbK8eq0P9rMatXmJ0F16vFecqFvC6yDKKqdrbza5AsNIiSXowWhmFDnIlP&#10;RmJ8BqwrBdQY5Isq6GEKBXdElD4mEoQTHsJlAEYnQn7jOnMQ1r6rvp4S1ILsEYeq6voh5po2nTDq&#10;QLI58vLI6PIIn+ZDATzkm91ME+frrG4mUuTPoAgHuCsMEU5h775Ltaw7Q20FH24RlA0GZpoVmSN+&#10;glpqjwcJ4uniGZFFxSIaCOixqCuZ9N4gEzsXEediMNUiSQ3TrHGqEAVW+fRENeiumGpTVWEAkuGy&#10;dGIWYf9jaact3K12BlEbbsSG5at7bS2gURTHOIL8XrVt6X9i8tmCGO5EPsFQxWigzW+XT9+PPT+o&#10;BLTjwW0El98fAe3u7+9H14gf6ttWQEEV8LDMV8qrym4L4QMLqMmXtTBsBbS3FttbCiii98Hv563g&#10;rggmeCeCCYJ21K1v6PeQYGKvHQ5MSNsbuiH++r5tvzp8fIJp1+m2vaFf+rr/Tjf0/4dgWndFMK36&#10;xG91g2m1Ol5cE4y9Dd6rG0x4GPv721cA+PYsuZcE06nTbUsw70sw8A7KvMU374mqPzng3wku980r&#10;g/UfRvb+B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GEQqNdwA&#10;AAAHAQAADwAAAGRycy9kb3ducmV2LnhtbEyPwU7DMBBE70j8g7VIXBB1aCCkIU5VFXFAnAhw38ZL&#10;EmGvg+22ga/HnOA4mtHMm3o9WyMO5MPoWMHVIgNB3Dk9cq/g9eXhsgQRIrJG45gUfFGAdXN6UmOl&#10;3ZGf6dDGXqQSDhUqGGKcKilDN5DFsHATcfLenbcYk/S91B6PqdwaucyyQlocOS0MONF2oO6j3ds0&#10;chOLLW7eLh5H5OXTp/82Ld0rdX42b+5ARJrjXxh+8RM6NIlp5/asgzAK0pGooMxzEMldFeUKxE5B&#10;fnudgWxq+Z+/+QEAAP//AwBQSwMECgAAAAAAAAAhABTBUE3PBQAAzwUAABQAAABkcnMvbWVkaWEv&#10;aW1hZ2UxLnBuZ4lQTkcNChoKAAAADUlIRFIAAAHiAAAAmwgGAAAAvrOYHgAAAAFzUkdCAkDAfcUA&#10;AAAJcEhZcwAADsQAAA7EAZUrDhsAAAAZdEVYdFNvZnR3YXJlAE1pY3Jvc29mdCBPZmZpY2V/7TVx&#10;AAAFT0lEQVR42u3dK3IcVxiGYcNAQcMsIUsw9BIEDbMNrSJQ0NDQ0BvoGvcBgiqxUSZAhobJSK5y&#10;2c5cunvO6XN7wFM1TNX6wVvz6TKvbm5uXgEAefgmAIAQA4AQA0DxtpvNGyEGgEx24/j56e7utRAD&#10;QAZ/j+PDLoSPQgwAmUK89+92s3knxACQKcS7cfzSwkTtqABUGeKXGDcwUTsqANWGuIWJ2lEBqDrE&#10;tU/UjgpA1SGufaJ2VACqD3HNE7WjAtBEiGudqB0VgCZC/CKE90IMALlC/C3G10IMAPlC/FjTRO2o&#10;ALQV4somakcFoL0QVzRROyoArYa4ionaUQFoM8SVTNSOCkC7Ia5gonZUAFoPcdETtaMC0HaIC5+o&#10;HRWA9kNc8ETtqAD0EuIiJ2pHBaCPEBc6UTsqAP2EuMCJ2lEB6C3ERU3UjgpAXyEubKJ2VAD6C3FB&#10;E7WjAtBriIuYqB0VgD5DXMhE7agA9BviAiZqRwWg9xBnnagdFYC+Q7y3G8dbIQaATCF+tg3hrRAD&#10;QKYQv0zUw3AlxACQI8SZJmpHBUCIM07U3188vx3fbjZvAKBkzxNyyhCvPVF/f/HycCkfDAAqseZE&#10;LcQAkHGiFmIAOGSliVqIAeCINSZqIQaAE1JP1EIMAKcknqiFGADOSDlRCzEATJBqohZiAJgi0UQt&#10;xAAwUYqJWogBYIbYE7UQA8AckSdqIQaAmWJO1EIMAAvEmqiFGACWiDRRCzEALBRjohZiALjAcz+F&#10;GADyebi/v/9NiAEgk10IfwkxAGS0dKIWYgCIY9FELcQAEMmSiVqIASCiuRO1EANAXLMmaiEGgMjm&#10;TNRCDAAJTJ2ohRgA0pg0UQsxACQyZaIWYgBI6NxELcQAkNbJiVqIASCxUxO1EAPACo5N1EIMAOs4&#10;OFELMQCs5NBELcQAsKJfJ2ohBoB1/TRRCzEArOzHiVqIASDDu2IhBoBMfvw5sRADwIp+/c1pIQaA&#10;9fzvb4mFGABWcui/awkxAKzg2P+bFmIASO/oJzAJMQAkduoziYUYABI69RGIQgwAaR2dpIUYABI7&#10;NUkLMQAkdG6SFmIASOfsJC3EAJDIlElaiAEggamTtBADQHyTJ2khBoDI5kzSQgwAEe3G8XZuhIUY&#10;AGII4fFpGK6EGAAy2IbwdkmEhRgALrR0khZiALjUBZO0EAPAhS6ZpIUYAC5w6SQtxACwVIRJWogB&#10;YKEYk7QQA8ACsSZpIQaAuSJO0kIMADPFnKSFGABmiD1JCzEATJVgkhZiAJgoxSQtxAAwQapJWogB&#10;4JyEk7QQA8D5EF+njLAQA8DxCL9PHWEhBoDDEX58urt7vWqI/xmGP/Zf/BMAFC2EryuE+HqNCP8U&#10;YgCowT6UDy1M0kIMgBBnnKSFGAAhzjhJCzEAQpxxkhZiAIQ44yQtxAAIccZJWogBEOKMk7QQAyDE&#10;GSdpIQZAiDNO0kIMQN8hzjxJCzEA/Ya4gElaiAHoOcTZJ2khBqDLEO/G8UNJz+OoAHQT4n2Ev5Qy&#10;SQsxAN2FeLvZvCvteRwVgC5CvAvhY4nP46gANB/iEidpIQagmxCXOEkLMQBdhLjUSVqIAWg+xCVP&#10;0kIMQPMhLnmSFmIAmg5x6ZO0EAPQbIhrmKSFGIBmQ1zDJC3EADQZ4lomaSEGoLkQ1zRJCzEAzYW4&#10;pklaiAFoKsS1TdJCDEAzIa5xkhZiAJoJ8TaEP2t9HkcFoPYQf6r5eRwVgHpDHMLX7TD8LsQAkCHE&#10;NU/SQgxA7SGuepIWYgDqDXEDk7QQA1BtiFuYpIUYgCrtxvG2pedxVACq8jQMV0IMAETxH/xfment&#10;HxPfAAAAAElFTkSuQmCCUEsDBAoAAAAAAAAAIQDbhiQVvh8AAL4fAAAUAAAAZHJzL21lZGlhL2lt&#10;YWdlMi5wbmeJUE5HDQoaCgAAAA1JSERSAAAAUQAAAFEIBgAAAd2IeqAAAAABc1JHQgCuzhzpAAAA&#10;BGdBTUEAALGPC/xhBQAAAAlwSFlzAAAh1QAAIdUBBJy0nQAAH1NJREFUaEPlWwl8TUcXv0HsWjut&#10;vbRKaVFVrYSuSqm9DVVbLS2ltqSWWPq1drWndlGSIEKpWkOE1FYSiT0iQWInFBGRxrvnO/9z3725&#10;7+U99fKh/b7v/H7/N3Pnzcw9c+4sZ86cUf4j8npTISKVOAo4pyHdPUm9sJLS0tJITZjuvEDzVxVS&#10;D3YTeHp6UpMmTUgNfyVrActKZQ7N5tdHTyJa40mfffYZlS5dWjJLeohdgYJ5JIEKFSpE7777rmTC&#10;szX8DnkMysjImOY/byrRqRlE50MMvPzyy37WLJlUo0YNeuWVV8jd3V1qHDt2LB0+fFjepOUw0ezZ&#10;s+ns2bOSEejbty9FRUXpz7aUnJxsZMyVK5fRSGuaU3LDD3+ZXPL0SAifGQgeoHhbk7KSmjBDeMMn&#10;BkIGOcisHvxc+8Rx4yTz1bN75ast7qMM1nIwpc8vSuqmlqTuHUTvvPOO9AX1+HBSQ6vpX8xdMt4O&#10;UlLd3XNJTegHwKGYaMd9QE1arH1ShuXYd/JJ1SsbkUlEZtDJkyepTJky9Oeff0rN1atXF3D8Q8lg&#10;IsmgZwSKFSuGsBkjkxISEuTPF198kT7//HMqUaKEXuAN/G/QypUrc3Ig/ERGRkorw8PDXfuU7eor&#10;dPnyZXnDGh+TXLNDX3dmsd74PQv4L1rS18XKv+3DHzJ2tIaj3tKlOdmAesBLgPiqwYoPh87p7Rpc&#10;YFsNUrfXJMuhPsbMAaSnp1P9+vW1SsNrSRfTgbRPGyhtpBIztXpNKZYvtzYpqFvb04ABX1OpUiUo&#10;/UwozzQTaYSvL/22dTVdP7WDypUrp/UyK/6cpdAfi5UMria/Vpst5bgSUOQ6h0ZTgbj966Rv0zor&#10;AkrL8/WpzMB66UdjGTkYjumll14i9FZMQIijb/HsJXEAk9Grr74qExLEgTQu9qJW2jlJgdy5cxuc&#10;mns4Ji1Utm/fPr23A28znNPmzZvLXWO6e/fu/Tt37lhSUlJUBkJLamqq5fbt2/KM//CMkIs9r5V2&#10;QjxIyzZq1Gh39+7dowBvb++Ynj17Rurxb775JqpXr1778czpBxFysde10n8XYWLCRODv70/3g0V2&#10;2myWHUJlo0aNktlZR7YrTd/iqc7+cVrW8X7ntD6d5tZyPgRRuCfNnjFeVv57f8RJN9GXBoCuhRGv&#10;4w/HKSpb+OMYbeKI6UWLFi2iggULSqU6MHFQwqy/bj6aMmLAxzYTBiYGDD38DWDB1ScMOuHrnNP0&#10;ICVjYM/mpIbxTLT7XZuZiP+mNm3aGJXqFUqlcWNJ1Sq1nd09q1lnlQUFNf3mZBCvaw15qmtOW7Zs&#10;oSpVqhicGpVZZyGkMXqgHoPQXPypLq9KauJGatbsA/KbNZ0+/fRTWTBlBtJDa0U6ShWWCn21mjKp&#10;YuIchb7++mvKly+v/lYaPXq0TYVG/HdfqQx5crkpWzksw8hC1SImPW1UpuPy6RjiMa7Nj8G8/m9o&#10;zLILoDzubpQvr9s2zvMCIyvxUHCPjY0NitgwW5Z89RiPEuvyj6XfEvG+ptnxc3BwMIWsWHSBizmu&#10;DDRt2rTC+sQaEiLqoMShGkyaNEm4xHPbtm0lhGbI0xqmMcdkXyEnGeDFnypWrCj/lS1bVsK8efPS&#10;vHnzElDWIaFCDqQCzkgBAQE2FWLRQjxHjhwRCMuXL0880SLNKeVlGBXevHnTqBBYtmyZzTMqvH79&#10;OuLOCTLht8p0z1sCmeoBXhoE9+7dM9KQ55dffllhLeqYmjZtiiaJCp6YmCiLFZo6depU6ZPx8fHc&#10;GcjgcvLkyUeloDMaM2bMhn79+h3AetGlS5fI1q1b70O8a9eukcWLF9/Gy20Envv37x+D8LXXXttg&#10;LZqV0A8ZxiLOcfOA11VPQwXl/23V0UdJmK3uBvGH66/QWYxxnhv2j1O8+C/onX8vgZkOHgqNHDmS&#10;hWBL+BsTu1UrzP6CmV3CCsQKIvkO9yG6d8E5/rwhzGJu9++tDOL442cWzHnwujFr+gSi5B0aLq4m&#10;urRGA+KOcDNamIXkl2g7sEfPLJgb+aUnLfAbR+oZP1LjJ/M6/q3Eo/ZHUIUKFYQJ1tbo0pmDEofS&#10;OnPmTLqYwNvDo4MFdH650Q1+flTdAC0fxcwt9GOGDvPSfai3LXa9xQpHT4kPGzaU3NzchAkdatx4&#10;LdzHKsBvDTJx4luD2eX9ZCPsOrM8WlWPFxXy6d1KW+p31LVVWuzBebDgQrNEyFUYgMaJUFcZzCD+&#10;GvgPwrBuxP+a2btLlPK3lyr0Ws1KNiqDurgEqZtbER2bw5v2RawQDSE1qmsmk2fmUb169chy9iea&#10;Pn26MGrdXWsM7m3mkEn1lwpa/Tu+IPecGrOcvzp4cUrpy5TpLXnU3pluYnD5C1xJT025Yqj7fEnd&#10;2ctQWXS1BasnXYmg/PnzU926dSnj4ibi3YQswymx8zWmNlYx6rUHv15ncjSjIPhxRu63FivnDv2g&#10;EAxVKKz6F6X160KoYcM3+eW1qGTJ4lJhzpw56f33WXMxMYtn0bPwjJf/8g55eXlJGvJToO0X0pHD&#10;jUNm0D2Xsonr/pjxl4sAlqZqtwLz3D00PXN36AxQYHQm33rrrUwmgZ8bEM3llRHxK/tlR5kvXz5h&#10;LJW/Vi584jV5UE8oA/tgbAZdWhqx5lY7F1zmcujEUmI6ox3NnePcz4y1GrYwU2aElOB0nkev/ka3&#10;1npS6ZJFyBJanooXctvO79CZc75Rd0Zr164tpKuA2MgjxGYe6iDiGzZskE094tjYY6Do+YHEM/Gy&#10;yTenYe9ufmbthL777jvYO7I3X5r1VEdMAj169JAQTELxrVmzJh09elTS8Nl1Jjt06ED/8v3CYPKN&#10;N97gPt5Q4jDa8Os+0N7qIpl1X1SOiTpPnjyiturpOszWDOjFCKEwwrKBOMphVYKFA8+w5WJDiHhC&#10;QsJtDhswXCdm5mkOpKLly7XljBVKg8k//vhDQsDMJLYUCMGUziS2v6+//rrRAJhioH8jbtXBbY2Q&#10;LpBbgQIF3l29evWJixcv3uO9TQJLc+2gQYPW8vy3t3PnzmJt4X4ZzfFj/EnPf/LJJ8m8073RuHHj&#10;a6yKH/niiy92c5eIRB5nwP/8ribaK7NBycnJ9Pbbb1OpUqWMdRl7AAySwoULSz/cuXOn7J9gz33q&#10;qafIz89PBtS3335LX331lUw5Tz/9NO3du9cwrmPORFiyZEkKDAzE3FiVkT3iT5oGcy9WEDOTCMEU&#10;Phs6ftWqVenZZ5+VvoaBhTjvfKQxGMGoA4TGoiw2PAjRL60bGltTsouEqaEOoxXjfUZLaxxAvDWj&#10;BeMja5qejhDpGLV4xuc0l8W0o8dhPS/N+D8mWqW8hzUXm68g3oRhM4ZNGf/1QAXhiVDGcqWl1Xom&#10;FjYcIkBvbFtfUxQ4vaRk/DtIDclkzp6wY2zfwGCylBR4kpQRpHyUyVymKdYMmGnlzDSTyce30TdT&#10;xlaPJmpobY053p463LZaMWL4NwSF+YkxmfFrtQ+xQxTdMDUxq+3ZAYZ49yOc/mB/xFU8PibVHQ2a&#10;0s8FRTmlO3HavlrfT19iPdF+P23CwL7dZE/+2PpkRljDFup2q+SubSf1fLAY2wHd0geYje728Onf&#10;lZrVeQxM0jaPVhaDuW3axh8beYQMpCMboJ4YKcsd1t2uXbvS5s2beec41Nj4+w7uRh+/8QiZZKm1&#10;NJi7uCrzSBLAESRLZunSpTZM2iMl4WfjuBIY5d3p0UxBPAk3t/xaVl6uJvlntUjE9CJ1VyOJU/Jv&#10;ogNyMQPDhw2ldu3aQeW3tUj85kGjBnnZS9K1gaMGK02sRyFEp3+0tT6Ysf9jYbJnz57SEPMGH7h3&#10;766EWTb54bXIt387am7bJx+OSZZcU2shoth/aRUeNFke7LHnfVo4f7YwCBQtWtRgEPojwozTC+wY&#10;1PBNn1YE08xDT0HqcqWc9byHmfteO7kOq0nq9pdJje5JlsN9OeyRhckjB7bIJknlEQ4mdb0POBMX&#10;5ZA5HTiXeusllnagcp/zP3jthuRgV4F9JdNK4Ebqqjrcd/oy00u5z00gy8GeNgz6+vqKUqoe/tqQ&#10;JKoD6tThsg4YQ6Npjpu8o17NSgQ70tsviZUsH3hxSManNZhjZoNZint8NFtOzGSeLuaQGvqxZlVY&#10;25A37DuEoXNnY8WmqDOIfom6AHvmKKiwzTvgjYJPvWmYcpjzOz8gysLg/Lykrn+fKGpsprFpB0tv&#10;Y3PDDHLu2G/CkOX4TxLi82IOVJMC6M0337RhkAJtGdMB41aLugotG6DEcv764MUh3Q1QbpYuzNvM&#10;KdbCC/KTuu5tHq2jKPHUIerc+VNq2bIZvfDCC0QRX9HUKZPpcOQuotD2wiwYxHRDS8sRrdPsObVq&#10;1aLrJ7dlYcqM/HCqYOHkyaWsYTZe07hxQGWKK88jIyxTYrLjPoJP7OFRn19WnzdJVYyNOBi5cjzU&#10;kCTt/FIYio3ZQ7SsqjB5KzFS0rDR2rQuxCFzJQspdGgyb+xnKqlc7yxGOfDijNzz5Vba6p86ZWkN&#10;CXEMqjsimQHTBv0+QmPw8CxhJunEXu3ZvxhRcC1hHPnQsK5du2RhLpHD65prSTADm/q/9AfCXqI9&#10;zGcwo3H8gTgZuVVj6II2WOjO+Uypzs2pmeo4jvNebGHpNGtAzFS5IgrFTMtNyUvygLmVjLYMh/4v&#10;jqhgsUI5OsHPBWe5/PxAUFhH6tOnj8bgrVOZPjPAfGaKQxz+wVRC8xWqXEKhnZOepguLnrrL5V1m&#10;TqeCz5dz7wpbX748bnR6pZ3N0IyTszLth3u6ZbUhBnIjrvJgiuxP7Vt4EGySpxY8e4ffkW3mFIvF&#10;MuXWrVs/Ru4N3Q3/tilTppAaZz3kZlgOdM089AaSlmmH3okBdH9XC560vbVn4NxKong/ighdSTF7&#10;1pDKii7vWQ7ya9oxCsgLXaUZM2aIba9Tp06Gl9KNGzckrFatGv2ZdkvizZs3p969e0tcB1z/bpwN&#10;t0mDSQTlzGmnT5/GGlxCe6OL9CAGAd2dysxg//79DUtsamqqkRd9b8eOHQaDYWFhEloNS90ZOE53&#10;jf6Kwfbt20sIBjFAYHn18fGRSRzpKSkpRt7oqL00e9oIg8E7d+5ICO2bXzWVUVRe6gqBQZja7BlE&#10;GsxrnEUAxpo1ayZxMK2nc/81pAmmz5w5IwyivO4oiYMiDmcwijNcI2y8OaCPPvpInNowh127dk3S&#10;dJMc8CAG9XilSpVgAjae4WOA0LpW/4vxFMM1QqfmQBjUbYM6g2YvvIdhcNWqVTeqVq0Kv5gs/zHG&#10;M2And410BrHY6woo+g5CMKxvN80Menh4SAjcvn3biGMvjX6qP9sxOJPh+ie+fPnyrxwYFcE4Pnjw&#10;4OOIg8GYmBhJNzOoA10gLi4OGrKRhsGkxx8Jg0zFP/nkk1nx8fF3T548mfLcc8/trFy5cmC/fv1C&#10;YQznF4qLSbdu3Q517Ngx3svL6yoM6kD58uWTWPL7YFQ3G9Adgd+DUZwtBt3S0tJSebpQt27dug8O&#10;mfDE0T108Iy47qRp9t6xxu8jj/6MEOX1cgAcO/k9MAO7vtSpqpqHA9lTwG/Y29ub1qxZI5MrRh/6&#10;JkYnzki4AfK5YPHHcS3iONSBHrhx40bjNOCDDz6gH374QfyYsNpAw+G8HRiuT9R79uzB5oWSkpJk&#10;fzFs2DBZrpCmM4jjCvRBlo6kQ4nVGcRIx9yHgx/Mgzh3Rl9dsmQJTZs2TfJYGfyW4bq5ODw8PC8G&#10;RpEiRcRiitOi/fv30/z582WLCYlAmph4dQYLFCggIx6DBOckkCIY5L4rcdQDj8RNmzbJmQr35+wz&#10;yJSDJ2ufIUOGHChbtuxWXsYO9ujRQ/x2Afj08hz5O6eJb5YOnk4Owr+XB8seLhPN3cMmj9Uv2KiH&#10;3wOPxmwb3LGRbspAR8Z5B85GzGceeIaabk5DHOnIjzOU5gzkMZcxn5XUY7h2XEtErKtrzmMcmgvb&#10;p2UxVVj/c1RWJ1axHab/84nmKfktIUoQNm2OkLZMWTmuk1KMs2Jj9WA7zv8bqcFKCwjJEqyQfx/N&#10;RMTJNkAa/kMe5N08XOnL6ViEXLu58r9GGSuUVhAIjoa8GmjCwiaCt208mmwJadbZU46JUAZlra5u&#10;sDD+dw6/7JLe8yAIuIVykvWqw8ORrvZ3YMHrwgweaCPM/92hnhFarxkaDGN9uzc04Y0YMYy7WRrR&#10;/RTXwGVGjhgudeBu2X2uE3UHate//veEmbGtQVOcSeJ0zftzTzkDHzZkIFHaRaKUWMaJbILLch3D&#10;hwwSYTatpYifMIRp9bv87xemujp/E5yKUGgt+qKDZjT2mzGZKPUs0R8H5KiSroY+Gtw+Tt79e4kw&#10;X39eEyTe/V8rzIytHs31njewq6fsCQb27Up06zDRlQ22uLye6NwSupN8SlRvqPDYGCVfOUd0fhlR&#10;kr9ruL5H3sVs0HsvZ/bM5dql33/+ApSx3bMlhIej3eG9tJ43d9Y4btguUs8uIBVngqfGk5r0kw02&#10;b94kQ9xsCwJggpEyJ8dQ6vltdC0hjNQrm7RyZ+aQGj9V/pM8dqBL62joQO0KWOt6mQuQ9f7CP0+Y&#10;FO7RSoQX5kmj+2jCW/DjWOll6qnJjEmZwOE8nOKPDzPSbl6MkTIAHOdQJQALILbj+i7XGXArX8Wd&#10;ONRrg15EiQtppHcXyQc1ylCNfP4hwsxYXbiFIbzemhAW+nFPOBdE6jEfwl1nxxhM6v62ms97/BQ6&#10;nRDHPXU+97ItdGDXBjp29Ijh8OcIsGNERf5OwcsDjXyHo/eTuo/r29vUAT7kjzWRRnt3lLxmYVqv&#10;6z/5OVO1HttDVWnzuiLmhIUzRxKdmUfqwc8fHpEdSd1Rm9SIN/m5G1HCVBoyZIjRK2E44tc5BEwZ&#10;8dG/UsDi2fIMU4flCH8guTvuBPwuOj6cRg74WMq0Zt7RBrTFejP+8QszI0RpihVP5Ze+z5M2J9HQ&#10;vm2IToxkBuuwUDqJMFzGvhbcyFdIPfAJDR061BCiDrODkT1CQ0PFnRXxHj16cA9vo9X1QNQSnof1&#10;0zyd0Ra0CW17bMLMWKY0wdcCoD5wEg3s9RHRSZ6H7Bm09qpsgcsuWThd/HghvLS0NEOoMJObbfxm&#10;DBgwgA4cgMrECw96tj1PDwDxwjSI24J6dNUI8P9K7qQ9GmHyTmAXKh3YTGN4cNcPiHZ+ZXOEnQk3&#10;UhcUJDX4BVJ/60KW42PJcmoKYzJZYkdpDjCOhGfGnTNyTA5PsfSbpzjtc7p69arRKzHEzQ4yOqQX&#10;7mnsUFAPRFgNosCnuU19pG1S17vcFm7zxQVKHD/D6RpnZq7f/QCxAAegshFtNUavbPEWQTkU3uLi&#10;pK5+jdStXqT+PpwoeqLmVhIbQBS3jBeT2dzIQaRubku0thGp2z7iCb9D5uUrnqtWhQSLoHAb51by&#10;GS4zSE4sdQGa8dxzz9kIEUNa3d/asaDssbkq0cI8DttxlduI+ny5zWj7wi/l+hEMqjCsui7IjGBl&#10;Liqq85zGqGVu7qwvnpOD1KVlSF0L5ZoXh8gxhk+OgZgfSD08jYU4kNQt7Qi37g0/CCuuHQ81BDRh&#10;wgRRuLEC4zI99EfYzvX/x40bR1cuxEsctnXwBqQd5/c4EtrW6jw6ShqeUQ+Cym1EXbUr8TO3fd1Q&#10;8f35hgEvfudeVM7owlzlU1S0yltjct2XWV8q/kIrXiR1PYZSD6IDo1lw3AtPLKQrZ6IpIiKcDh/Y&#10;zmrPJtoTtooSD23O9H4Bdn5BSUfD5eIFBLdq1SruocPkv/NJZ0VQDRo0kBM76JDXTu/lntudP0p/&#10;CgoKkv9xdRDD/0rSIaJfKxMtK8p8OfjgD4Ffe2ttRZvR9i8bK/v4GYcXGNaFGC5T/sTZynxUdnSq&#10;dokNN/ruTDO9eF5eUgMr8FCuyw2bSj8tnkf9+39F3bt3oVatmtN77zWi2rVr0rPPlua5Lqf0KjQa&#10;J82tW7em9evXU0bMj0TrbG8B0rZOclyk9755c2cTbWZNAO/0L67lOTxD5kI9D47ZcSIUfyiCaH6B&#10;TB4fEqWf0tp4hNuKNgf2URJZBoEMGIBrMHBm5zJhVSpSvpjyzh1/5QYqPjVT+1IQZop+l/PgeJo0&#10;4XtuxAtUuXJF1hsrUaVK5ah06ZLcqAJZtnMAehYavmbNz0RwajQLEDg0TXYiuoDEmUz/b2lZ7b1w&#10;Llv7Ft2PX03ff/+9kRfndXjn+HG8a9rYwkZQjlCqkMYT2oY2Xluk3MvnrmzltCAGdjZw5cOFsWyv&#10;0igIxx3cX/JKWZojnVbloFN+OM9T5HpmhWe1e6XZAXYcaPipmHBbIZ7fLgedumBs/Ml0zNeuetLq&#10;eplpf6bIKSymAP3jSfmjfjaCy/DTeh7aEDcrB6FNN4Ny4GgZV0XhTYUbmThNq8xwfS50QliZcGZY&#10;zd1d+fTWiny31F+eon0/FKDcuRwLyBXgEJYi+nDP4gb/0ogo7Ro1atTIJMRz2n/2CKlDNJeFsIjV&#10;lLUeRnraxYNSDqfOgwZ+TbSiOi8sCt3koVqxmCI8751cgNCGqwEF7+Vyk54H4Y1jwB0NV1rRebKn&#10;2vwFGcIsVzpHl6sBRa+qm56hsAnFKG9u7ctD3YAAXEV0dLTMkS1bthSHGh1t2vBceDOWaAMLyBlW&#10;VuC5knvZqir0R/IlESDqPBLF8yP/n7ygNFUpqQiP4BU8xy0pnFq4oFsY8/zEhGdPujCr16jg3u18&#10;SMVLlm1VKHRSGWG0aEGFEqFShHAvcRXrihGFsxqUHawppNURxkOcn1M2NaT2LT3p3Xca0v6gFmQJ&#10;r0Fxi8unlCgsl6jh24ph+8SFp1y4cCF/eHg4jRkzxgCcLq5cuSI6nJ6G+N27d+ngwYNGGm5Z3E25&#10;QbdPBeOuqJE+Z84cun//Pq1YsUIWCT1dB5zmInbuIPXedbod/R2lxc2Xey/2+XTgSjPzKe+z/2/i&#10;xIm4TazeuHEjffv27eMLFCjw5K04uNqsuyrqgEcgLozrXoEA4vAONF8eBz788ENSVdW47Q7ACwv+&#10;lzgy1T0EAcTtn+Fxo6qWLLfhzYA3DgRp70BqrgvAFevjx4/HcLPeZOAcOyfa+NgJl9j/EyGiYfBv&#10;ehghwn/q2LFjhp8ogPkuJSUlixBxax/77OjIvXTsSFQWIeLoAeX0m/wAbJNwjuVmQaHGhXmoMo+f&#10;/hMhYvsG/ywAQoQ7FNQcNBBCxMUq2Ap1oF4sOLguBJMYBAwhOBIiPsTu3bvlSjosQPZChHVo7dq1&#10;8m4sfrgZDp2SeYRvInxf4TCULdc+lwlCxAE6FGYYQ+Er1rFjRxEiGATjAOIQor+/v0PLixnIC98x&#10;ewdMuLJGRkbapEGYcLzEUMR2D8IGH/gYAPbT8fHxMhcjDui+veZ68E6c43h4eETw8yTGewzXvZyz&#10;Q7oQOWoAqgi+PASrp4FxMMlzqJGG8xIIWH/WkV0hmtPhdXjp0iXLkSNH7sbGxqbu27fP5n/0PJSz&#10;N/Leu3cP4WgG5sVs7Y9dJggRfp4cNQC/Tbj0moWI3nHz5k0bIeJ/uFTa90xnQsQ8FxUVZZP2ICHy&#10;ipzOw/ky83LBmRAxcszp169fRziNAV9AeJ09fvLx8Sl07tw5G0YgFLNZCmjcuDGEeN9eiBDspEmT&#10;bPI6E6IjwICB+dNeiGZgfrQX/l8IEb7YT25OZMrFDanOQyYKvQ+WFCwQuDf6/PPP04gRI+jixYvU&#10;vXv3w9yTDmBhgHcxAOtNcnKyBdDTAMyb0BNXrlxppNlj4cKFMtctWLAgdfTo0TdwvuIoH4DF7PLl&#10;yzZpM2fOlKELndScDl2W2/TEhQiCWagiAy60Pjxpz2L8xFjGz7B+LGLgrkIfxmcMnFn8wJhjhR8D&#10;jCOczZjLmM9YyghhbGSEM3YxdltD7DJwSwB1QyUZyBjFmM7Q680OwAeOTqHiFGE8GSKiXDz8jmIu&#10;xKoHwKgaEREhQwTPGN5nz56VMxPsXsqWLSvzFqwz+B/5cGkJag/iAOa74sUzrUIYurB0YwXu3Lmz&#10;pAUEBEgZfV7FruSZZ54xykD3w6jA9Z1du3ZJGt4Hoy50Tjxj1wJffRiDt2zZgg/XkIG7l7kZT4bg&#10;s89DUhhq1aoVeXl5ia7XpUsXaRx8+PEfdg76YgNBwEQFxRnP8L2Bvoe5EHMiXEngPq+vnsgPlQU6&#10;KVZ16JVI56EsKz9PF/JB6tatK3VAaKgbBP0PU4w+x2JbihBDGiE+LASLewGchrt6OAKoy8jefb3s&#10;kL0Qa9euTYUKFRLlGELEHQH8B+UWQtTVGlyKgOILgyuUcUz2EJwjIULBRm/28/MTIeoXuKFeQYi9&#10;evWSXof6nQmxadOmUobnUeFLF6buGAAhTp48+SjH9SOAbF8RyA7lSEpKGoMdAhjBHcNDhw6p58+f&#10;z8AmH67BGHa4SoVGYzXHkF68eLEsDsgPYLhxb1QhKCA9PV16HhYnbpwMOwgIRgnUiUWBP9797du3&#10;y3tx5owFhFddC+pHHaDx48fL+7BzwXBH2eXLl4vy7+vrS7woyjSB7ef06dP/NiGCsM/EJfMvGdD4&#10;cacbt6ImMrCIYML+kYHFA/8Behwh/gOQD3oatl76f2aYyyI/8qH+ydY4/kP5KdZQX7D0sno5LGBm&#10;fvQ8Exi4NIpzlEdmxXaFYELC14NqAJMSrthi66Q/l7aGjoD/AJzpohxCR/nM0OtD/VCM9TIojzRn&#10;daDcM1bY84Qy6BDQOFwwhynKvwEq2JokH6nuvwAAAABJRU5ErkJgglBLAQItABQABgAIAAAAIQCx&#10;gme2CgEAABMCAAATAAAAAAAAAAAAAAAAAAAAAABbQ29udGVudF9UeXBlc10ueG1sUEsBAi0AFAAG&#10;AAgAAAAhADj9If/WAAAAlAEAAAsAAAAAAAAAAAAAAAAAOwEAAF9yZWxzLy5yZWxzUEsBAi0AFAAG&#10;AAgAAAAhAAImB9o5BQAAYBkAAA4AAAAAAAAAAAAAAAAAOgIAAGRycy9lMm9Eb2MueG1sUEsBAi0A&#10;FAAGAAgAAAAhAC5s8ADFAAAApQEAABkAAAAAAAAAAAAAAAAAnwcAAGRycy9fcmVscy9lMm9Eb2Mu&#10;eG1sLnJlbHNQSwECLQAUAAYACAAAACEAGEQqNdwAAAAHAQAADwAAAAAAAAAAAAAAAACbCAAAZHJz&#10;L2Rvd25yZXYueG1sUEsBAi0ACgAAAAAAAAAhABTBUE3PBQAAzwUAABQAAAAAAAAAAAAAAAAApAkA&#10;AGRycy9tZWRpYS9pbWFnZTEucG5nUEsBAi0ACgAAAAAAAAAhANuGJBW+HwAAvh8AABQAAAAAAAAA&#10;AAAAAAAApQ8AAGRycy9tZWRpYS9pbWFnZTIucG5nUEsFBgAAAAAHAAcAvgEAAJUvAAAAAA==&#10;">
                <v:shape id="_x0000_s1035" type="#_x0000_t75" style="position:absolute;width:61525;height:18459;visibility:visible;mso-wrap-style:square">
                  <v:fill o:detectmouseclick="t"/>
                  <v:path o:connecttype="none"/>
                </v:shape>
                <v:shape id="Рисунок 5" o:spid="_x0000_s103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6mwwAAANoAAAAPAAAAZHJzL2Rvd25yZXYueG1sRI/dasJA&#10;FITvBd9hOYJ3ulGwSnQVEVqlhfqL3h6zxySYPRuya0zfvlsQejnMzDfMbNGYQtRUudyygkE/AkGc&#10;WJ1zquB0fO9NQDiPrLGwTAp+yMFi3m7NMNb2yXuqDz4VAcIuRgWZ92UspUsyMuj6tiQO3s1WBn2Q&#10;VSp1hc8AN4UcRtGbNJhzWMiwpFVGyf3wMArMZTc6bj+GX/ft+fuq6yVO1uNPpbqdZjkF4anx/+FX&#10;e6MVjODvSrgBcv4LAAD//wMAUEsBAi0AFAAGAAgAAAAhANvh9svuAAAAhQEAABMAAAAAAAAAAAAA&#10;AAAAAAAAAFtDb250ZW50X1R5cGVzXS54bWxQSwECLQAUAAYACAAAACEAWvQsW78AAAAVAQAACwAA&#10;AAAAAAAAAAAAAAAfAQAAX3JlbHMvLnJlbHNQSwECLQAUAAYACAAAACEAsmAepsMAAADaAAAADwAA&#10;AAAAAAAAAAAAAAAHAgAAZHJzL2Rvd25yZXYueG1sUEsFBgAAAAADAAMAtwAAAPcCAAAAAA==&#10;">
                  <v:imagedata r:id="rId18" o:title=""/>
                  <v:path arrowok="t"/>
                  <o:lock v:ext="edit" aspectratio="f"/>
                </v:shape>
                <v:shape id="Блок-схема: альтернативний процес 28" o:spid="_x0000_s103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yswQAAANsAAAAPAAAAZHJzL2Rvd25yZXYueG1sRE9NawIx&#10;EL0X/A9hBG81qxaRrVGqKAiiUFtaj8NmzC7dTJYkrtt/bw6Cx8f7ni87W4uWfKgcKxgNMxDEhdMV&#10;GwXfX9vXGYgQkTXWjknBPwVYLnovc8y1u/EntadoRArhkKOCMsYmlzIUJVkMQ9cQJ+7ivMWYoDdS&#10;e7ylcFvLcZZNpcWKU0OJDa1LKv5OV6vgXP/+XNx+ejxstF+FdvZmzOSs1KDffbyDiNTFp/jh3mkF&#10;4zQ2fUk/QC7uAAAA//8DAFBLAQItABQABgAIAAAAIQDb4fbL7gAAAIUBAAATAAAAAAAAAAAAAAAA&#10;AAAAAABbQ29udGVudF9UeXBlc10ueG1sUEsBAi0AFAAGAAgAAAAhAFr0LFu/AAAAFQEAAAsAAAAA&#10;AAAAAAAAAAAAHwEAAF9yZWxzLy5yZWxzUEsBAi0AFAAGAAgAAAAhACIuDKzBAAAA2wAAAA8AAAAA&#10;AAAAAAAAAAAABwIAAGRycy9kb3ducmV2LnhtbFBLBQYAAAAAAwADALcAAAD1AgAAAAA=&#10;" fillcolor="#c0504d" strokecolor="#f9f9f9" strokeweight="3pt">
                  <v:textbox>
                    <w:txbxContent>
                      <w:p w14:paraId="7E58AD53"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29" o:spid="_x0000_s1038"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UxQAAANsAAAAPAAAAZHJzL2Rvd25yZXYueG1sRI9Bi8Iw&#10;FITvC/6H8AQvsqaKiluNIoq4J9G6Hvb2aJ5tsXkpTdS6v94Iwh6HmfmGmS0aU4ob1a6wrKDfi0AQ&#10;p1YXnCn4OW4+JyCcR9ZYWiYFD3KwmLc+Zhhre+cD3RKfiQBhF6OC3PsqltKlORl0PVsRB+9sa4M+&#10;yDqTusZ7gJtSDqJoLA0WHBZyrGiVU3pJrkbB8DTq/+7/thNLafJYn5LdZn3tKtVpN8spCE+N/w+/&#10;299aweALXl/CD5DzJwAAAP//AwBQSwECLQAUAAYACAAAACEA2+H2y+4AAACFAQAAEwAAAAAAAAAA&#10;AAAAAAAAAAAAW0NvbnRlbnRfVHlwZXNdLnhtbFBLAQItABQABgAIAAAAIQBa9CxbvwAAABUBAAAL&#10;AAAAAAAAAAAAAAAAAB8BAABfcmVscy8ucmVsc1BLAQItABQABgAIAAAAIQC5Gf/UxQAAANsAAAAP&#10;AAAAAAAAAAAAAAAAAAcCAABkcnMvZG93bnJldi54bWxQSwUGAAAAAAMAAwC3AAAA+QIAAAAA&#10;">
                  <v:imagedata r:id="rId19" o:title=""/>
                </v:shape>
                <v:shape id="Блок-схема: альтернативний процес 30" o:spid="_x0000_s103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Q4wgAAANsAAAAPAAAAZHJzL2Rvd25yZXYueG1sRE/JbsIw&#10;EL1X4h+sQeqtOFAJQcCJQqEtt5ZFnEfxkETE4zR2SPr3+FCpx6e3r9PB1OJOrassK5hOIhDEudUV&#10;FwrOp/eXBQjnkTXWlknBLzlIk9HTGmNtez7Q/egLEULYxaig9L6JpXR5SQbdxDbEgbva1qAPsC2k&#10;brEP4aaWsyiaS4MVh4YSG3orKb8dO6Mgm1265efws9OLj032PZfL0/bLK/U8HrIVCE+D/xf/ufda&#10;wWtYH76EHyCTBwAAAP//AwBQSwECLQAUAAYACAAAACEA2+H2y+4AAACFAQAAEwAAAAAAAAAAAAAA&#10;AAAAAAAAW0NvbnRlbnRfVHlwZXNdLnhtbFBLAQItABQABgAIAAAAIQBa9CxbvwAAABUBAAALAAAA&#10;AAAAAAAAAAAAAB8BAABfcmVscy8ucmVsc1BLAQItABQABgAIAAAAIQA9ZjQ4wgAAANsAAAAPAAAA&#10;AAAAAAAAAAAAAAcCAABkcnMvZG93bnJldi54bWxQSwUGAAAAAAMAAwC3AAAA9gIAAAAA&#10;" fillcolor="#9bbb59" strokecolor="#f9f9f9" strokeweight="3pt">
                  <v:textbox>
                    <w:txbxContent>
                      <w:p w14:paraId="7E58AD54" w14:textId="093673A0" w:rsidR="007763BE" w:rsidRDefault="007763BE" w:rsidP="007763BE">
                        <w:pPr>
                          <w:pStyle w:val="a3"/>
                          <w:spacing w:before="0" w:beforeAutospacing="0" w:after="160" w:afterAutospacing="0" w:line="256" w:lineRule="auto"/>
                          <w:jc w:val="center"/>
                        </w:pPr>
                        <w:r>
                          <w:rPr>
                            <w:rFonts w:eastAsia="Times New Roman"/>
                            <w:sz w:val="16"/>
                            <w:szCs w:val="16"/>
                          </w:rPr>
                          <w:t xml:space="preserve">Create Region </w:t>
                        </w:r>
                        <w:del w:id="21" w:author="Bohdan Benetskyi" w:date="2017-02-22T11:10:00Z">
                          <w:r w:rsidDel="00957975">
                            <w:rPr>
                              <w:rFonts w:eastAsia="Times New Roman"/>
                              <w:sz w:val="16"/>
                              <w:szCs w:val="16"/>
                            </w:rPr>
                            <w:delText>Report</w:delText>
                          </w:r>
                        </w:del>
                        <w:ins w:id="22" w:author="Bohdan Benetskyi" w:date="2017-02-22T11:10:00Z">
                          <w:r w:rsidR="00957975">
                            <w:rPr>
                              <w:rFonts w:eastAsia="Times New Roman"/>
                              <w:sz w:val="16"/>
                              <w:szCs w:val="16"/>
                            </w:rPr>
                            <w:t>Worksheet</w:t>
                          </w:r>
                        </w:ins>
                      </w:p>
                    </w:txbxContent>
                  </v:textbox>
                </v:shape>
                <v:shape id="Блок-схема: альтернативний процес 32" o:spid="_x0000_s104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2SwwAAANsAAAAPAAAAZHJzL2Rvd25yZXYueG1sRI9Pi8Iw&#10;FMTvC36H8IS9LJpaFynVKKLI7klYFc+P5vWPNi+1idr99kYQPA4z8xtmtuhMLW7UusqygtEwAkGc&#10;WV1xoeCw3wwSEM4ja6wtk4J/crCY9z5mmGp75z+67XwhAoRdigpK75tUSpeVZNANbUMcvNy2Bn2Q&#10;bSF1i/cAN7WMo2giDVYcFkpsaFVSdt5djQI+feX5z7I5bo9x8h2NEZPr+qLUZ79bTkF46vw7/Gr/&#10;agXjGJ5fwg+Q8wcAAAD//wMAUEsBAi0AFAAGAAgAAAAhANvh9svuAAAAhQEAABMAAAAAAAAAAAAA&#10;AAAAAAAAAFtDb250ZW50X1R5cGVzXS54bWxQSwECLQAUAAYACAAAACEAWvQsW78AAAAVAQAACwAA&#10;AAAAAAAAAAAAAAAfAQAAX3JlbHMvLnJlbHNQSwECLQAUAAYACAAAACEAU6iNksMAAADbAAAADwAA&#10;AAAAAAAAAAAAAAAHAgAAZHJzL2Rvd25yZXYueG1sUEsFBgAAAAADAAMAtwAAAPcCAAAAAA==&#10;" fillcolor="#8064a2" strokecolor="#f9f9f9" strokeweight="3pt">
                  <v:textbox>
                    <w:txbxContent>
                      <w:p w14:paraId="7E58AD55"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33" o:spid="_x0000_s1041"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UNxAAAANsAAAAPAAAAZHJzL2Rvd25yZXYueG1sRI9Ba8JA&#10;FITvgv9heUIvUjcaEEldJQqFHirUGPD6mn1Ngtm3YXer6b93C4LHYWa+YdbbwXTiSs63lhXMZwkI&#10;4srqlmsF5en9dQXCB2SNnWVS8EcetpvxaI2Ztjc+0rUItYgQ9hkqaELoMyl91ZBBP7M9cfR+rDMY&#10;onS11A5vEW46uUiSpTTYclxosKd9Q9Wl+DUK3GE3Tc9lfTx9L74wX7rPHMtKqZfJkL+BCDSEZ/jR&#10;/tAK0hT+v8QfIDd3AAAA//8DAFBLAQItABQABgAIAAAAIQDb4fbL7gAAAIUBAAATAAAAAAAAAAAA&#10;AAAAAAAAAABbQ29udGVudF9UeXBlc10ueG1sUEsBAi0AFAAGAAgAAAAhAFr0LFu/AAAAFQEAAAsA&#10;AAAAAAAAAAAAAAAAHwEAAF9yZWxzLy5yZWxzUEsBAi0AFAAGAAgAAAAhANVO1Q3EAAAA2wAAAA8A&#10;AAAAAAAAAAAAAAAABwIAAGRycy9kb3ducmV2LnhtbFBLBQYAAAAAAwADALcAAAD4AgAAAAA=&#10;" fillcolor="#4f81bd" strokecolor="#f9f9f9" strokeweight="3pt">
                  <v:textbox>
                    <w:txbxContent>
                      <w:p w14:paraId="7E58AD56" w14:textId="77777777" w:rsidR="007763BE" w:rsidRDefault="007763BE" w:rsidP="007763BE">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r>
        <w:rPr>
          <w:lang w:val="en-GB" w:eastAsia="en-GB"/>
        </w:rPr>
        <w:t xml:space="preserve"> </w:t>
      </w:r>
      <w:r w:rsidR="00792F1B">
        <w:rPr>
          <w:lang w:val="en-GB" w:eastAsia="en-GB"/>
        </w:rPr>
        <w:t>go to the</w:t>
      </w:r>
      <w:r>
        <w:rPr>
          <w:lang w:val="en-GB" w:eastAsia="en-GB"/>
        </w:rPr>
        <w:t xml:space="preserve"> main Tableau screen, at section        </w:t>
      </w:r>
      <w:r>
        <w:rPr>
          <w:b/>
          <w:lang w:val="en-GB" w:eastAsia="en-GB"/>
        </w:rPr>
        <w:t xml:space="preserve">Connect-&gt;To a </w:t>
      </w:r>
      <w:del w:id="36" w:author="Owens, John   Contractor" w:date="2017-02-16T08:34:00Z">
        <w:r w:rsidDel="00986232">
          <w:rPr>
            <w:b/>
            <w:lang w:val="en-GB" w:eastAsia="en-GB"/>
          </w:rPr>
          <w:delText xml:space="preserve">File </w:delText>
        </w:r>
        <w:r w:rsidDel="00986232">
          <w:rPr>
            <w:lang w:val="en-GB" w:eastAsia="en-GB"/>
          </w:rPr>
          <w:delText xml:space="preserve"> </w:delText>
        </w:r>
        <w:r w:rsidR="00792F1B" w:rsidDel="00986232">
          <w:rPr>
            <w:lang w:val="en-GB" w:eastAsia="en-GB"/>
          </w:rPr>
          <w:delText>and</w:delText>
        </w:r>
      </w:del>
      <w:ins w:id="37" w:author="Owens, John   Contractor" w:date="2017-02-16T08:34:00Z">
        <w:r w:rsidR="00986232">
          <w:rPr>
            <w:b/>
            <w:lang w:val="en-GB" w:eastAsia="en-GB"/>
          </w:rPr>
          <w:t xml:space="preserve">File </w:t>
        </w:r>
        <w:r w:rsidR="00986232">
          <w:rPr>
            <w:lang w:val="en-GB" w:eastAsia="en-GB"/>
          </w:rPr>
          <w:t>and</w:t>
        </w:r>
      </w:ins>
      <w:r>
        <w:rPr>
          <w:lang w:val="en-GB" w:eastAsia="en-GB"/>
        </w:rPr>
        <w:t xml:space="preserve"> select </w:t>
      </w:r>
      <w:r w:rsidR="00792F1B">
        <w:rPr>
          <w:lang w:val="en-GB" w:eastAsia="en-GB"/>
        </w:rPr>
        <w:t xml:space="preserve">the </w:t>
      </w:r>
      <w:r w:rsidR="00792F1B">
        <w:rPr>
          <w:b/>
          <w:lang w:val="en-GB" w:eastAsia="en-GB"/>
        </w:rPr>
        <w:t>Excel file.</w:t>
      </w:r>
      <w:bookmarkStart w:id="38" w:name="_GoBack"/>
      <w:bookmarkEnd w:id="38"/>
    </w:p>
    <w:p w14:paraId="7E58AC79" w14:textId="7A204616" w:rsidR="00445D7C" w:rsidRDefault="0069620C">
      <w:pPr>
        <w:jc w:val="center"/>
        <w:rPr>
          <w:ins w:id="39" w:author="Bohdan Benetskyi" w:date="2017-02-25T11:16:00Z"/>
          <w:b/>
          <w:lang w:val="en-GB" w:eastAsia="en-GB"/>
        </w:rPr>
        <w:pPrChange w:id="40" w:author="Bohdan Benetskyi" w:date="2017-02-25T11:16:00Z">
          <w:pPr/>
        </w:pPrChange>
      </w:pPr>
      <w:del w:id="41" w:author="Bohdan Benetskyi" w:date="2017-02-25T11:15:00Z">
        <w:r>
          <w:rPr>
            <w:b/>
            <w:lang w:val="en-GB" w:eastAsia="en-GB"/>
          </w:rPr>
          <w:pict w14:anchorId="7E58AD08">
            <v:shape id="_x0000_i1026" type="#_x0000_t75" style="width:486.15pt;height:233.85pt">
              <v:imagedata r:id="rId20" o:title="2017-01-17 15_25_59-Tableau - Book2 - Tableau license expires in 7 days"/>
            </v:shape>
          </w:pict>
        </w:r>
      </w:del>
      <w:ins w:id="42" w:author="Bohdan Benetskyi" w:date="2017-02-25T11:27:00Z">
        <w:r w:rsidRPr="0069620C">
          <w:rPr>
            <w:b/>
            <w:lang w:val="en-GB" w:eastAsia="en-GB"/>
          </w:rPr>
          <w:drawing>
            <wp:inline distT="0" distB="0" distL="0" distR="0" wp14:anchorId="432DAF8E" wp14:editId="708609B7">
              <wp:extent cx="4686821" cy="36063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826" cy="3607166"/>
                      </a:xfrm>
                      <a:prstGeom prst="rect">
                        <a:avLst/>
                      </a:prstGeom>
                    </pic:spPr>
                  </pic:pic>
                </a:graphicData>
              </a:graphic>
            </wp:inline>
          </w:drawing>
        </w:r>
      </w:ins>
    </w:p>
    <w:p w14:paraId="2A9F4B61" w14:textId="77777777" w:rsidR="0082179A" w:rsidRDefault="0082179A">
      <w:pPr>
        <w:jc w:val="center"/>
        <w:rPr>
          <w:b/>
          <w:lang w:val="en-GB" w:eastAsia="en-GB"/>
        </w:rPr>
        <w:pPrChange w:id="43" w:author="Bohdan Benetskyi" w:date="2017-02-25T11:16:00Z">
          <w:pPr/>
        </w:pPrChange>
      </w:pPr>
    </w:p>
    <w:p w14:paraId="7E58AC7A" w14:textId="77777777" w:rsidR="00445D7C" w:rsidRDefault="00445D7C" w:rsidP="007763BE">
      <w:pPr>
        <w:rPr>
          <w:b/>
          <w:lang w:val="en-GB" w:eastAsia="en-GB"/>
        </w:rPr>
      </w:pPr>
    </w:p>
    <w:p w14:paraId="7E58AC7B" w14:textId="05197E4A" w:rsidR="00A375BA" w:rsidRDefault="00445D7C" w:rsidP="007763BE">
      <w:pPr>
        <w:rPr>
          <w:lang w:val="en-GB" w:eastAsia="en-GB"/>
        </w:rPr>
      </w:pPr>
      <w:r>
        <w:rPr>
          <w:lang w:val="en-GB" w:eastAsia="en-GB"/>
        </w:rPr>
        <w:t>After loading your data, you will see</w:t>
      </w:r>
      <w:r w:rsidR="00792F1B">
        <w:rPr>
          <w:lang w:val="en-GB" w:eastAsia="en-GB"/>
        </w:rPr>
        <w:t xml:space="preserve"> the</w:t>
      </w:r>
      <w:r w:rsidR="00CC2763">
        <w:rPr>
          <w:lang w:val="en-GB" w:eastAsia="en-GB"/>
        </w:rPr>
        <w:t xml:space="preserve"> </w:t>
      </w:r>
      <w:r w:rsidR="00A375BA">
        <w:rPr>
          <w:lang w:val="en-GB" w:eastAsia="en-GB"/>
        </w:rPr>
        <w:t xml:space="preserve">initial screen.  </w:t>
      </w:r>
      <w:r w:rsidR="00792F1B">
        <w:rPr>
          <w:lang w:val="en-GB" w:eastAsia="en-GB"/>
        </w:rPr>
        <w:t>H</w:t>
      </w:r>
      <w:r w:rsidR="00A375BA" w:rsidRPr="00A375BA">
        <w:rPr>
          <w:lang w:val="en-GB" w:eastAsia="en-GB"/>
        </w:rPr>
        <w:t>ere</w:t>
      </w:r>
      <w:r w:rsidR="00792F1B">
        <w:rPr>
          <w:lang w:val="en-GB" w:eastAsia="en-GB"/>
        </w:rPr>
        <w:t xml:space="preserve"> -</w:t>
      </w:r>
      <w:r w:rsidR="00A375BA" w:rsidRPr="00A375BA">
        <w:rPr>
          <w:lang w:val="en-GB" w:eastAsia="en-GB"/>
        </w:rPr>
        <w:t xml:space="preserve"> you can visually select the data,</w:t>
      </w:r>
      <w:r w:rsidR="00A375BA">
        <w:rPr>
          <w:lang w:val="en-GB" w:eastAsia="en-GB"/>
        </w:rPr>
        <w:t xml:space="preserve"> and </w:t>
      </w:r>
      <w:r w:rsidR="00A375BA">
        <w:rPr>
          <w:b/>
          <w:lang w:val="en-GB" w:eastAsia="en-GB"/>
        </w:rPr>
        <w:t>select conditions</w:t>
      </w:r>
      <w:r w:rsidR="000001AB">
        <w:rPr>
          <w:b/>
          <w:lang w:val="en-GB" w:eastAsia="en-GB"/>
        </w:rPr>
        <w:t>,</w:t>
      </w:r>
      <w:r w:rsidR="00A375BA" w:rsidRPr="00A375BA">
        <w:rPr>
          <w:lang w:val="en-GB" w:eastAsia="en-GB"/>
        </w:rPr>
        <w:t xml:space="preserve"> that will be </w:t>
      </w:r>
      <w:r w:rsidR="00792F1B">
        <w:rPr>
          <w:lang w:val="en-GB" w:eastAsia="en-GB"/>
        </w:rPr>
        <w:t>used</w:t>
      </w:r>
      <w:r w:rsidR="00A375BA" w:rsidRPr="00A375BA">
        <w:rPr>
          <w:lang w:val="en-GB" w:eastAsia="en-GB"/>
        </w:rPr>
        <w:t xml:space="preserve"> in the </w:t>
      </w:r>
      <w:r w:rsidR="00A375BA">
        <w:rPr>
          <w:lang w:val="en-GB" w:eastAsia="en-GB"/>
        </w:rPr>
        <w:t>worksheets</w:t>
      </w:r>
      <w:r w:rsidR="00A375BA">
        <w:t xml:space="preserve">. </w:t>
      </w:r>
      <w:r w:rsidR="00A375BA" w:rsidRPr="00A375BA">
        <w:rPr>
          <w:lang w:val="en-GB" w:eastAsia="en-GB"/>
        </w:rPr>
        <w:t xml:space="preserve">In our example, we </w:t>
      </w:r>
      <w:del w:id="44" w:author="Owens, John   Contractor" w:date="2017-02-16T08:35:00Z">
        <w:r w:rsidR="00A375BA" w:rsidRPr="00A375BA" w:rsidDel="00986232">
          <w:rPr>
            <w:lang w:val="en-GB" w:eastAsia="en-GB"/>
          </w:rPr>
          <w:delText>don't</w:delText>
        </w:r>
      </w:del>
      <w:ins w:id="45" w:author="Owens, John   Contractor" w:date="2017-02-16T08:35:00Z">
        <w:r w:rsidR="00986232" w:rsidRPr="00A375BA">
          <w:rPr>
            <w:lang w:val="en-GB" w:eastAsia="en-GB"/>
          </w:rPr>
          <w:t>do not</w:t>
        </w:r>
      </w:ins>
      <w:r w:rsidR="00A375BA" w:rsidRPr="00A375BA">
        <w:rPr>
          <w:lang w:val="en-GB" w:eastAsia="en-GB"/>
        </w:rPr>
        <w:t xml:space="preserve"> need to choose</w:t>
      </w:r>
      <w:r w:rsidR="00A375BA">
        <w:rPr>
          <w:lang w:val="en-GB" w:eastAsia="en-GB"/>
        </w:rPr>
        <w:t xml:space="preserve"> any filters</w:t>
      </w:r>
      <w:r w:rsidR="00A375BA" w:rsidRPr="00A375BA">
        <w:rPr>
          <w:lang w:val="en-GB" w:eastAsia="en-GB"/>
        </w:rPr>
        <w:t xml:space="preserve">, because we have </w:t>
      </w:r>
      <w:r w:rsidR="00792F1B">
        <w:rPr>
          <w:lang w:val="en-GB" w:eastAsia="en-GB"/>
        </w:rPr>
        <w:t>pure</w:t>
      </w:r>
      <w:r w:rsidR="00A375BA" w:rsidRPr="00A375BA">
        <w:rPr>
          <w:lang w:val="en-GB" w:eastAsia="en-GB"/>
        </w:rPr>
        <w:t xml:space="preserve"> data sources.</w:t>
      </w:r>
      <w:r w:rsidR="00A375BA">
        <w:rPr>
          <w:lang w:val="en-GB" w:eastAsia="en-GB"/>
        </w:rPr>
        <w:t xml:space="preserve"> We will come back to this step later.</w:t>
      </w:r>
    </w:p>
    <w:p w14:paraId="7E58AC7C" w14:textId="77777777" w:rsidR="00A375BA" w:rsidRDefault="00A375BA" w:rsidP="007763BE">
      <w:pPr>
        <w:rPr>
          <w:lang w:val="en-GB" w:eastAsia="en-GB"/>
        </w:rPr>
      </w:pPr>
    </w:p>
    <w:p w14:paraId="7E58AC7D" w14:textId="77777777" w:rsidR="00A375BA" w:rsidRDefault="00A375BA" w:rsidP="007763BE">
      <w:pPr>
        <w:rPr>
          <w:lang w:eastAsia="en-GB"/>
        </w:rPr>
      </w:pPr>
      <w:r>
        <w:rPr>
          <w:lang w:val="en-GB" w:eastAsia="en-GB"/>
        </w:rPr>
        <w:t xml:space="preserve">We will select only </w:t>
      </w:r>
      <w:r>
        <w:rPr>
          <w:b/>
          <w:lang w:val="en-GB" w:eastAsia="en-GB"/>
        </w:rPr>
        <w:t xml:space="preserve">Output </w:t>
      </w:r>
      <w:r>
        <w:rPr>
          <w:lang w:eastAsia="en-GB"/>
        </w:rPr>
        <w:t>table.</w:t>
      </w:r>
    </w:p>
    <w:p w14:paraId="7E58AC7E" w14:textId="77777777" w:rsidR="00A375BA" w:rsidRDefault="0069620C">
      <w:pPr>
        <w:jc w:val="center"/>
        <w:rPr>
          <w:lang w:eastAsia="en-GB"/>
        </w:rPr>
        <w:pPrChange w:id="46" w:author="Bohdan Benetskyi" w:date="2017-02-22T16:59:00Z">
          <w:pPr/>
        </w:pPrChange>
      </w:pPr>
      <w:r>
        <w:rPr>
          <w:lang w:eastAsia="en-GB"/>
        </w:rPr>
        <w:pict w14:anchorId="7E58AD09">
          <v:shape id="_x0000_i1027" type="#_x0000_t75" style="width:348.5pt;height:126.7pt">
            <v:imagedata r:id="rId22" o:title="2017-01-17 15_30_51-Tableau - Book2 - Tableau license expires in 7 days"/>
          </v:shape>
        </w:pict>
      </w:r>
    </w:p>
    <w:p w14:paraId="7E58AC7F" w14:textId="77777777" w:rsidR="000001AB" w:rsidRDefault="000001AB" w:rsidP="007763BE">
      <w:pPr>
        <w:rPr>
          <w:lang w:eastAsia="en-GB"/>
        </w:rPr>
      </w:pPr>
    </w:p>
    <w:p w14:paraId="7E58AC80" w14:textId="77777777" w:rsidR="00A375BA" w:rsidRDefault="000001AB" w:rsidP="007763BE">
      <w:pPr>
        <w:rPr>
          <w:lang w:eastAsia="en-GB"/>
        </w:rPr>
      </w:pPr>
      <w:r w:rsidRPr="00445D7C">
        <w:rPr>
          <w:noProof/>
          <w:lang w:val="en-GB" w:eastAsia="en-GB"/>
        </w:rPr>
        <mc:AlternateContent>
          <mc:Choice Requires="wpc">
            <w:drawing>
              <wp:anchor distT="0" distB="0" distL="114300" distR="114300" simplePos="0" relativeHeight="251677696" behindDoc="0" locked="1" layoutInCell="1" allowOverlap="1" wp14:anchorId="7E58AD0A" wp14:editId="7E58AD0B">
                <wp:simplePos x="0" y="0"/>
                <wp:positionH relativeFrom="page">
                  <wp:posOffset>809625</wp:posOffset>
                </wp:positionH>
                <wp:positionV relativeFrom="page">
                  <wp:posOffset>528955</wp:posOffset>
                </wp:positionV>
                <wp:extent cx="6152515" cy="1845945"/>
                <wp:effectExtent l="0" t="0" r="635" b="1905"/>
                <wp:wrapTopAndBottom/>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1" name="Рисунок 51"/>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52" name="Блок-схема: альтернативний процес 52"/>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7"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Рисунок 53"/>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54" name="Блок-схема: альтернативний процес 54"/>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8" w14:textId="437DC330" w:rsidR="000001AB" w:rsidRDefault="000001AB" w:rsidP="000001AB">
                              <w:pPr>
                                <w:pStyle w:val="a3"/>
                                <w:spacing w:before="0" w:beforeAutospacing="0" w:after="160" w:afterAutospacing="0" w:line="256" w:lineRule="auto"/>
                                <w:jc w:val="center"/>
                              </w:pPr>
                              <w:r>
                                <w:rPr>
                                  <w:rFonts w:eastAsia="Times New Roman"/>
                                  <w:sz w:val="16"/>
                                  <w:szCs w:val="16"/>
                                </w:rPr>
                                <w:t xml:space="preserve">Create Region </w:t>
                              </w:r>
                              <w:del w:id="47" w:author="Bohdan Benetskyi" w:date="2017-02-22T11:10:00Z">
                                <w:r w:rsidDel="00957975">
                                  <w:rPr>
                                    <w:rFonts w:eastAsia="Times New Roman"/>
                                    <w:sz w:val="16"/>
                                    <w:szCs w:val="16"/>
                                  </w:rPr>
                                  <w:delText>Report</w:delText>
                                </w:r>
                              </w:del>
                              <w:ins w:id="48"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Блок-схема: альтернативний процес 55"/>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9"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Блок-схема: альтернативний процес 56"/>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A"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A" id="Полотно 58" o:spid="_x0000_s1042" editas="canvas" style="position:absolute;margin-left:63.75pt;margin-top:41.65pt;width:484.45pt;height:145.35pt;z-index:25167769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vz/QQUAAGQZAAAOAAAAZHJzL2Uyb0RvYy54bWzsWd1u2zYUvh+wdxB0&#10;71iSJVs24hSO0wwFgi5oOvSapqlYqERqJP2TDQPWDdvVbvYGe4RgQIFs3bpXkN9o55CSnd8lW9ql&#10;BZwgDimSh4cfz/k+it5+tMgzZ8akSgXvu/6W5zqMUzFO+XHf/eL5fiN2HaUJH5NMcNZ3T5hyH+18&#10;+sn2vOixQExENmbSASNc9eZF351oXfSaTUUnLCdqSxSMQ2MiZE40VOVxcyzJHKznWTPwvHZzLuS4&#10;kIIypeDpnm10d4z9JGFUf54kimkn67vgmzaf0nyO8LO5s016x5IUk5RWbpD/4EVOUg6TrkztEU2c&#10;qUyvmMpTKoUSid6iIm+KJEkpM2uA1fjepdUMCZ8RZRZDAZ3aQSi9Q7ujY8AATPbmsBkMykVKe/BX&#10;oQGlK5PdviswSk8lcysj+Z1s5ES+nBYNAKYgOh2lWapPzCYDAugUnx2m9FDaCn06O5ROOu67ke86&#10;nOQQXOUv5dny1fL78s/ybfm7Aw3VcrCzHUpwaQeCvlTQ1ESr6zZTvTDJKEuL/TTLcGexXC0H4uf2&#10;OLV7uyfoNGdc22CVLIOVCa4maaFcR/ZYPmKwBPlk7JvwYQt9oDROByUbQF8H8cDzusFuYxh5w0bo&#10;dR43Bt2w0+h4jzuhF8b+0B9+g6P9sDdVDBZHsr0iraPZD694e20QVnll49DEszMjJmsQKeNQ/d+4&#10;CI8QEvRVack0nWAxAbSeQdbZMasGA+0aTcRdFbiVpLdIZI7/AS9nYRLzZJWYCAKFh20/CiI/ch0K&#10;bX4cRt0wwr0FH+rhhVT6MyZyBwuAKPhgECUz8NZ2rbtUG28dMJ6BP5gDQEGq3mOo3Q03JKDrkvdo&#10;QgoGLqDZc8EarIL15/INhmkDIvaH8nX5R3nac8rT8s3yp+V35evltxDFp1A6K3+F0ln5m1P+BQ/f&#10;Ln+ExldOFCAAlfEjwLKq3QBrNww6gB/AF0V+CEXoboMM8fU9L4pD4EfEt9MCtA0z3gxvkon5cEKk&#10;HmSaSU40O7QcfDPmECYiS8d1Oil5PBpm0sbY0Iu8cK/a0QvdMu7M+24rBg+N6QuNF2zsd/H3qg1Y&#10;RMZhyxEqC44p6ZOMIQQZf8YS4BFAIbAzoPSwlWuEUkhfm51qQsbMehx58FNPVo8wAWkMomWbCpXt&#10;ykDd0xqpbdvwrPqbfTHKtXKsWvo/DWb1CDOz4Ho1OE+5kNetLINVVTPb/jVIFhpESS9GC8OxMfbE&#10;JyMxPgHelQJyDOJFFXQ/hYQ7IEofEgnSCQ/hOACtEyG/cp05SGvfVV9OCapB9oRDVnX9EGNNm0oY&#10;dSDYHHm+ZXS+hU/zoQAeApaH2UwR++usLiZS5C8gCQc4KzQRTmHuvku1rCtDbSUfzhGUDQamm5WZ&#10;A36Eamq3Bwni+eIFkUXFIhoI6KmoM5n0LpGJ7YuIczGYapGkhmnWOFWIAqt8hLLaWjHVJVltYTCc&#10;l06MIqw/lHbaxN1oZxC14UxsWL462dYCGkVxjC3I71XZpv7HJp/hKijvKZ9hzWigzbfLp+/Hnh9U&#10;Atrx4DSCwz8cAe3u7u5G14gf6ttGQEEVcLPMS+VVZbeJ8J4F1OzNWhg2Atpbi+0dBRTRe//nc8jx&#10;6mXyngRjGAJ9vhPBBEE76tYn9A+QYGKvHQ7MKwecpy8cwjcEY95aH5pgfKP4G4a5zxH9/2GY9rti&#10;mPa/OsK0Wh0vrhnGHgc/qCNMuB/7u5s7ALw+S8zRsn6jt5cTD3+E8c11wYZh7sMwcAtlbvLNTVH1&#10;tQN+V3C+bi4N1l+O7PwN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za5UH3wAAAAsBAAAPAAAAZHJzL2Rvd25yZXYueG1sTI/BTsMwEETvSPyDtUhcEHVI2rSEOFVV&#10;xAH1RID7Nl6SCHsdYrcNfD3uCY6jfZp5W64na8SRRt87VnA3S0AQN0733Cp4e326XYHwAVmjcUwK&#10;vsnDurq8KLHQ7sQvdKxDK2IJ+wIVdCEMhZS+6ciin7mBON4+3GgxxDi2Uo94iuXWyDRJcmmx57jQ&#10;4UDbjprP+mDjyCLkW9y83zz3yOnua/wxNT0qdX01bR5ABJrCHwxn/agOVXTauwNrL0zM6XIRUQWr&#10;LANxBpL7fA5iryBbzhOQVSn//1D9AgAA//8DAFBLAwQKAAAAAAAAACEAFMFQTc8FAADPBQAAFAAA&#10;AGRycy9tZWRpYS9pbWFnZTEucG5niVBORw0KGgoAAAANSUhEUgAAAeIAAACbCAYAAAC+s5geAAAA&#10;AXNSR0ICQMB9xQAAAAlwSFlzAAAOxAAADsQBlSsOGwAAABl0RVh0U29mdHdhcmUATWljcm9zb2Z0&#10;IE9mZmljZX/tNXEAAAVPSURBVHja7d0rchxXGIZhw0BBwywhSzD0EgQNsw2tIlDQ0NDQG+ga9wGC&#10;KrFRJkCGhslIrnLZzly6e87pc3vAUzVM1frBW/PpMq9ubm5eAQB5+CYAgBADgBADQPG2m80bIQaA&#10;THbj+Pnp7u61EANABn+P48MuhI9CDACZQrz373azeSfEAJApxLtx/NLCRO2oAFQZ4pcYNzBROyoA&#10;1Ya4hYnaUQGoOsS1T9SOCkDVIa59onZUAKoPcc0TtaMC0ESIa52oHRWAJkL8IoT3QgwAuUL8LcbX&#10;QgwA+UL8WNNE7agAtBXiyiZqRwWgvRBXNFE7KgCthriKidpRAWgzxJVM1I4KQLshrmCidlQAWg9x&#10;0RO1owLQdogLn6gdFYD2Q1zwRO2oAPQS4iInakcFoI8QFzpROyoA/YS4wInaUQHoLcRFTdSOCkBf&#10;IS5sonZUAPoLcUETtaMC0GuIi5ioHRWAPkNcyETtqAD0G+ICJmpHBaD3EGedqB0VgL5DvLcbx1sh&#10;BoBMIX62DeGtEANAphC/TNTDcCXEAJAjxJkmakcFQIgzTtTfXzy/Hd9uNm8AoGTPE3LKEK89UX9/&#10;8fJwKR8MACqx5kQtxACQcaIWYgA4ZKWJWogB4Ig1JmohBoATUk/UQgwApySeqIUYAM5IOVELMQBM&#10;kGqiFmIAmCLRRC3EADBRiolaiAFghtgTtRADwByRJ2ohBoCZYk7UQgwAC8SaqIUYAJaINFELMQAs&#10;FGOiFmIAuMBzP4UYAPJ5uL+//02IASCTXQh/CTEAZLR0ohZiAIhj0UQtxAAQyZKJWogBIKK5E7UQ&#10;A0BcsyZqIQaAyOZM1EIMAAlMnaiFGADSmDRRCzEAJDJlohZiAEjo3EQtxACQ1smJWogBILFTE7UQ&#10;A8AKjk3UQgwA6zg4UQsxAKzk0EQtxACwol8naiEGgHX9NFELMQCs7MeJWogBIMO7YiEGgEx+/Dmx&#10;EAPAin79zWkhBoD1/O9viYUYAFZy6L9rCTEArODY/5sWYgBI7+gnMAkxACR26jOJhRgAEjr1EYhC&#10;DABpHZ2khRgAEjs1SQsxACR0bpIWYgBI5+wkLcQAkMiUSVqIASCBqZO0EANAfJMnaSEGgMjmTNJC&#10;DAAR7cbxdm6EhRgAYgjh8WkYroQYADLYhvB2SYSFGAAutHSSFmIAuNQFk7QQA8CFLpmkhRgALnDp&#10;JC3EALBUhElaiAFgoRiTtBADwAKxJmkhBoC5Ik7SQgwAM8WcpIUYAGaIPUkLMQBMlWCSFmIAmCjF&#10;JC3EADBBqklaiAHgnISTtBADwPkQX6eMsBADwPEIv08dYSEGgMMRfny6u3u9aoj/GYY/9l/8EwAU&#10;LYSvK4T4eo0I/xRiAKjBPpQPLUzSQgyAEGecpIUYACHOOEkLMQBCnHGSFmIAhDjjJC3EAAhxxkla&#10;iAEQ4oyTtBADIMQZJ2khBkCIM07SQgxA3yHOPEkLMQD9hriASVqIAeg5xNknaSEGoMsQ78bxQ0nP&#10;46gAdBPifYS/lDJJCzEA3YV4u9m8K+15HBWALkK8C+Fjic/jqAA0H+ISJ2khBqCbEJc4SQsxAF2E&#10;uNRJWogBaD7EJU/SQgxA8yEueZIWYgCaDnHpk7QQA9BsiGuYpIUYgGZDXMMkLcQANBniWiZpIQag&#10;uRDXNEkLMQDNhbimSVqIAWgqxLVN0kIMQDMhrnGSFmIAmgnxNoQ/a30eRwWg9hB/qvl5HBWAekMc&#10;wtftMPwuxACQIcQ1T9JCDEDtIa56khZiAOoNcQOTtBADUG2IW5ikhRiAKu3G8bal53FUAKryNAxX&#10;QgwARPEf/F+Z6e0fE98AAAAASUVORK5CYIJQSwMECgAAAAAAAAAhANuGJBW+HwAAvh8AABQAAABk&#10;cnMvbWVkaWEvaW1hZ2UyLnBuZ4lQTkcNChoKAAAADUlIRFIAAABRAAAAUQgGAAAB3Yh6oAAAAAFz&#10;UkdCAK7OHOkAAAAEZ0FNQQAAsY8L/GEFAAAACXBIWXMAACHVAAAh1QEEnLSdAAAfU0lEQVRoQ+Vb&#10;CXxNRxe/QexaO629tEppUVWthK5Kqb0NVVstLaW2pJZY+rV2tad2UZIgQqlaQ4TUVhKJPSJBYicU&#10;EZHGu+c7/3Pfvbnv5T318qH9vu/8fv83c+fNzD1z7ixnzpxR/iPyelMhIpU4CjinId09Sb2wktLS&#10;0khNmO68QPNXFVIPdhN4enpSkyZNSA1/JWsBy0plDs3m10dPIlrjSZ999hmVLl1aMkt6iF2Bgnkk&#10;gQoVKkTvvvuuZMKzNfwOeQzKyMiY5j9vKtGpGUTnQwy8/PLLftYsmVSjRg165ZVXyN3dXWocO3Ys&#10;HT58WN6k5TDR7Nmz6ezZs5IR6Nu3L0VFRenPtpScnGxkzJUrl9FIa5pTcsMPf5lc8vRICJ8ZCB6g&#10;eFuTspKaMEN4wycGQgY5yKwe/Fz7xHHjJPPVs3vlqy3uowzWcjClzy9K6qaWpO4dRO+88470BfX4&#10;cFJDq+lfzF0y3g5SUt3dc0lN6AfAoZhox31ATVqsfVKG5dh38knVKxuRSURm0MmTJ6lMmTL0559/&#10;Ss3Vq1cXcPxDyWAiyaBnBIoVK4awGSOTEhIS5M8XX3yRPv/8cypRooRe4A38b9DKlStzciD8REZG&#10;SivDw8Nd+5Tt6it0+fJlecMaH5Ncs0Nfd2ax3vg9C/gvWtLXxcq/7cMfMna0hqPe0qU52YB6wEuA&#10;+KrBig+HzuntGlxgWw1St9cky6E+xswBpKenU/369bVKw2tJF9OBtE8bKG2kEjO1ek0pli+3Nimo&#10;W9vTgAFfU6lSJSj9TCjPNBNphK8v/bZ1NV0/tYPKlSun9TIr/pyl0B+LlQyuJr9Wmy3luBJQ5DqH&#10;RlOBuP3rpG/TOisCSsvz9anMwHrpR2MZORiO6aWXXiL0VkxAiKNv8ewlcQCT0auvvioTEsSBNC72&#10;olbaOUmB3LlzG5yaezgmLVS2b98+vbcDbzOc0+bNm8tdY7p79+79O3fuWFJSUlQGQktqaqrl9u3b&#10;8oz/8IyQiz2vlXZCPEjLNmrUaHf37t2jAG9v75iePXtG6vFvvvkmqlevXvvxzOkHEXKx17XSfxdh&#10;YsJE4O/vT/eDRXbabJYdQmWjRo2S2VlHtitN3+Kpzv5xWtbxfue0Pp3m1nI+BFG4J82eMV5W/nt/&#10;xEk30ZcGgK6FEa/jD8cpKlv44xht4ojpRYsWLaKCBQtKpTowcVDCrL9uPpoyYsDHNhMGJgYMPfwN&#10;YMHVJww64euc0/QgJWNgz+akhvFMtPtdm5mI/6Y2bdoYleoVSqVxY0nVKrWd3T2rWWeVBQU1/eZk&#10;EK9rDXmqa05btmyhKlWqGJwalVlnIaQxeqAeg9Bc/Kkur0pq4kZq1uwD8ps1nT799FNZMGUG0kNr&#10;RTpKFZYKfbWaMqli4hyFvv76a8qXL6/+Vho9erRNhUb8d1+pDHlyuSlbOSzDyELVIiY9bVSm4/Lp&#10;GOIxrs2Pwbz+b2jMsgugPO5ulC+v2zbO8wIjK/FQcI+NjQ2K2DBblnz1GI8S6/KPpd8S8b6m2fFz&#10;cHAwhaxYdIGLOa4MNG3atML6xBoSIuqgxKEaTJo0SbjEc9u2bSWEZsjTGqYxx2RfIScZ4MWfKlas&#10;KP+VLVtWwrx589K8efMSUNYhoUIOpALOSAEBATYVYtFCPEeOHBEIy5cvTzzRIs0p5WUYFd68edOo&#10;EFi2bJnNMyq8fv064s4JMuG3ynTPWwKZ6gFeGgT37t0z0pDnl19+WWEt6piaNm2KJokKnpiYKIsV&#10;mjp16lTpk/Hx8dwZyOBy8uTJR6WgMxozZsyGfv36HcB60aVLl8jWrVvvQ7xr166RxYsX38bLbQSe&#10;+/fvH4Pwtdde22AtmpXQDxnGIs5x84DXVU9DBeX/bdXRR0mYre4G8Yfrr9BZjHGeG/aPU7z4L+id&#10;fy+BmQ4eCo0cOZKFYEv4GxO7VSvM/oKZXcIKxAoi+Q73Ibp3wTn+vCHMYm73760M4vjjZxbMefC6&#10;MWv6BKLkHRouria6tEYD4o5wM1qYheSXaDuwR88smBv5pSct8BtH6hk/UuMn8zr+rcSj9kdQhQoV&#10;hAnW1ujSmYMSh9I6c+ZMupjA28OjgwV0frnRDX5+VN0ALR/FzC30Y4YO89J9qLctdr3FCkdPiQ8b&#10;NpTc3NyECR1q3Hgt3McqwG8NMnHiW4PZ5f1kI+w6szxaVY8XFfLp3Upb6nfUtVVa7MF5sOBCs0TI&#10;VRiAxolQVxnMIP4a+A/CsG7E/5rZu0uU8reXKvRazUo2KoO6uASpm1sRHZvDm/ZFrBANITWqayaT&#10;Z+ZRvXr1yHL2J5o+fbowat1dawzubeaQSfWXClr9O74g95was5y/OnhxSunLlOktedTemW5icPkL&#10;XElPTbliqPt8Sd3Zy1BZdLUFqyddiaD8+fNT3bp1KePiJuLdhCzDKbHzNaY2VjHqtQe/XmdyNKMg&#10;+HFG7rcWK+cO/aAQDFUorPoXpfXrQqhhwzf55bWoZMniUmHOnDnp/fdZczExi2fRs/CMl//yDnl5&#10;eUka8lOg7RfSkcONQ2bQPZeyiev+mPGXiwCWpmq3AvPcPTQ9c3foDFBgdCbfeuutTCaBnxsQzeWV&#10;EfEr+2VHmS9fPmEslb9WLnziNXlQTygD+2BsBl1aGrHmVjsXXOZy6MRSYjqjHc2d49zPjLUatjBT&#10;ZoSU4HSeR6/+RrfWelLpkkXIElqeihdy287v0JlzvlF3RmvXri2kq4DYyCPEZh7qIOIbNmyQTT3i&#10;2NhjoOj5gcQz8bLJN6dh725+Zu2EvvvuO9g7sjdfmvVUR0wCPXr0kBBMQvGtWbMmHT16VNLw2XUm&#10;O3ToQP/y/cJg8o033uA+3lDiMNrw6z7Q3uoimXVfVI6JOk+ePKK26uk6zNYM6MUIoTDCsoE4ymFV&#10;goUDz7DlYkOIeEJCwm0OGzBcJ2bmaQ6kouXLteWMFUqDyT/++ENCwMwkthQIwZTOJLa/r7/+utEA&#10;mGKgfyNu1cFtjZAukFuBAgXeXb169YmLFy/e471NAktz7aBBg9by/Le3c+fOYm3hfhnN8WP8Sc9/&#10;8sknybzTvdG4ceNrrIof+eKLL3Zzl4hEHmfA//yuJtors0HJycn09ttvU6lSpYx1GXsADJLChQtL&#10;P9y5c6fsn2DPfeqpp8jPz08G1LfffktfffWVTDlPP/007d271zCuY85EWLJkSQoMDMTcWJWRPeJP&#10;mgZzL1YQM5MIwRQ+Gzp+1apV6dlnn5W+hoGFOO98pDEYwagDhMaiLDY8CNEvrRsaW1Oyi4SpoQ6j&#10;FeN9RktrHEC8NaMF4yNrmp6OEOkYtXjG5zSXxbSjx2E9L834PyZapbyHNRebryDehGEzhk0Z//VA&#10;BeGJUMZypaXVeiYWNhwiQG9sW19TFDi9pGT8O0gNyWTOnrBjbN/AYLKUFHiSlBGkfJTJXKYp1gyY&#10;aeXMNJPJx7fRN1PGVo8mamhtjTnenjrctloxYvg3BIX5iTGZ8Wu1D7FDFN0wNTGr7dkBhnj3I5z+&#10;YH/EVTw+JtUdDZrSzwVFOaU7cdq+Wt9PX2I90X4/bcLAvt1kT/7Y+mRGWMMW6nar5K5tJ/V8sBjb&#10;Ad3SB5iN7vbw6d+VmtV5DEzSNo9WFoO5bdrGHxt5hAykIxugnhgpyx3W3a5du9LmzZt55zjU2Pj7&#10;Du5GH7/xCJlkqbU0mLu4KvNIEsARJEtm6dKlNkzaIyXhZ+O4Ehjl3enRTEE8CTe3/FpWXq4m+We1&#10;SMT0InVXI4lT8m+iA3IxA8OHDaV27dpB5be1SPzmQaMGedlL0rWBowYrTaxHIUSnf7S1Ppix/2Nh&#10;smfPntIQ8wYfuHfvroRZNvnhtci3fztqbtsnH45JllxTayGi2H9pFR40WR7ssed9Wjh/tjAIFC1a&#10;1GAQ+iPCjNML7BjU8E2fVgTTzENPQepypZz1vIeZ+147uQ6rSer2l0mN7kmWw3057JGFySMHtsgm&#10;SeURDiZ1vQ84ExflkDkdOJd66yWWdqByn/M/eO2G5GBXgX0l00rgRuqqOtx3+jLTS7nPTSDLwZ42&#10;DPr6+opSqh7+2pAkqgPq1OGyDhhDo2mOm7yjXs1KBDvS2y+JlSwfeHFIxqc1mGNmg1mKe3w0W07M&#10;ZJ4u5pAa+rFmVVjbkDfsO4Shc2djxaaoM4h+iboAe+YoqLDNO+CNgk+9aZhymPM7PyDKwuD8vKSu&#10;f58oamymsWkHS29jc8MMcu7Yb8KQ5fhPEuLzYg5UkwLozTfftGGQAm0Z0wHjVou6Ci0boMRy/vrg&#10;xSHdDVBuli7M28wp1sIL8pO67m0eraMo8dQh6tz5U2rZshm98MILRBFf0dQpk+lw5C6i0PbCLBjE&#10;dENLyxGt0+w5tWrVousnt2Vhyoz8cKpg4eTJpaxhNl7TuHFAZYorzyMjLFNisuM+gk/s4VGfX1af&#10;N0lVjI04GLlyPNSQJO38UhiKjdlDtKyqMHkrMVLSsNHatC7EIXMlCyl0aDJv7GcqqVzvLEY58OKM&#10;3PPlVtrqnzplaQ0JcQyqOyKZAdMG/T5CY/DwLGEm6cRe7dm/GFFwLWEc+dCwrl27ZGEukcPrmmtJ&#10;MAOb+r/0B8Jeoj3MZzCjcfyBOBm5VWPogjZY6M75TKnOzamZ6jiO815sYek0a0DMVLkiCsVMy03J&#10;S/KAuZWMtgyH/i+OqGCxQjk6wc8FZ7n8/EBQWEfq06ePxuCtU5k+M8B8ZopDHP7BVELzFapcQqGd&#10;k56mC4ueusvlXWZOp4LPl3PvCltfvjxudHqlnc3QjJOzMu2He7pltSEGciOu8mCK7E/tW3gQbJKn&#10;Fjx7h9+RbeYUi8Uy5datWz9G7g3dDf+2KVOmkBpnPeRmWA50zTz0BpKWaYfeiQF0f1cLnrS9tWfg&#10;3EqieD+KCF1JMXvWkMqKLu9ZDvJr2jEKyAtdpRkzZohtr1OnToaX0o0bNySsVq0a/Zl2S+LNmzen&#10;3r17S1wHXP9unA23SYNJBOXMaadPn8YaXEJ7o4v0IAYB3Z3KzGD//v0NS2xqaqqRF31vx44dBoNh&#10;YWESWg1L3Rk4TneN/orB9u3bSwgGMUBgefXx8ZFJHOkpKSlG3uiovTR72giDwTt37kgI7ZtfNZVR&#10;VF7qCoFBmNrsGUQazGucRQDGmjVrJnEwradz/zWkCabPnDkjDKK87iiJgyIOZzCKM1wjbLw5oI8+&#10;+kic2jCHXbt2TdJ0kxzwIAb1eKVKlWACNp7hY4DQulb/i/EUwzVCp+ZAGNRtgzqDZi+8h2Fw1apV&#10;N6pWrQq/mCz/McYzYCd3jXQGsdjrCij6DkIwrG83zQx6eHhICNy+fduIYy+Nfqo/2zE4k+H6J758&#10;+fKvHBgVwTg+ePDg44iDwZiYGEk3M6gDXSAuLg4aspGGwaTHHwmDTMU/+eSTWfHx8XdPnjyZ8txz&#10;z+2sXLlyYL9+/UJhDOcXiotJt27dDnXs2DHey8vrKgzqQPny5ZNY8vtgVDcb0B2B34NRnC0G3dLS&#10;0lJ5ulC3bt26Dw6Z8MTRPXTwjLjupGn23rHG7yOP/owQ5fVyABw7+T0wA7u+1KmqmocD2VPAb9jb&#10;25vWrFkjkytGH/omRifOSLgB8rlg8cdxLeI41IEeuHHjRuM04IMPPqAffvhB/Jiw2kDD4bwdGK5P&#10;1Hv27MHmhZKSkmR/MWzYMFmukKYziOMK9EGWjqRDidUZxEjH3IeDH8yDOHdGX12yZAlNmzZN8lgZ&#10;/Jbhurk4PDw8LwZGkSJFxGKK06L9+/fT/PnzZYsJiUCamHh1BgsUKCAjHoME5ySQIhjkvitx1AOP&#10;xE2bNsmZCvfn7DPIlIMna58hQ4YcKFu27FZexg726NFD/HYB+PTyHPk7p4lvlg6eTg7Cv5cHyx4u&#10;E83dwyaP1S/YqIffA4/GbBvcsZFuykBHxnkHzkbMZx54hppuTkMc6ciPM5TmDOQxlzGfldRjuHZc&#10;S0Ssq2vOYxyaC9unZTFVWP9zVFYnVrEdpv/zieYp+S0hShA2bY6QtkxZOa6TUoyzYmP1YDvO/xup&#10;wUoLCMkSrJB/H81ExMk2QBr+Qx7k3Txc6cvpWIRcu7nyv0YZK5RWEAiOhrwaaMLCJoK3bTyabAlp&#10;1tlTjolQBmWtrm6wMP53Dr/skt7zIAi4hXKS9arDw5Gu9ndgwevCDB5oI8z/3aGeEVqvGRoMY327&#10;NzThjRgxjLtZGtH9FNfAZUaOGC514G7Zfa4TdQdq17/+94SZsa1BU5xJ4nTN+3NPOQMfNmQgUdpF&#10;opRYxolsgstyHcOHDBJhNq2liJ8whGn1u/zvF6a6On8TnIpQaC36ooNmNPabMZko9SzRHwfkqJKu&#10;hj4a3D5O3v17iTBff14TJN79XyvMjK0ezfWeN7Crp+wJBvbtSnTrMNGVDba4vJ7o3BK6k3xKVG+o&#10;8NgYJV85R3R+GVGSv2u4vkfexWzQey9n9szl2qXff/4ClLHdsyWEh6Pd4b20njd31jhu2C5Szy4g&#10;FWeCp8aTmvSTDTZv3iRD3GwLAmCCkTInx1Dq+W10LSGM1CubtHJn5pAaP1X+kzx2oEvraOhA7QpY&#10;63qZC5D1/sI/T5gU7tFKhBfmSaP7aMJb8ONY6WXqqcmMSZnA4Tyc4o8PM9JuXoyRMgAc51AlAAsg&#10;tuP6LtcZcCtfxZ041GuDXkSJC2mkdxfJBzXKUI18/iHCzFhduIUhvN6aEBb6cU84F0TqMR/CXWfH&#10;GEzq/raaz3v8FDqdEMc9dT73si10YNcGOnb0iOHw5wiwY0RF/k7BywONfIej95O6j+vb29QBPuSP&#10;NZFGe3eUvGZhWq/rP/k5U7Ue20NVafO6IuaEhTNHEp2ZR+rBzx8ekR1J3VGb1Ig3+bkbUcJUGjJk&#10;iNErYTji1zkETBnx0b9SwOLZ8gxTh+UIfyC5O+4E/C46PpxGDvhYyrRm3tEGtMV6M/7xCzMjRGmK&#10;FU/ll77PkzYn0dC+bYhOjGQG67BQOokwXMa+FtzIV0g98AkNHTrUEKIOs4ORPUJDQ8WdFfEePXpw&#10;D2+j1fVA1BKeh/XTPJ3RFrQJbXtswsxYpjTB1wKgPnASDez1EdFJnofsGbT2qmyByy5ZOF38eCG8&#10;tLQ0Q6gwk5tt/GYMGDCADhyAysQLD3q2PU8PAPHCNIjbgnp01Qjw/0rupD0aYfJOYBcqHdhMY3hw&#10;1w+Idn5lc4SdCTdSFxQkNfgFUn/rQpbjY8lyagpjMlliR2kOMI6EZ8adM3JMDk+x9JunOO1zunr1&#10;qtErMcTNDjI6pBfuaexQUA9EWA2iwKe5TX2kbVLXu9wWbvPFBUocP8PpGmdmrt/9ALEAB6CyEW01&#10;Rq9s8RZBORTe4uKkrn6N1K1epP4+nCh6ouZWEhtAFLeMF5PZ3MhBpG5uS7S2EanbPuIJv0Pm5Sue&#10;q1aFBIugcBvnVvIZLjNITix1AZrx3HPP2QgRQ1rd39qxoOyxuSrRwjwO23GV24j6fLnNaPvCL+X6&#10;EQyqMKy6LsiMYGUuKqrznMaoZW7urC+ek4PUpWVIXQvlmheHyDGGT46BmB9IPTyNhTiQ1C3tCLfu&#10;DT8IK64dDzUENGHCBFG4sQLjMj30R9jO9f/HjRtHVy7ESxy2dfAGpB3n9zgS2tbqPDpKGp5RD4LK&#10;bURdtSvxM7d93VDx/fmGAS9+515UzujCXOVTVLTKW2Ny3ZdZXyr+QiteJHU9hlIPogOjWXDcC08s&#10;pCtnoikiIpwOH9jOas8m2hO2ihIPbc70fgF2fkFJR8Pl4gUEt2rVKu6hw+S/80lnRVANGjSQEzvo&#10;kNdO7+We250/Sn8KCgqS/3F1EMP/StIhol8rEy0rynw5+OAPgV97a21Fm9H2Lxsr+/gZhxcY1oUY&#10;LlP+xNnKfFR2dKp2iQ03+u5MM714Xl5SAyvwUK7LDZtKPy2eR/37f0Xdu3ehVq2a03vvNaLatWvS&#10;s8+W5rkup/QqNBonza1bt6b169dTRsyPROtsbwHStk5yXKT3vnlzZxNtZk0A7/QvruU5PEPmQj0P&#10;jtlxIhR/KIJofoFMHh8SpZ/S2niE24o2B/ZRElkGgQwYgGswcGbnMmFVKlK+mPLOHX/lBio+NVP7&#10;UhBmin6X8+B4mjThe27EC1S5ckXWGytRpUrlqHTpktyoAlm2cwB6Fhq+Zs3PRHBqNAsQODRNdiK6&#10;gMSZTP9vaVntvXAuW/sW3Y9fTd9//72RF+d1eOf4cbxr2tjCRlCOUKqQxhPahjZeW6Tcy+eubOW0&#10;IAZ2NnDlw4WxbK/SKAjHHdxf8kpZmiOdVuWgU344z1PkemaFZ7V7pdkBdhxo+KmYcFshnt8uB526&#10;YGz8yXTM16560up6mWl/psgpLKYA/eNJ+aN+NoLL8NN6HtoQNysHoU03g3LgaBlXReFNhRuZOE2r&#10;zHB9LnRCWJlwZljN3V359NaKfLfUX56ifT8UoNy5HAvIFeAQliL6cM/iBv/SiCjtGjVq1MgkxHPa&#10;f/YIqUM0l4WwiNWUtR5GetrFg1IOp86DBn5NtKI6LywK3eShWrGYIjzvnVyA0IarAQXv5XKTngfh&#10;jWPAHQ1XWtF5sqfa/AUZwixXOkeXqwFFr6qbnqGwCcUob27ty0PdgABcRXR0tMyRLVu2FIcaHW3a&#10;8Fx4M5ZoAwvIGVZW4LmSe9mqKvRH8iURIOo8EsXzI/+fvKA0VSmpCI/gFTzHLSmcWrigWxjz/MSE&#10;Z0+6MKvXqODe7XxIxUuWbVUodFIZYbRoQYUSoVKEcC9xFeuKEYWzGpQdrCmk1RHGQ5yfUzY1pPYt&#10;PenddxrS/qAWZAmvQXGLy6eUKCyXqOHbimH7xIWnXLhwIX94eDiNGTPGAJwurly5Ijqcnob43bt3&#10;6eDBg0YablncTblBt08F466okT5nzhy6f/8+rVixQhYJPV0HnOYidu4g9d51uh39HaXFzZd7L/b5&#10;dOBKM/Mp77P/b+LEibhNrN64cSN9+/bt4wsUKPDkrTi42qy7KuqARyAujOtegQDi8A40Xx4HPvzw&#10;Q1JV1bjtDsALC/6XODLVPQQBxO2f4XGjqpYst+HNgDcOBGnvQGquC8AV6+PHj8dws95k4Bw7J9r4&#10;2AmX2P8TIaJh8G96GCHCf+rYsWOGnyiA+S4lJSWLEHFrH/vs6Mi9dOxIVBYh4ugB5fSb/ABsk3CO&#10;5WZBocaFeagyj5/+EyFi+wb/LABChDsU1Bw0EELExSrYCnWgXiw4uC4EkxgEDCE4EiI+xO7du+VK&#10;OixA9kKEdWjt2rXybix+uBkOnZJ5hG8ifF/hMJQt1z6XCULEAToUZhhD4SvWsWNHESIYBOMA4hCi&#10;v7+/Q8uLGcgL3zF7B0y4skZGRtqkQZhwvMRQxHYPwgYf+BgA9tPx8fEyFyMO6L695nrwTpzjeHh4&#10;RPDzJMZ7DNe9nLNDuhA5agCqCL48BKungXEwyXOokYbzEghYf9aRXSGa0+F1eOnSJcuRI0fuxsbG&#10;pu7bt8/mf/Q8lLM38t67dw/haAbmxWztj10mCBF+nhw1AL9NuPSahYjecfPmTRsh4n+4VNr3TGdC&#10;xDwXFRVlk/YgIfKKnM7D+TLzcsGZEDFyzOnXr19HOI0BX0B4nT1+8vHxKXTu3DkbRiAUs1kKaNy4&#10;MYR4316IEOykSZNs8joToiPAgIH5016IZmB+tBf+XwgRvthPbk5kysUNqc5DJgq9D5YULBC4N/r8&#10;88/TiBEj6OLFi9S9e/fD3JMOYGGAdzEA601ycrIF0NMAzJvQE1euXGmk2WPhwoUy1y1YsCB19OjR&#10;N3C+4igfgMXs8uXLNmkzZ86UoQud1JwOXZbb9MSFCIJZqCIDLrQ+PGnPYvzEWMbPsH4sYuCuQh/G&#10;ZwycWfzAmGOFHwOMI5zNmMuYz1jKCGFsZIQzdjF2W0PsMnBLAHVDJRnIGMWYztDrzQ7AB45OoeIU&#10;YTwZIqJcPPyOYi7EqgfAqBoRESFDBM8Y3mfPnpUzE+xeypYtK/MWrDP4H/lwaQlqD+IA5rvixTOt&#10;Qhi6sHRjBe7cubOkBQQESBl9XsWu5JlnnjHKQPfDqMD1nV27dkka3gejLnROPGPXAl99GIO3bNmC&#10;D9eQgbuXuRlPhuCzz0NSGGrVqhV5eXmJrtelSxdpHHz48R92DvpiA0HARAXFGc/wvYG+h7kQcyJc&#10;SeA+r6+eyA+VBTopVnXolUjnoSwrP08X8kHq1q0rdUBoqBsE/Q9TjD7HYluKEEMaIT4sBIt7AZyG&#10;u3o4AqjLyN59veyQvRBr165NhQoVEuUYQsQdAfwH5RZC1NUaXIqA4guDK5RxTPYQnCMhQsFGb/bz&#10;8xMh6he4oV5BiL169ZJeh/qdCbFp06ZShudR4UsXpu4YACFOnjz5KMf1I4BsXxHIDuVISkoagx0C&#10;GMEdw0OHDqnnz5/PwCYfrsEYdrhKhUZjNceQXrx4sSwOyA9guHFvVCEoID09XXoeFidunAw7CAhG&#10;CdSJRYE/3v3t27fLe3HmjAWEV10L6kcdoPHjx8v7sHPBcEfZ5cuXi/Lv6+tLvCjKNIHt5/Tp0/82&#10;IYKwz8Ql8y8Z0Phxpxu3oiYysIhgwv6RgcUD/wF6HCH+A5APehq2Xvp/ZpjLIj/yof7J1jj+Q/kp&#10;1lBfsPSyejksYGZ+9DwTGLg0inOUR2bFdoVgQsLXg2oAkxKu2GLrpD+XtoaOgP8AnOmiHEJH+czQ&#10;60P9UIz1MiiPNGd1oNwzVtjzhDLoENA4XDCHKcq/ASrYmiQfqe6/AAAAAElFTkSuQmCCUEsBAi0A&#10;FAAGAAgAAAAhALGCZ7YKAQAAEwIAABMAAAAAAAAAAAAAAAAAAAAAAFtDb250ZW50X1R5cGVzXS54&#10;bWxQSwECLQAUAAYACAAAACEAOP0h/9YAAACUAQAACwAAAAAAAAAAAAAAAAA7AQAAX3JlbHMvLnJl&#10;bHNQSwECLQAUAAYACAAAACEAtdb8/0EFAABkGQAADgAAAAAAAAAAAAAAAAA6AgAAZHJzL2Uyb0Rv&#10;Yy54bWxQSwECLQAUAAYACAAAACEALmzwAMUAAAClAQAAGQAAAAAAAAAAAAAAAACnBwAAZHJzL19y&#10;ZWxzL2Uyb0RvYy54bWwucmVsc1BLAQItABQABgAIAAAAIQCza5UH3wAAAAsBAAAPAAAAAAAAAAAA&#10;AAAAAKMIAABkcnMvZG93bnJldi54bWxQSwECLQAKAAAAAAAAACEAFMFQTc8FAADPBQAAFAAAAAAA&#10;AAAAAAAAAACvCQAAZHJzL21lZGlhL2ltYWdlMS5wbmdQSwECLQAKAAAAAAAAACEA24YkFb4fAAC+&#10;HwAAFAAAAAAAAAAAAAAAAACwDwAAZHJzL21lZGlhL2ltYWdlMi5wbmdQSwUGAAAAAAcABwC+AQAA&#10;oC8AAAAA&#10;">
                <v:shape id="_x0000_s1043" type="#_x0000_t75" style="position:absolute;width:61525;height:18459;visibility:visible;mso-wrap-style:square">
                  <v:fill o:detectmouseclick="t"/>
                  <v:path o:connecttype="none"/>
                </v:shape>
                <v:shape id="Рисунок 51" o:spid="_x0000_s104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c8xQAAANsAAAAPAAAAZHJzL2Rvd25yZXYueG1sRI/dasJA&#10;FITvhb7DcoTe6UbBKjEbkUJbqVDrD/b2NHtMgtmzIbvG+PZdQejlMDPfMMmiM5VoqXGlZQWjYQSC&#10;OLO65FzBYf82mIFwHlljZZkU3MjBIn3qJRhre+UttTufiwBhF6OCwvs6ltJlBRl0Q1sTB+9kG4M+&#10;yCaXusFrgJtKjqPoRRosOSwUWNNrQdl5dzEKzM/3ZL95H6/Pm+PXr26XOPuYfir13O+WcxCeOv8f&#10;frRXWsFkBPcv4QfI9A8AAP//AwBQSwECLQAUAAYACAAAACEA2+H2y+4AAACFAQAAEwAAAAAAAAAA&#10;AAAAAAAAAAAAW0NvbnRlbnRfVHlwZXNdLnhtbFBLAQItABQABgAIAAAAIQBa9CxbvwAAABUBAAAL&#10;AAAAAAAAAAAAAAAAAB8BAABfcmVscy8ucmVsc1BLAQItABQABgAIAAAAIQAcGFc8xQAAANsAAAAP&#10;AAAAAAAAAAAAAAAAAAcCAABkcnMvZG93bnJldi54bWxQSwUGAAAAAAMAAwC3AAAA+QIAAAAA&#10;">
                  <v:imagedata r:id="rId18" o:title=""/>
                  <v:path arrowok="t"/>
                  <o:lock v:ext="edit" aspectratio="f"/>
                </v:shape>
                <v:shape id="Блок-схема: альтернативний процес 52" o:spid="_x0000_s104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g7xAAAANsAAAAPAAAAZHJzL2Rvd25yZXYueG1sRI9BawIx&#10;FITvhf6H8ArealbbiqxGqVJBkAraoh4fm2d26eZlSeK6/femUPA4zMw3zHTe2Vq05EPlWMGgn4Eg&#10;Lpyu2Cj4/lo9j0GEiKyxdkwKfinAfPb4MMVcuyvvqN1HIxKEQ44KyhibXMpQlGQx9F1DnLyz8xZj&#10;kt5I7fGa4LaWwywbSYsVp4USG1qWVPzsL1bBqT4ezm4z2n5+aL8I7fjVmJeTUr2n7n0CIlIX7+H/&#10;9loreBvC35f0A+TsBgAA//8DAFBLAQItABQABgAIAAAAIQDb4fbL7gAAAIUBAAATAAAAAAAAAAAA&#10;AAAAAAAAAABbQ29udGVudF9UeXBlc10ueG1sUEsBAi0AFAAGAAgAAAAhAFr0LFu/AAAAFQEAAAsA&#10;AAAAAAAAAAAAAAAAHwEAAF9yZWxzLy5yZWxzUEsBAi0AFAAGAAgAAAAhABvASDvEAAAA2wAAAA8A&#10;AAAAAAAAAAAAAAAABwIAAGRycy9kb3ducmV2LnhtbFBLBQYAAAAAAwADALcAAAD4AgAAAAA=&#10;" fillcolor="#c0504d" strokecolor="#f9f9f9" strokeweight="3pt">
                  <v:textbox>
                    <w:txbxContent>
                      <w:p w14:paraId="7E58AD57"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53" o:spid="_x0000_s1046"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7tDxgAAANsAAAAPAAAAZHJzL2Rvd25yZXYueG1sRI9Ba8JA&#10;FITvgv9heUIvYja2VSR1FamEeiptag7eHtnXJJh9G7Krif31bqHQ4zAz3zDr7WAacaXO1ZYVzKMY&#10;BHFhdc2lguNXOluBcB5ZY2OZFNzIwXYzHq0x0bbnT7pmvhQBwi5BBZX3bSKlKyoy6CLbEgfv23YG&#10;fZBdKXWHfYCbRj7G8VIarDksVNjSa0XFObsYBc/5Yn76+HlbWSqy2z7P3tP9ZarUw2TYvYDwNPj/&#10;8F/7oBUsnuD3S/gBcnMHAAD//wMAUEsBAi0AFAAGAAgAAAAhANvh9svuAAAAhQEAABMAAAAAAAAA&#10;AAAAAAAAAAAAAFtDb250ZW50X1R5cGVzXS54bWxQSwECLQAUAAYACAAAACEAWvQsW78AAAAVAQAA&#10;CwAAAAAAAAAAAAAAAAAfAQAAX3JlbHMvLnJlbHNQSwECLQAUAAYACAAAACEAgPe7Q8YAAADbAAAA&#10;DwAAAAAAAAAAAAAAAAAHAgAAZHJzL2Rvd25yZXYueG1sUEsFBgAAAAADAAMAtwAAAPoCAAAAAA==&#10;">
                  <v:imagedata r:id="rId19" o:title=""/>
                </v:shape>
                <v:shape id="Блок-схема: альтернативний процес 54" o:spid="_x0000_s104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bxAAAANsAAAAPAAAAZHJzL2Rvd25yZXYueG1sRI/NbsIw&#10;EITvSLyDtUjcwCkqCAIGBQqlt5YfcV7F2yQiXofYQPr2GAmpx9HMfKOZLRpTihvVrrCs4K0fgSBO&#10;rS44U3A8bHpjEM4jaywtk4I/crCYt1szjLW9845ue5+JAGEXo4Lc+yqW0qU5GXR9WxEH79fWBn2Q&#10;dSZ1jfcAN6UcRNFIGiw4LORY0Sqn9Ly/GgXJ4HSdbJvLWo8/l8nPSE4OH99eqW6nSaYgPDX+P/xq&#10;f2kFw3d4fgk/QM4fAAAA//8DAFBLAQItABQABgAIAAAAIQDb4fbL7gAAAIUBAAATAAAAAAAAAAAA&#10;AAAAAAAAAABbQ29udGVudF9UeXBlc10ueG1sUEsBAi0AFAAGAAgAAAAhAFr0LFu/AAAAFQEAAAsA&#10;AAAAAAAAAAAAAAAAHwEAAF9yZWxzLy5yZWxzUEsBAi0AFAAGAAgAAAAhAJ+C15vEAAAA2wAAAA8A&#10;AAAAAAAAAAAAAAAABwIAAGRycy9kb3ducmV2LnhtbFBLBQYAAAAAAwADALcAAAD4AgAAAAA=&#10;" fillcolor="#9bbb59" strokecolor="#f9f9f9" strokeweight="3pt">
                  <v:textbox>
                    <w:txbxContent>
                      <w:p w14:paraId="7E58AD58" w14:textId="437DC330" w:rsidR="000001AB" w:rsidRDefault="000001AB" w:rsidP="000001AB">
                        <w:pPr>
                          <w:pStyle w:val="a3"/>
                          <w:spacing w:before="0" w:beforeAutospacing="0" w:after="160" w:afterAutospacing="0" w:line="256" w:lineRule="auto"/>
                          <w:jc w:val="center"/>
                        </w:pPr>
                        <w:r>
                          <w:rPr>
                            <w:rFonts w:eastAsia="Times New Roman"/>
                            <w:sz w:val="16"/>
                            <w:szCs w:val="16"/>
                          </w:rPr>
                          <w:t xml:space="preserve">Create Region </w:t>
                        </w:r>
                        <w:del w:id="30" w:author="Bohdan Benetskyi" w:date="2017-02-22T11:10:00Z">
                          <w:r w:rsidDel="00957975">
                            <w:rPr>
                              <w:rFonts w:eastAsia="Times New Roman"/>
                              <w:sz w:val="16"/>
                              <w:szCs w:val="16"/>
                            </w:rPr>
                            <w:delText>Report</w:delText>
                          </w:r>
                        </w:del>
                        <w:ins w:id="31" w:author="Bohdan Benetskyi" w:date="2017-02-22T11:10:00Z">
                          <w:r w:rsidR="00957975">
                            <w:rPr>
                              <w:rFonts w:eastAsia="Times New Roman"/>
                              <w:sz w:val="16"/>
                              <w:szCs w:val="16"/>
                            </w:rPr>
                            <w:t>Worksheet</w:t>
                          </w:r>
                        </w:ins>
                      </w:p>
                    </w:txbxContent>
                  </v:textbox>
                </v:shape>
                <v:shape id="Блок-схема: альтернативний процес 55" o:spid="_x0000_s104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BGwwAAANsAAAAPAAAAZHJzL2Rvd25yZXYueG1sRI9LiwIx&#10;EITvgv8h9MJeRDM+GUajyC6iJ0F38dxMeh7upDM7iTr+eyMIHouq+oparFpTiSs1rrSsYDiIQBCn&#10;VpecK/j92fRjEM4ja6wsk4I7OVgtu50FJtre+EDXo89FgLBLUEHhfZ1I6dKCDLqBrYmDl9nGoA+y&#10;yaVu8BbgppKjKJpJgyWHhQJr+ioo/TtejAI+97Jsu65P+9MonkRjxPjy/a/U50e7noPw1Pp3+NXe&#10;aQXTKTy/hB8glw8AAAD//wMAUEsBAi0AFAAGAAgAAAAhANvh9svuAAAAhQEAABMAAAAAAAAAAAAA&#10;AAAAAAAAAFtDb250ZW50X1R5cGVzXS54bWxQSwECLQAUAAYACAAAACEAWvQsW78AAAAVAQAACwAA&#10;AAAAAAAAAAAAAAAfAQAAX3JlbHMvLnJlbHNQSwECLQAUAAYACAAAACEAAZ7wRsMAAADbAAAADwAA&#10;AAAAAAAAAAAAAAAHAgAAZHJzL2Rvd25yZXYueG1sUEsFBgAAAAADAAMAtwAAAPcCAAAAAA==&#10;" fillcolor="#8064a2" strokecolor="#f9f9f9" strokeweight="3pt">
                  <v:textbox>
                    <w:txbxContent>
                      <w:p w14:paraId="7E58AD59"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56" o:spid="_x0000_s104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pM1xAAAANsAAAAPAAAAZHJzL2Rvd25yZXYueG1sRI9Pa8JA&#10;FMTvgt9heYIX0Y0Wg6SuEgtCDy34J+D1NfuahGbfht2tpt++Kwgeh5n5DbPe9qYVV3K+saxgPktA&#10;EJdWN1wpKM776QqED8gaW8uk4I88bDfDwRozbW98pOspVCJC2GeooA6hy6T0ZU0G/cx2xNH7ts5g&#10;iNJVUju8Rbhp5SJJUmmw4bhQY0dvNZU/p1+jwH3uJi+XojqevxYHzFP3kWNRKjUe9fkriEB9eIYf&#10;7XetYJnC/Uv8AXLzDwAA//8DAFBLAQItABQABgAIAAAAIQDb4fbL7gAAAIUBAAATAAAAAAAAAAAA&#10;AAAAAAAAAABbQ29udGVudF9UeXBlc10ueG1sUEsBAi0AFAAGAAgAAAAhAFr0LFu/AAAAFQEAAAsA&#10;AAAAAAAAAAAAAAAAHwEAAF9yZWxzLy5yZWxzUEsBAi0AFAAGAAgAAAAhABjmkzXEAAAA2wAAAA8A&#10;AAAAAAAAAAAAAAAABwIAAGRycy9kb3ducmV2LnhtbFBLBQYAAAAAAwADALcAAAD4AgAAAAA=&#10;" fillcolor="#4f81bd" strokecolor="#f9f9f9" strokeweight="3pt">
                  <v:textbox>
                    <w:txbxContent>
                      <w:p w14:paraId="7E58AD5A" w14:textId="77777777" w:rsidR="000001AB" w:rsidRDefault="000001AB" w:rsidP="000001AB">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r w:rsidR="00A375BA">
        <w:rPr>
          <w:lang w:eastAsia="en-GB"/>
        </w:rPr>
        <w:t>Tableau</w:t>
      </w:r>
      <w:r>
        <w:rPr>
          <w:lang w:eastAsia="en-GB"/>
        </w:rPr>
        <w:t xml:space="preserve"> provide </w:t>
      </w:r>
      <w:r w:rsidR="00792F1B">
        <w:rPr>
          <w:lang w:eastAsia="en-GB"/>
        </w:rPr>
        <w:t xml:space="preserve">the </w:t>
      </w:r>
      <w:r>
        <w:rPr>
          <w:lang w:eastAsia="en-GB"/>
        </w:rPr>
        <w:t xml:space="preserve">possibility </w:t>
      </w:r>
      <w:r w:rsidR="00792F1B">
        <w:rPr>
          <w:lang w:eastAsia="en-GB"/>
        </w:rPr>
        <w:t>of</w:t>
      </w:r>
      <w:r>
        <w:rPr>
          <w:lang w:eastAsia="en-GB"/>
        </w:rPr>
        <w:t xml:space="preserve"> show</w:t>
      </w:r>
      <w:r w:rsidR="00792F1B">
        <w:rPr>
          <w:lang w:eastAsia="en-GB"/>
        </w:rPr>
        <w:t>ing</w:t>
      </w:r>
      <w:r>
        <w:rPr>
          <w:lang w:eastAsia="en-GB"/>
        </w:rPr>
        <w:t xml:space="preserve"> data in next conditions:</w:t>
      </w:r>
    </w:p>
    <w:p w14:paraId="7E58AC81" w14:textId="77777777" w:rsidR="000001AB" w:rsidRDefault="000001AB" w:rsidP="000001AB">
      <w:pPr>
        <w:pStyle w:val="a4"/>
        <w:numPr>
          <w:ilvl w:val="0"/>
          <w:numId w:val="1"/>
        </w:numPr>
        <w:rPr>
          <w:lang w:eastAsia="en-GB"/>
        </w:rPr>
      </w:pPr>
      <w:r>
        <w:rPr>
          <w:b/>
          <w:lang w:eastAsia="en-GB"/>
        </w:rPr>
        <w:t xml:space="preserve">Live </w:t>
      </w:r>
      <w:r w:rsidRPr="000001AB">
        <w:rPr>
          <w:b/>
          <w:lang w:eastAsia="en-GB"/>
        </w:rPr>
        <w:t xml:space="preserve">– </w:t>
      </w:r>
      <w:r w:rsidRPr="000001AB">
        <w:rPr>
          <w:lang w:eastAsia="en-GB"/>
        </w:rPr>
        <w:t>for databases that must be monitored in real time.</w:t>
      </w:r>
    </w:p>
    <w:p w14:paraId="7E58AC82" w14:textId="77777777" w:rsidR="000001AB" w:rsidRDefault="000001AB" w:rsidP="000001AB">
      <w:pPr>
        <w:pStyle w:val="a4"/>
        <w:numPr>
          <w:ilvl w:val="0"/>
          <w:numId w:val="1"/>
        </w:numPr>
        <w:rPr>
          <w:lang w:eastAsia="en-GB"/>
        </w:rPr>
      </w:pPr>
      <w:r>
        <w:rPr>
          <w:b/>
          <w:lang w:eastAsia="en-GB"/>
        </w:rPr>
        <w:t>Extract –</w:t>
      </w:r>
      <w:r>
        <w:rPr>
          <w:lang w:eastAsia="en-GB"/>
        </w:rPr>
        <w:t xml:space="preserve"> </w:t>
      </w:r>
      <w:r w:rsidRPr="000001AB">
        <w:rPr>
          <w:lang w:eastAsia="en-GB"/>
        </w:rPr>
        <w:t>for local databases, which will not be changed or databases where changes are not large.</w:t>
      </w:r>
    </w:p>
    <w:p w14:paraId="7E58AC83" w14:textId="77777777" w:rsidR="000001AB" w:rsidRDefault="000001AB" w:rsidP="000001AB">
      <w:pPr>
        <w:pStyle w:val="a4"/>
        <w:rPr>
          <w:lang w:eastAsia="en-GB"/>
        </w:rPr>
      </w:pPr>
    </w:p>
    <w:p w14:paraId="7E58AC84" w14:textId="77777777" w:rsidR="000001AB" w:rsidRPr="000001AB" w:rsidRDefault="000001AB">
      <w:pPr>
        <w:pStyle w:val="a4"/>
        <w:jc w:val="center"/>
        <w:rPr>
          <w:lang w:eastAsia="en-GB"/>
        </w:rPr>
        <w:pPrChange w:id="49" w:author="Bohdan Benetskyi" w:date="2017-02-22T16:59:00Z">
          <w:pPr>
            <w:pStyle w:val="a4"/>
          </w:pPr>
        </w:pPrChange>
      </w:pPr>
      <w:r>
        <w:rPr>
          <w:noProof/>
          <w:lang w:val="en-GB" w:eastAsia="en-GB"/>
        </w:rPr>
        <w:drawing>
          <wp:inline distT="0" distB="0" distL="0" distR="0" wp14:anchorId="7E58AD0C" wp14:editId="7E58AD0D">
            <wp:extent cx="3800475" cy="1819275"/>
            <wp:effectExtent l="0" t="0" r="9525" b="9525"/>
            <wp:docPr id="59" name="Рисунок 59" descr="C:\Users\BohdanPC\AppData\Local\Microsoft\Windows\INetCacheContent.Word\2017-01-17 13_29_11-Tableau Conversion Presentation.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hdanPC\AppData\Local\Microsoft\Windows\INetCacheContent.Word\2017-01-17 13_29_11-Tableau Conversion Presentation.pptx - PowerPo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1819275"/>
                    </a:xfrm>
                    <a:prstGeom prst="rect">
                      <a:avLst/>
                    </a:prstGeom>
                    <a:noFill/>
                    <a:ln>
                      <a:noFill/>
                    </a:ln>
                  </pic:spPr>
                </pic:pic>
              </a:graphicData>
            </a:graphic>
          </wp:inline>
        </w:drawing>
      </w:r>
    </w:p>
    <w:p w14:paraId="7E58AC85" w14:textId="77777777" w:rsidR="00A375BA" w:rsidRDefault="000001AB" w:rsidP="007763BE">
      <w:pPr>
        <w:rPr>
          <w:lang w:eastAsia="en-GB"/>
        </w:rPr>
      </w:pPr>
      <w:r w:rsidRPr="000001AB">
        <w:rPr>
          <w:lang w:eastAsia="en-GB"/>
        </w:rPr>
        <w:t xml:space="preserve">On the right, you </w:t>
      </w:r>
      <w:r w:rsidR="00792F1B">
        <w:rPr>
          <w:lang w:eastAsia="en-GB"/>
        </w:rPr>
        <w:t>will</w:t>
      </w:r>
      <w:r w:rsidRPr="000001AB">
        <w:rPr>
          <w:lang w:eastAsia="en-GB"/>
        </w:rPr>
        <w:t xml:space="preserve"> see additional filters</w:t>
      </w:r>
      <w:r w:rsidR="00792F1B">
        <w:rPr>
          <w:lang w:eastAsia="en-GB"/>
        </w:rPr>
        <w:t xml:space="preserve"> -</w:t>
      </w:r>
      <w:r w:rsidRPr="000001AB">
        <w:rPr>
          <w:lang w:eastAsia="en-GB"/>
        </w:rPr>
        <w:t xml:space="preserve"> </w:t>
      </w:r>
      <w:r w:rsidR="00792F1B">
        <w:rPr>
          <w:lang w:eastAsia="en-GB"/>
        </w:rPr>
        <w:t>this</w:t>
      </w:r>
      <w:r w:rsidRPr="000001AB">
        <w:rPr>
          <w:lang w:eastAsia="en-GB"/>
        </w:rPr>
        <w:t xml:space="preserve"> is very useful for large data samples.</w:t>
      </w:r>
    </w:p>
    <w:p w14:paraId="7E58AC86" w14:textId="77777777" w:rsidR="000001AB" w:rsidRDefault="000001AB" w:rsidP="007763BE">
      <w:pPr>
        <w:rPr>
          <w:lang w:eastAsia="en-GB"/>
        </w:rPr>
      </w:pPr>
      <w:r w:rsidRPr="000001AB">
        <w:rPr>
          <w:lang w:eastAsia="en-GB"/>
        </w:rPr>
        <w:t>For our sample table,</w:t>
      </w:r>
      <w:r>
        <w:rPr>
          <w:lang w:eastAsia="en-GB"/>
        </w:rPr>
        <w:t xml:space="preserve"> we </w:t>
      </w:r>
      <w:r w:rsidR="002477D0">
        <w:rPr>
          <w:lang w:eastAsia="en-GB"/>
        </w:rPr>
        <w:t>do not</w:t>
      </w:r>
      <w:r>
        <w:rPr>
          <w:lang w:eastAsia="en-GB"/>
        </w:rPr>
        <w:t xml:space="preserve"> need </w:t>
      </w:r>
      <w:r>
        <w:rPr>
          <w:b/>
          <w:lang w:eastAsia="en-GB"/>
        </w:rPr>
        <w:t xml:space="preserve">Live </w:t>
      </w:r>
      <w:r>
        <w:rPr>
          <w:lang w:eastAsia="en-GB"/>
        </w:rPr>
        <w:t xml:space="preserve">updates, so we will change for Extract. </w:t>
      </w:r>
      <w:r w:rsidR="002477D0">
        <w:rPr>
          <w:lang w:eastAsia="en-GB"/>
        </w:rPr>
        <w:t xml:space="preserve"> W</w:t>
      </w:r>
      <w:r>
        <w:rPr>
          <w:lang w:eastAsia="en-GB"/>
        </w:rPr>
        <w:t>e</w:t>
      </w:r>
      <w:r w:rsidR="002477D0">
        <w:rPr>
          <w:lang w:eastAsia="en-GB"/>
        </w:rPr>
        <w:t xml:space="preserve"> do</w:t>
      </w:r>
      <w:r>
        <w:rPr>
          <w:lang w:eastAsia="en-GB"/>
        </w:rPr>
        <w:t xml:space="preserve"> not need any additional filters in global </w:t>
      </w:r>
      <w:r w:rsidRPr="000001AB">
        <w:rPr>
          <w:lang w:eastAsia="en-GB"/>
        </w:rPr>
        <w:t>to choose now.</w:t>
      </w:r>
    </w:p>
    <w:p w14:paraId="7E58AC87" w14:textId="77777777" w:rsidR="000001AB" w:rsidRDefault="0069620C">
      <w:pPr>
        <w:jc w:val="center"/>
        <w:rPr>
          <w:lang w:val="en-GB" w:eastAsia="en-GB"/>
        </w:rPr>
        <w:pPrChange w:id="50" w:author="Bohdan Benetskyi" w:date="2017-02-22T16:59:00Z">
          <w:pPr/>
        </w:pPrChange>
      </w:pPr>
      <w:r>
        <w:rPr>
          <w:lang w:val="en-GB" w:eastAsia="en-GB"/>
        </w:rPr>
        <w:pict w14:anchorId="7E58AD0E">
          <v:shape id="_x0000_i1028" type="#_x0000_t75" style="width:275.9pt;height:156.1pt">
            <v:imagedata r:id="rId24" o:title="2017-01-17 13_37_17-Tableau - Book1 - Tableau license expires in 7 days"/>
          </v:shape>
        </w:pict>
      </w:r>
    </w:p>
    <w:p w14:paraId="7E58AC88" w14:textId="77777777" w:rsidR="00E86B26" w:rsidRDefault="00E86B26" w:rsidP="007763BE">
      <w:pPr>
        <w:rPr>
          <w:lang w:val="en-GB" w:eastAsia="en-GB"/>
        </w:rPr>
      </w:pPr>
    </w:p>
    <w:p w14:paraId="7E58AC89" w14:textId="77777777" w:rsidR="00E86B26" w:rsidRDefault="00E86B26" w:rsidP="007763BE">
      <w:pPr>
        <w:rPr>
          <w:lang w:val="en-GB" w:eastAsia="en-GB"/>
        </w:rPr>
      </w:pPr>
    </w:p>
    <w:p w14:paraId="7E58AC8A" w14:textId="77777777" w:rsidR="00E86B26" w:rsidRDefault="00E86B26" w:rsidP="007763BE">
      <w:pPr>
        <w:rPr>
          <w:lang w:val="en-GB" w:eastAsia="en-GB"/>
        </w:rPr>
      </w:pPr>
    </w:p>
    <w:p w14:paraId="72A15861" w14:textId="0E0C4BC3" w:rsidR="00957975" w:rsidRDefault="00E86B26" w:rsidP="00957975">
      <w:pPr>
        <w:rPr>
          <w:lang w:val="en-GB" w:eastAsia="en-GB"/>
        </w:rPr>
      </w:pPr>
      <w:r w:rsidRPr="00445D7C">
        <w:rPr>
          <w:noProof/>
          <w:lang w:val="en-GB" w:eastAsia="en-GB"/>
        </w:rPr>
        <mc:AlternateContent>
          <mc:Choice Requires="wpc">
            <w:drawing>
              <wp:anchor distT="0" distB="0" distL="114300" distR="114300" simplePos="0" relativeHeight="251679744" behindDoc="0" locked="1" layoutInCell="1" allowOverlap="1" wp14:anchorId="7E58AD0F" wp14:editId="7E58AD10">
                <wp:simplePos x="0" y="0"/>
                <wp:positionH relativeFrom="page">
                  <wp:posOffset>809625</wp:posOffset>
                </wp:positionH>
                <wp:positionV relativeFrom="page">
                  <wp:posOffset>528955</wp:posOffset>
                </wp:positionV>
                <wp:extent cx="6152515" cy="1845945"/>
                <wp:effectExtent l="0" t="0" r="635" b="1905"/>
                <wp:wrapTopAndBottom/>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0" name="Рисунок 60"/>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1" name="Блок-схема: альтернативний процес 6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B"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2" name="Рисунок 62"/>
                          <pic:cNvPicPr/>
                        </pic:nvPicPr>
                        <pic:blipFill>
                          <a:blip r:embed="rId12">
                            <a:extLst>
                              <a:ext uri="{28A0092B-C50C-407E-A947-70E740481C1C}">
                                <a14:useLocalDpi xmlns:a14="http://schemas.microsoft.com/office/drawing/2010/main" val="0"/>
                              </a:ext>
                            </a:extLst>
                          </a:blip>
                          <a:stretch>
                            <a:fillRect/>
                          </a:stretch>
                        </pic:blipFill>
                        <pic:spPr>
                          <a:xfrm>
                            <a:off x="256200" y="0"/>
                            <a:ext cx="558800" cy="558800"/>
                          </a:xfrm>
                          <a:prstGeom prst="rect">
                            <a:avLst/>
                          </a:prstGeom>
                        </pic:spPr>
                      </pic:pic>
                      <wps:wsp>
                        <wps:cNvPr id="63" name="Блок-схема: альтернативний процес 6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C" w14:textId="7280892E" w:rsidR="00E86B26" w:rsidRDefault="00E86B26" w:rsidP="00E86B26">
                              <w:pPr>
                                <w:pStyle w:val="a3"/>
                                <w:spacing w:before="0" w:beforeAutospacing="0" w:after="160" w:afterAutospacing="0" w:line="256" w:lineRule="auto"/>
                                <w:jc w:val="center"/>
                              </w:pPr>
                              <w:r>
                                <w:rPr>
                                  <w:rFonts w:eastAsia="Times New Roman"/>
                                  <w:sz w:val="16"/>
                                  <w:szCs w:val="16"/>
                                </w:rPr>
                                <w:t xml:space="preserve">Create Region </w:t>
                              </w:r>
                              <w:del w:id="51" w:author="Bohdan Benetskyi" w:date="2017-02-22T11:10:00Z">
                                <w:r w:rsidDel="00957975">
                                  <w:rPr>
                                    <w:rFonts w:eastAsia="Times New Roman"/>
                                    <w:sz w:val="16"/>
                                    <w:szCs w:val="16"/>
                                  </w:rPr>
                                  <w:delText>Report</w:delText>
                                </w:r>
                              </w:del>
                              <w:ins w:id="52"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Блок-схема: альтернативний процес 6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D"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Блок-схема: альтернативний процес 65"/>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E"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58AD0F" id="Полотно 67" o:spid="_x0000_s1050" editas="canvas" style="position:absolute;margin-left:63.75pt;margin-top:41.65pt;width:484.45pt;height:145.35pt;z-index:25167974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xm9OgUAAGYZAAAOAAAAZHJzL2Uyb0RvYy54bWzsWd1u2zYUvh+wdxB0&#10;71iSJVsW4hSO0wwFgi5oOvSalqlYqERqJP2TDgPWDdvVbvYGe4RgQIFs3bpXkN9o55CS4vwt6R+a&#10;Ao4RmxTJw8Pv/HzH9PaDZZ5ZcypkytnAdrcc26Is5pOUHQ/sb57ut0LbkoqwCck4owP7hEr7wc6X&#10;X2wvioh6fMqzCRUWCGEyWhQDe6pUEbXbMp7SnMgtXlAGgwkXOVHQFcftiSALkJ5nbc9xuu0FF5NC&#10;8JhKCU/3zKC9o+UnCY3V10kiqbKygQ26Kf0u9PsY39s72yQ6FqSYpnGlBnkHLXKSMti0EbVHFLFm&#10;Ir0iKk9jwSVP1FbM8zZPkjSm+gxwGte5dJoRYXMi9WFiQKdWEFofUO74GDAAkdECjEGhXaRxBP8V&#10;GtC6stntVoFVaiaoXQnJ7yQjJ+L5rGgBMAVR6TjNUnWijQwIoFJsfpjGh8J04sfzQ2Glk4HdBbsy&#10;koNzlb+XZ6uXq5/Kf8o35V8WDFTHwclmKcGjHfD4uYShNko9H9PdC5uMs7TYT7MMLYvt6jjgP7f7&#10;qbHtHo9nOWXKOKugGZyMMzlNC2lbIqL5mMIRxKOJq92HLtWBVLgdtIwDfeeFQ8fpe7utUeCMWr7T&#10;e9ga9v1eq+c87PmOH7ojd/Q9rnb9aCYpHI5ke0Vae7PrX9H2Wies4sr4ofZna0501CBSWqH6U6sI&#10;jxAS1FUqQVU8xWYCaD2BqDNrmgEN7TmaiLss0JQkWiYix0/Ay1rqwDxpAhNBiOFh1w28wA1sK4Yx&#10;N/SDvh+gbUGHenkhpPqK8tzCBiAKOmhEyRy0NVPrKZXhjQJaM9AHYwBSkKxtDL274YYJ6LrgPZqS&#10;goIKKHbNWd3GWX8rX6ObtsBjfy5flX+Xp5FVnpavV7+ufixfrX4ALz6F1ln5B7TOyj+t8l94+Gb1&#10;Cwy+tLouAlAJPwIsq94NsPZ9rwf4AXxB4PrQhOnGyRBf13GC0Ic4Qnx7HUBbh87N8CYZX4ymRKhh&#10;pqhgRNFDk4NvxhzchGfppA4nKY7Ho0wYHxs5gePvVRa9MC1j1mJgd0LQUIu+MHhBxn4fX1dlwCEy&#10;BiZHqAw4uqVOMooQZOwJTSCPAAqe2QGphzaqkTiG8DXRKadkQo3GgQN/9Wb1Cu2QWiBKNqFQya4E&#10;1DONkFq2cc9qvraLZq5Gsero/7eY1iv0zpypZnGeMi6uO1kGp6p2NvNrkAw0iJJajpc6x7oeTsVH&#10;Yz45gcQrOAQZOIws4v0UIu6ASHVIBHAnPIR6AEanXLywrQVw68CW384I0kH2iEFY9V0fnU3pjh/0&#10;wNsssT4yXh9hs3zEIRFB5MBuuonzVVY3E8HzZxCFQ9wVhgiLYe+BHStRd0bKcD4UEjEdDvU0wzMH&#10;7Ajp1NgHM8TT5TMiiiqNKMhAj3kdyiS6lE3MXISc8eFM8STVqeYcpwpSSCufIa96Taq6xKvaGda5&#10;E90I+5+KPE3kbsjTC7pQFOs0X5W2NYMGQRjiCCb4qm1i/3Pjz07jlO/Jn506owE5386frhs6rlcx&#10;aM+BcgSX3x8G7e/u7gbXsB8S3IZBgRXQWPpb5VVqN4HwsRm08bcNg67V42/FoMirH79C9z9UhvHf&#10;KsN4Xjfo1zX6PcwwodP1h5r5oaK+UIZvMoz+3vrJM0zjb5sMc78zDJQR1YXVe9YwugjBrHinGqbT&#10;6TlhnWFMPXivahh/P3R3N7cAeIGW6Nqy/k5vrifuQQ3T+Nsmw7xrhoF7KH2Xr++Kqh8e8NeC9b6+&#10;NTj/eWTn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NrlQff&#10;AAAACwEAAA8AAABkcnMvZG93bnJldi54bWxMj8FOwzAQRO9I/IO1SFwQdUjatIQ4VVXEAfVEgPs2&#10;XpIIex1itw18Pe4JjqN9mnlbridrxJFG3ztWcDdLQBA3TvfcKnh7fbpdgfABWaNxTAq+ycO6urwo&#10;sdDuxC90rEMrYgn7AhV0IQyFlL7pyKKfuYE43j7caDHEOLZSj3iK5dbINElyabHnuNDhQNuOms/6&#10;YOPIIuRb3LzfPPfI6e5r/DE1PSp1fTVtHkAEmsIfDGf9qA5VdNq7A2svTMzpchFRBassA3EGkvt8&#10;DmKvIFvOE5BVKf//UP0CAAD//wMAUEsDBAoAAAAAAAAAIQAUwVBNzwUAAM8FAAAUAAAAZHJzL21l&#10;ZGlhL2ltYWdlMS5wbmeJUE5HDQoaCgAAAA1JSERSAAAB4gAAAJsIBgAAAL6zmB4AAAABc1JHQgJA&#10;wH3FAAAACXBIWXMAAA7EAAAOxAGVKw4bAAAAGXRFWHRTb2Z0d2FyZQBNaWNyb3NvZnQgT2ZmaWNl&#10;f+01cQAABU9JREFUeNrt3StyHFcYhmHDQEHDLCFLMPQSBA2zDa0iUNDQ0NAb6Br3AYIqsVEmQIaG&#10;yUiuctnOXLp7zulze8BTNUzV+sFb8+kyr25ubl4BAHn4JgCAEAOAEANA8babzRshBoBMduP4+enu&#10;7rUQA0AGf4/jwy6Ej0IMAJlCvPfvdrN5J8QAkCnEu3H80sJE7agAVBnilxg3MFE7KgDVhriFidpR&#10;Aag6xLVP1I4KQNUhrn2idlQAqg9xzRO1owLQRIhrnagdFYAmQvwihPdCDAC5QvwtxtdCDAD5QvxY&#10;00TtqAC0FeLKJmpHBaC9EFc0UTsqAK2GuIqJ2lEBaDPElUzUjgpAuyGuYKJ2VABaD3HRE7WjAtB2&#10;iAufqB0VgPZDXPBE7agA9BLiIidqRwWgjxAXOlE7KgD9hLjAidpRAegtxEVN1I4KQF8hLmyidlQA&#10;+gtxQRO1owLQa4iLmKgdFYA+Q1zIRO2oAPQb4gImakcFoPcQZ52oHRWAvkO8txvHWyEGgEwhfrYN&#10;4a0QA0CmEL9M1MNwJcQAkCPEmSZqRwVAiDNO1N9fPL8d3242bwCgZM8TcsoQrz1Rf3/x8nApHwwA&#10;KrHmRC3EAJBxohZiADhkpYlaiAHgiDUmaiEGgBNST9RCDACnJJ6ohRgAzkg5UQsxAEyQaqIWYgCY&#10;ItFELcQAMFGKiVqIAWCG2BO1EAPAHJEnaiEGgJliTtRCDAALxJqohRgAlog0UQsxACwUY6IWYgC4&#10;wHM/hRgA8nm4v7//TYgBIJNdCH8JMQBktHSiFmIAiGPRRC3EABDJkolaiAEgorkTtRADQFyzJmoh&#10;BoDI5kzUQgwACUydqIUYANKYNFELMQAkMmWiFmIASOjcRC3EAJDWyYlaiAEgsVMTtRADwAqOTdRC&#10;DADrODhRCzEArOTQRC3EALCiXydqIQaAdf00UQsxAKzsx4laiAEgw7tiIQaATH78ObEQA8CKfv3N&#10;aSEGgPX872+JhRgAVnLov2sJMQCs4Nj/mxZiAEjv6CcwCTEAJHbqM4mFGAASOvURiEIMAGkdnaSF&#10;GAASOzVJCzEAJHRukhZiAEjn7CQtxACQyJRJWogBIIGpk7QQA0B8kydpIQaAyOZM0kIMABHtxvF2&#10;boSFGABiCOHxaRiuhBgAMtiG8HZJhIUYAC60dJIWYgC41AWTtBADwIUumaSFGAAucOkkLcQAsFSE&#10;SVqIAWChGJO0EAPAArEmaSEGgLkiTtJCDAAzxZykhRgAZog9SQsxAEyVYJIWYgCYKMUkLcQAMEGq&#10;SVqIAeCchJO0EAPA+RBfp4ywEAPA8Qi/Tx1hIQaAwxF+fLq7e71qiP8Zhj/2X/wTABQthK8rhPh6&#10;jQj/FGIAqME+lA8tTNJCDIAQZ5ykhRgAIc44SQsxAEKccZIWYgCEOOMkLcQACHHGSVqIARDijJO0&#10;EAMgxBknaSEGQIgzTtJCDEDfIc48SQsxAP2GuIBJWogB6DnE2SdpIQagyxDvxvFDSc/jqAB0E+J9&#10;hL+UMkkLMQDdhXi72bwr7XkcFYAuQrwL4WOJz+OoADQf4hInaSEGoJsQlzhJCzEAXYS41ElaiAFo&#10;PsQlT9JCDEDzIS55khZiAJoOcemTtBAD0GyIa5ikhRiAZkNcwyQtxAA0GeJaJmkhBqC5ENc0SQsx&#10;AM2FuKZJWogBaCrEtU3SQgxAMyGucZIWYgCaCfE2hD9rfR5HBaD2EH+q+XkcFYB6QxzC1+0w/C7E&#10;AJAhxDVP0kIMQO0hrnqSFmIA6g1xA5O0EANQbYhbmKSFGIAq7cbxtqXncVQAqvI0DFdCDABE8R/8&#10;X5np7R8T3wAAAABJRU5ErkJgglBLAwQKAAAAAAAAACEA24YkFb4fAAC+HwAAFAAAAGRycy9tZWRp&#10;YS9pbWFnZTIucG5niVBORw0KGgoAAAANSUhEUgAAAFEAAABRCAYAAAHdiHqgAAAAAXNSR0IArs4c&#10;6QAAAARnQU1BAACxjwv8YQUAAAAJcEhZcwAAIdUAACHVAQSctJ0AAB9TSURBVGhD5VsJfE1HF79B&#10;7Fo7rb20SmlRVa2ErkqpvQ1VWy0tpbakllj6tXa1p3ZRkiBCqVpDhNRWEok9IkFiJxQRkca75zv/&#10;c9+9ue/lPfXyof2+7/x+/zdz583MPXPuLGfOnFH+I/J6UyEilTgKOKch3T1JvbCS0tLSSE2Y7rxA&#10;81cVUg92E3h6elKTJk1IDX8lawHLSmUOzebXR08iWuNJn332GZUuXVoyS3qIXYGCeSSBChUqRO++&#10;+65kwrM1/A55DMrIyJjmP28q0akZROdDDLz88st+1iyZVKNGDXrllVfI3d1dahw7diwdPnxY3qTl&#10;MNHs2bPp7NmzkhHo27cvRUVF6c+2lJycbGTMlSuX0UhrmlNyww9/mVzy9EgInxkIHqB4W5Oykpow&#10;Q3jDJwZCBjnIrB78XPvEceMk89Wze+WrLe6jDNZyMKXPL0rqppak7h1E77zzjvQF9fhwUkOr6V/M&#10;XTLeDlJS3d1zSU3oB8ChmGjHfUBNWqx9Uobl2HfySdUrG5FJRGbQyZMnqUyZMvTnn39KzdWrVxdw&#10;/EPJYCLJoGcEihUrhrAZI5MSEhLkzxdffJE+//xzKlGihF7gDfxv0MqVK3NyIPxERkZKK8PDw137&#10;lO3qK3T58mV5wxofk1yzQ193ZrHe+D0L+C9a0tfFyr/twx8ydrSGo97SpTnZgHrAS4D4qsGKD4fO&#10;6e0aXGBbDVK31yTLoT7GzAGkp6dT/fr1tUrDa0kX04G0TxsobaQSM7V6TSmWL7c2Kahb29OAAV9T&#10;qVIlKP1MKM80E2mEry/9tnU1XT+1g8qVK6f1Miv+nKXQH4uVDK4mv1abLeW4ElDkOodGU4G4/euk&#10;b9M6KwJKy/P1qczAeulHYxk5GI7ppZdeIvRWTECIo2/x7CVxAJPRq6++KhMSxIE0LvaiVto5SYHc&#10;uXMbnJp7OCYtVLZv3z69twNvM5zT5s2by11junv37v07d+5YUlJSVAZCS2pqquX27dvyjP/wjJCL&#10;Pa+VdkI8SMs2atRod/fu3aMAb2/vmJ49e0bq8W+++SaqV69e+/HM6QcRcrHXtdJ/F2FiwkTg7+9P&#10;94NFdtpslh1CZaNGjZLZWUe2K03f4qnO/nFa1vF+57Q+nebWcj4EUbgnzZ4xXlb+e3/ESTfRlwaA&#10;roURr+MPxykqW/jjGG3iiOlFixYtooIFC0qlOjBxUMKsv24+mjJiwMc2EwYmBgw9/A1gwdUnDDrh&#10;65zT9CAlY2DP5qSG8Uy0+12bmYj/pjZt2hiV6hVKpXFjSdUqtZ3dPatZZ5UFBTX95mQQr2sNeapr&#10;Tlu2bKEqVaoYnBqVWWchpDF6oB6D0Fz8qS6vSmriRmrW7APymzWdPv30U1kwZQbSQ2tFOkoVlgp9&#10;tZoyqWLiHIW+/vprypcvr/5WGj16tE2FRvx3X6kMeXK5KVs5LMPIQtUiJj1tVKbj8ukY4jGuzY/B&#10;vP5vaMyyC6A87m6UL6/bNs7zAiMr8VBwj42NDYrYMFuWfPUYjxLr8o+l3xLxvqbZ8XNwcDCFrFh0&#10;gYs5rgw0bdq0wvrEGhIi6qDEoRpMmjRJuMRz27ZtJYRmyNMapjHHZF8hJxngxZ8qVqwo/5UtW1bC&#10;vHnz0rx58xJQ1iGhQg6kAs5IAQEBNhVi0UI8R44cEQjLly9PPNEizSnlZRgV3rx506gQWLZsmc0z&#10;Krx+/Trizgky4bfKdM9bApnqAV4aBPfu3TPSkOeXX35ZYS3qmJo2bYomiQqemJgoixWaOnXqVOmT&#10;8fHx3BnI4HLy5MlHpaAzGjNmzIZ+/fodwHrRpUuXyNatW+9DvGvXrpHFixffxsttBJ779+8fg/C1&#10;117bYC2aldAPGcYiznHzgNdVT0MF5f9t1dFHSZit7gbxh+uv0FmMcZ4b9o9TvPgv6J1/L4GZDh4K&#10;jRw5koVgS/gbE7tVK8z+gpldwgrECiL5DvchunfBOf68IcxibvfvrQzi+ONnFsx58Loxa/oEouQd&#10;Gi6uJrq0RgPijnAzWpiF5JdoO7BHzyyYG/mlJy3wG0fqGT9S4yfzOv6txKP2R1CFChWECdbW6NKZ&#10;gxKH0jpz5ky6mMDbw6ODBXR+udENfn5U3QAtH8XMLfRjhg7z0n2oty12vcUKR0+JDxs2lNzc3IQJ&#10;HWrceC3cxyrAbw0yceJbg9nl/WQj7DqzPFpVjxcV8undSlvqd9S1VVrswXmw4EKzRMhVGIDGiVBX&#10;Gcwg/hr4D8KwbsT/mtm7S5Tyt5cq9FrNSjYqg7q4BKmbWxEdm8Ob9kWsEA0hNaprJpNn5lG9evXI&#10;cvYnmj59ujBq3V1rDO5t5pBJ9ZcKWv07viD3nBqznL86eHFK6cuU6S151N6ZbmJw+QtcSU9NuWKo&#10;+3xJ3dnLUFl0tQWrJ12JoPz581PdunUp4+Im4t2ELMMpsfM1pjZWMeq1B79eZ3I0oyD4cUbutxYr&#10;5w79oBAMVSis+hel9etCqGHDN/nltahkyeJSYc6cOen991lzMTGLZ9Gz8IyX//IOeXl5SRryU6Dt&#10;F9KRw41DZtA9l7KJ6/6Y8ZeLAJamarcC89w9ND1zd+gMUGB0Jt96661MJoGfGxDN5ZUR8Sv7ZUeZ&#10;L18+YSyVv1YufOI1eVBPKAP7YGwGXVoaseZWOxdc5nLoxFJiOqMdzZ3j3M+MtRq2MFNmhJTgdJ5H&#10;r/5Gt9Z6UumSRcgSWp6KF3Lbzu/QmXO+UXdGa9euLaSrgNjII8RmHuog4hs2bJBNPeLY2GOg6PmB&#10;xDPxssk3p2Hvbn5m7YS+++472DuyN1+a9VRHTAI9evSQEExC8a1ZsyYdPXpU0vDZdSY7dOhA//L9&#10;wmDyjTfe4D7eUOIw2vDrPtDe6iKZdV9Ujok6T548orbq6TrM1gzoxQihMMKygTjKYVWChQPPsOVi&#10;Q4h4QkLCbQ4bMFwnZuZpDqSi5cu15YwVSoPJP/74Q0LAzCS2FAjBlM4ktr+vv/660QCYYqB/I27V&#10;wW2NkC6QW4ECBd5dvXr1iYsXL97jvU0CS3PtoEGD1vL8t7dz585ibeF+Gc3xY/xJz3/yySfJvNO9&#10;0bhx42usih/54osvdnOXiEQeZ8D//K4m2iuzQcnJyfT2229TqVKljHUZewAMksKFC0s/3Llzp+yf&#10;YM996qmnyM/PTwbUt99+S1999ZVMOU8//TTt3bvXMK5jzkRYsmRJCgwMxNxYlZE94k+aBnMvVhAz&#10;kwjBFD4bOn7VqlXp2Weflb6GgYU473ykMRjBqAOExqIsNjwI0S+tGxpbU7KLhKmhDqMV431GS2sc&#10;QLw1owXjI2uano4Q6Ri1eMbnNJfFtKPHYT0vzfg/JlqlvIc1F5uvIN6EYTOGTRn/9UAF4YlQxnKl&#10;pdV6JhY2HCJAb2xbX1MUOL2kZPw7SA3JZM6esGNs38BgspQUeJKUEaR8lMlcpinWDJhp5cw0k8nH&#10;t9E3U8ZWjyZqaG2NOd6eOty2WjFi+DcEhfmJMZnxa7UPsUMU3TA1Mavt2QGGePcjnP5gf8RVPD4m&#10;1R0NmtLPBUU5pTtx2r5a309fYj3Rfj9twsC+3WRP/tj6ZEZYwxbqdqvkrm0n9XywGNsB3dIHmI3u&#10;9vDp35Wa1XkMTNI2j1YWg7lt2sYfG3mEDKQjG6CeGCnLHdbdrl270ubNm3nnONTY+PsO7kYfv/EI&#10;mWSptTSYu7gq80gSwBEkS2bp0qU2TNojJeFn47gSGOXd6dFMQTwJN7f8WlZerib5Z7VIxPQidVcj&#10;iVPyb6IDcjEDw4cNpXbt2kHlt7VI/OZBowZ52UvStYGjBitNrEchRKd/tLU+mLH/Y2GyZ8+e0hDz&#10;Bh+4d++uhFk2+eG1yLd/O2pu2ycfjkmWXFNrIaLYf2kVHjRZHuyx531aOH+2MAgULVrUYBD6I8KM&#10;0wvsGNTwTZ9WBNPMQ09B6nKlnPW8h5n7Xju5DqtJ6vaXSY3uSZbDfTnskYXJIwe2yCZJ5REOJnW9&#10;DzgTF+WQOR04l3rrJZZ2oHKf8z947YbkYFeBfSXTSuBG6qo63Hf6MtNLuc9NIMvBnjYM+vr6ilKq&#10;Hv7akCSqA+rU4bIOGEOjaY6bvKNezUoEO9LbL4mVLB94cUjGpzWYY2aDWYp7fDRbTsxkni7mkBr6&#10;sWZVWNuQN+w7hKFzZ2PFpqgziH6JugB75iiosM074I2CT71pmHKY8zs/IMrC4Py8pK5/nyhqbKax&#10;aQdLb2Nzwwxy7thvwpDl+E8S4vNiDlSTAujNN9+0YZACbRnTAeNWi7oKLRugxHL++uDFId0NUG6W&#10;LszbzCnWwgvyk7rubR6toyjx1CHq3PlTatmyGb3wwgtEEV/R1CmT6XDkLqLQ9sIsGMR0Q0vLEa3T&#10;7Dm1atWi6ye3ZWHKjPxwqmDh5MmlrGE2XtO4cUBliivPIyMsU2Ky4z6CT+zhUZ9fVp83SVWMjTgY&#10;uXI81JAk7fxSGIqN2UO0rKoweSsxUtKw0dq0LsQhcyULKXRoMm/sZyqpXO8sRjnw4ozc8+VW2uqf&#10;OmVpDQlxDKo7IpkB0wb9PkJj8PAsYSbpxF7t2b8YUXAtYRz50LCuXbtkYS6Rw+uaa0kwA5v6v/QH&#10;wl6iPcxnMKNx/IE4GblVY+iCNljozvlMqc7NqZnqOI7zXmxh6TRrQMxUuSIKxUzLTclL8oC5lYy2&#10;DIf+L46oYLFCOTrBzwVnufz8QFBYR+rTp4/G4K1TmT4zwHxmikMc/sFUQvMVqlxCoZ2TnqYLi566&#10;y+VdZk6ngs+Xc+8KW1++PG50eqWdzdCMk7My7Yd7umW1IQZyI67yYIrsT+1beBBskqcWPHuH35Ft&#10;5hSLxTLl1q1bP0buDd0N/7YpU6aQGmc95GZYDnTNPPQGkpZph96JAXR/VwuetL21Z+DcSqJ4P4oI&#10;XUkxe9aQyoou71kO8mvaMQrIC12lGTNmiG2vU6dOhpfSjRs3JKxWrRr9mXZL4s2bN6fevXtLXAdc&#10;/26cDbdJg0kE5cxpp0+fxhpcQnuji/QgBgHdncrMYP/+/Q1LbGpqqpEXfW/Hjh0Gg2FhYRJaDUvd&#10;GThOd43+isH27dtLCAYxQGB59fHxkUkc6SkpKUbe6Ki9NHvaCIPBO3fuSAjtm181lVFUXuoKgUGY&#10;2uwZRBrMa5xFAMaaNWsmcTCtp3P/NaQJps+cOSMMorzuKImDIg5nMIozXCNsvDmgjz76SJzaMIdd&#10;u3ZN0nSTHPAgBvV4pUqVYAI2nuFjgNC6Vv+L8RTDNUKn5kAY1G2DOoNmL7yHYXDVqlU3qlatCr+Y&#10;LP8xxjNgJ3eNdAax2OsKKPoOQjCsbzfNDHp4eEgI3L5924hjL41+qj/bMTiT4fonvnz58q8cGBXB&#10;OD548ODjiIPBmJgYSTczqANdIC4uDhqykYbBpMcfCYNMxT/55JNZ8fHxd0+ePJny3HPP7axcuXJg&#10;v379QmEM5xeKi0m3bt0OdezYMd7Ly+sqDOpA+fLlk1jy+2BUNxvQHYHfg1GcLQbd0tLSUnm6ULdu&#10;3boPDpnwxNE9dPCMuO6kafbescbvI4/+jBDl9XIAHDv5PTADu77UqaqahwPZU8Bv2Nvbm9asWSOT&#10;K0Yf+iZGJ85IuAHyuWDxx3Et4jjUgR64ceNG4zTggw8+oB9++EH8mLDaQMPhvB0Yrk/Ue/bsweaF&#10;kpKSZH8xbNgwWa6QpjOI4wr0QZaOpEOJ1RnESMfch4MfzIM4d0ZfXbJkCU2bNk3yWBn8luG6uTg8&#10;PDwvBkaRIkXEYorTov3799P8+fNliwmJQJqYeHUGCxQoICMegwTnJJAiGOS+K3HUA4/ETZs2yZkK&#10;9+fsM8iUgydrnyFDhhwoW7bsVl7GDvbo0UP8dgH49PIc+TuniW+WDp5ODsK/lwfLHi4Tzd3DJo/V&#10;L9ioh98Dj8ZsG9yxkW7KQEfGeQfORsxnHniGmm5OQxzpyI8zlOYM5DGXMZ+V1GO4dlxLRKyra85j&#10;HJoL26dlMVVY/3NUVidWsR2m//OJ5in5LSFKEDZtjpC2TFk5rpNSjLNiY/VgO87/G6nBSgsIyRKs&#10;kH8fzUTEyTZAGv5DHuTdPFzpy+lYhFy7ufK/RhkrlFYQCI6GvBpowsImgrdtPJpsCWnW2VOOiVAG&#10;Za2ubrAw/ncOv+yS3vMgCLiFcpL1qsPDka72d2DB68IMHmgjzP/doZ4RWq8ZGgxjfbs3NOGNGDGM&#10;u1ka0f0U18BlRo4YLnXgbtl9rhN1B2rXv/73hJmxrUFTnEnidM37c085Ax82ZCBR2kWilFjGiWyC&#10;y3Idw4cMEmE2raWInzCEafW7/O8Xpro6fxOcilBoLfqig2Y09psxmSj1LNEfB+Sokq6GPhrcPk7e&#10;/XuJMF9/XhMk3v1fK8yMrR7N9Z43sKun7AkG9u1KdOsw0ZUNtri8nujcErqTfEpUb6jw2BglXzlH&#10;dH4ZUZK/a7i+R97FbNB7L2f2zOXapd9//gKUsd2zJYSHo93hvbSeN3fWOG7YLlLPLiAVZ4KnxpOa&#10;9JMNNm/eJEPcbAsCYIKRMifHUOr5bXQtIYzUK5u0cmfmkBo/Vf6TPHagS+to6EDtCljrepkLkPX+&#10;wj9PmBTu0UqEF+ZJo/towlvw41jpZeqpyYxJmcDhPJzijw8z0m5ejJEyABznUCUACyC24/ou1xlw&#10;K1/FnTjUa4NeRIkLaaR3F8kHNcpQjXz+IcLMWF24hSG83poQFvpxTzgXROoxH8JdZ8cYTOr+tprP&#10;e/wUOp0Qxz11PveyLXRg1wY6dvSI4fDnCLBjREX+TsHLA418h6P3k7qP69vb1AE+5I81kUZ7d5S8&#10;ZmFar+s/+TlTtR7bQ1Vp87oi5oSFM0cSnZlH6sHPHx6RHUndUZvUiDf5uRtRwlQaMmSI0SthOOLX&#10;OQRMGfHRv1LA4tnyDFOH5Qh/ILk77gT8Ljo+nEYO+FjKtGbe0Qa0xXoz/vELMyNEaYoVT+WXvs+T&#10;NifR0L5tiE6MZAbrsFA6iTBcxr4W3MhXSD3wCQ0dOtQQog6zg5E9QkNDxZ0V8R49enAPb6PV9UDU&#10;Ep6H9dM8ndEWtAlte2zCzFimNMHXAqA+cBIN7PUR0Umeh+wZtPaqbIHLLlk4Xfx4Iby0tDRDqDCT&#10;m238ZgwYMIAOHIDKxAsPerY9Tw8A8cI0iNuCenTVCPD/Su6kPRph8k5gFyod2ExjeHDXD4h2fmVz&#10;hJ0JN1IXFCQ1+AVSf+tCluNjyXJqCmMyWWJHaQ4wjoRnxp0zckwOT7H0m6c47XO6evWq0SsxxM0O&#10;MjqkF+5p7FBQD0RYDaLAp7lNfaRtUte73BZu88UFShw/w+kaZ2au3/0AsQAHoLIRbTVGr2zxFkE5&#10;FN7i4qSufo3UrV6k/j6cKHqi5lYSG0AUt4wXk9ncyEGkbm5LtLYRqds+4gm/Q+blK56rVoUEi6Bw&#10;G+dW8hkuM0hOLHUBmvHcc8/ZCBFDWt3f2rGg7LG5KtHCPA7bcZXbiPp8uc1o+8Iv5foRDKowrLou&#10;yIxgZS4qqvOcxqhlbu6sL56Tg9SlZUhdC+WaF4fIMYZPjoGYH0g9PI2FOJDULe0It+4NPwgrrh0P&#10;NQQ0YcIEUbixAuMyPfRH2M71/8eNG0dXLsRLHLZ18AakHef3OBLa1uo8OkoanlEPgsptRF21K/Ez&#10;t33dUPH9+YYBL37nXlTO6MJc5VNUtMpbY3Ldl1lfKv5CK14kdT2GUg+iA6NZcNwLTyykK2eiKSIi&#10;nA4f2M5qzybaE7aKEg9tzvR+AXZ+QUlHw+XiBQS3atUq7qHD5L/zSWdFUA0aNJATO+iQ107v5Z7b&#10;nT9KfwoKCpL/cXUQw/9K0iGiXysTLSvKfDn44A+BX3trbUWb0fYvGyv7+BmHFxjWhRguU/7E2cp8&#10;VHZ0qnaJDTf67kwzvXheXlIDK/BQrssNm0o/LZ5H/ft/Rd27d6FWrZrTe+81otq1a9Kzz5bmuS6n&#10;9Co0GifNrVu3pvXr11NGzI9E62xvAdK2TnJcpPe+eXNnE21mTQDv9C+u5Tk8Q+ZCPQ+O2XEiFH8o&#10;gmh+gUweHxKln9LaeITbijYH9lESWQaBDBiAazBwZucyYVUqUr6Y8s4df+UGKj41U/tSEGaKfpfz&#10;4HiaNOF7bsQLVLlyRdYbK1GlSuWodOmS3KgCWbZzAHoWGr5mzc9EcGo0CxA4NE12IrqAxJlM/29p&#10;We29cC5b+xbdj19N33//vZEX53V45/hxvGva2MJGUI5QqpDGE9qGNl5bpNzL565s5bQgBnY2cOXD&#10;hbFsr9IoCMcd3F/ySlmaI51W5aBTfjjPU+R6ZoVntXul2QF2HGj4qZhwWyGe3y4HnbpgbPzJdMzX&#10;rnrS6nqZaX+myCkspgD940n5o342gsvw03oe2hA3KwehTTeDcuBoGVdF4U2FG5k4TavMcH0udEJY&#10;mXBmWM3dXfn01op8t9RfnqJ9PxSg3LkcC8gV4BCWIvpwz+IG/9KIKO0aNWrUyCTEc9p/9gipQzSX&#10;hbCI1ZS1HkZ62sWDUg6nzoMGfk20ojovLArd5KFasZgiPO+dXIDQhqsBBe/lcpOeB+GNY8AdDVda&#10;0Xmyp9r8BRnCLFc6R5erAUWvqpueobAJxShvbu3LQ92AAFxFdHS0zJEtW7YUhxodbdrwXHgzlmgD&#10;C8gZVlbguZJ72aoq9EfyJREg6jwSxfMj/5+8oDRVKakIj+AVPMctKZxauKBbGPP8xIRnT7owq9eo&#10;4N7tfEjFS5ZtVSh0UhlhtGhBhRKhUoRwL3EV64oRhbMalB2sKaTVEcZDnJ9TNjWk9i096d13GtL+&#10;oBZkCa9BcYvLp5QoLJeo4duKYfvEhadcuHAhf3h4OI0ZM8YAnC6uXLkiOpyehvjdu3fp4MGDRhpu&#10;WdxNuUG3TwXjrqiRPmfOHLp//z6tWLFCFgk9XQec5iJ27iD13nW6Hf0dpcXNl3sv9vl04Eoz8ynv&#10;s/9v4sSJuE2s3rhxI3379u3jCxQo8OStOLjarLsq6oBHIC6M616BAOLwDjRfHgc+/PBDUlXVuO0O&#10;wAsL/pc4MtU9BAHE7Z/hcaOqliy34c2ANw4Eae9Aaq4LwBXr48ePx3Cz3mTgHDsn2vjYCZfY/xMh&#10;omHwb3oYIcJ/6tixY4afKID5LiUlJYsQcWsf++zoyL107EhUFiHi6AHl9Jv8AGyTcI7lZkGhxoV5&#10;qDKPn/4TIWL7Bv8sAEKEOxTUHDQQQsTFKtgKdaBeLDi4LgSTGAQMITgSIj7E7t275Uo6LED2QoR1&#10;aO3atfJuLH64GQ6dknmEbyJ8X+EwlC3XPpcJQsQBOhRmGEPhK9axY0cRIhgE4wDiEKK/v79Dy4sZ&#10;yAvfMXsHTLiyRkZG2qRBmHC8xFDEdg/CBh/4GAD20/Hx8TIXIw7ovr3mevBOnON4eHhE8PMkxnsM&#10;172cs0O6EDlqAKoIvjwEq6eBcTDJc6iRhvMSCFh/1pFdIZrT4XV46dIly5EjR+7Gxsam7tu3z+Z/&#10;9DyUszfy3rt3D+FoBubFbO2PXSYIEX6eHDUAv0249JqFiN5x8+ZNGyHif7hU2vdMZ0LEPBcVFWWT&#10;9iAh8oqczsP5MvNywZkQMXLM6devX0c4jQFfQHidPX7y8fEpdO7cORtGIBSzWQpo3LgxhHjfXogQ&#10;7KRJk2zyOhOiI8CAgfnTXohmYH60F/5fCBG+2E9uTmTKxQ2pzkMmCr0PlhQsELg3+vzzz9OIESPo&#10;4sWL1L1798Pckw5gYYB3MQDrTXJysgXQ0wDMm9ATV65caaTZY+HChTLXLViwIHX06NE3cL7iKB+A&#10;xezy5cs2aTNnzpShC53UnA5dltv0xIUIglmoIgMutD48ac9i/MRYxs+wfixi4K5CH8ZnDJxZ/MCY&#10;Y4UfA4wjnM2Yy5jPWMoIYWxkhDN2MXZbQ+wycEsAdUMlGcgYxZjO0OvNDsAHjk6h4hRhPBkiolw8&#10;/I5iLsSqB8CoGhERIUMEzxjeZ8+elTMT7F7Kli0r8xasM/gf+XBpCWoP4gDmu+LFM61CGLqwdGMF&#10;7ty5s6QFBARIGX1exa7kmWeeMcpA98OowPWdXbt2SRreB6MudE48Y9cCX30Yg7ds2YIP15CBu5e5&#10;GU+G4LPPQ1IYatWqFXl5eYmu16VLF2kcfPjxH3YO+mIDQcBEBcUZz/C9gb6HuRBzIlxJ4D6vr57I&#10;D5UFOilWdeiVSOehLCs/TxfyQerWrSt1QGioGwT9D1OMPsdiW4oQQxohPiwEi3sBnIa7ejgCqMvI&#10;3n297JC9EGvXrk2FChUS5RhCxB0B/AflFkLU1RpcioDiC4MrlHFM9hCcIyFCwUZv9vPzEyHqF7ih&#10;XkGIvXr1kl6H+p0JsWnTplKG51HhSxem7hgAIU6ePPkox/UjgGxfEcgO5UhKShqDHQIYwR3DQ4cO&#10;qefPn8/AJh+uwRh2uEqFRmM1x5BevHixLA7ID2C4cW9UISggPT1deh4WJ26cDDsICEYJ1IlFgT/e&#10;/e3bt8t7ceaMBYRXXQvqRx2g8ePHy/uwc8FwR9nly5eL8u/r60u8KMo0ge3n9OnT/zYhgrDPxCXz&#10;LxnQ+HGnG7eiJjKwiGDC/pGBxQP/AXocIf4DkA96GrZe+n9mmMsiP/Kh/snWOP5D+SnWUF+w9LJ6&#10;OSxgZn70PBMYuDSKc5RHZsV2hWBCwteDagCTEq7YYuukP5e2ho6A/wCc6aIcQkf5zNDrQ/1QjPUy&#10;KI80Z3Wg3DNW2POEMugQ0DhcMIcpyr8BKtiaJB+p7r8AAAAASUVORK5CYIJQSwECLQAUAAYACAAA&#10;ACEAsYJntgoBAAATAgAAEwAAAAAAAAAAAAAAAAAAAAAAW0NvbnRlbnRfVHlwZXNdLnhtbFBLAQIt&#10;ABQABgAIAAAAIQA4/SH/1gAAAJQBAAALAAAAAAAAAAAAAAAAADsBAABfcmVscy8ucmVsc1BLAQIt&#10;ABQABgAIAAAAIQCwIxm9OgUAAGYZAAAOAAAAAAAAAAAAAAAAADoCAABkcnMvZTJvRG9jLnhtbFBL&#10;AQItABQABgAIAAAAIQAubPAAxQAAAKUBAAAZAAAAAAAAAAAAAAAAAKAHAABkcnMvX3JlbHMvZTJv&#10;RG9jLnhtbC5yZWxzUEsBAi0AFAAGAAgAAAAhALNrlQffAAAACwEAAA8AAAAAAAAAAAAAAAAAnAgA&#10;AGRycy9kb3ducmV2LnhtbFBLAQItAAoAAAAAAAAAIQAUwVBNzwUAAM8FAAAUAAAAAAAAAAAAAAAA&#10;AKgJAABkcnMvbWVkaWEvaW1hZ2UxLnBuZ1BLAQItAAoAAAAAAAAAIQDbhiQVvh8AAL4fAAAUAAAA&#10;AAAAAAAAAAAAAKkPAABkcnMvbWVkaWEvaW1hZ2UyLnBuZ1BLBQYAAAAABwAHAL4BAACZLwAAAAA=&#10;">
                <v:shape id="_x0000_s1051" type="#_x0000_t75" style="position:absolute;width:61525;height:18459;visibility:visible;mso-wrap-style:square">
                  <v:fill o:detectmouseclick="t"/>
                  <v:path o:connecttype="none"/>
                </v:shape>
                <v:shape id="Рисунок 60" o:spid="_x0000_s1052"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DgawQAAANsAAAAPAAAAZHJzL2Rvd25yZXYueG1sRE/LisIw&#10;FN0L/kO4gjtNR/BBNYoIzsgM+MbZ3mnutMXmpjSx1r83C8Hl4bxni8YUoqbK5ZYVfPQjEMSJ1Tmn&#10;Cs6ndW8CwnlkjYVlUvAgB4t5uzXDWNs7H6g++lSEEHYxKsi8L2MpXZKRQde3JXHg/m1l0AdYpVJX&#10;eA/hppCDKBpJgzmHhgxLWmWUXI83o8D87oen3efg57q7bP90vcTJ1/hbqW6nWU5BeGr8W/xyb7SC&#10;UVgfvoQfIOdPAAAA//8DAFBLAQItABQABgAIAAAAIQDb4fbL7gAAAIUBAAATAAAAAAAAAAAAAAAA&#10;AAAAAABbQ29udGVudF9UeXBlc10ueG1sUEsBAi0AFAAGAAgAAAAhAFr0LFu/AAAAFQEAAAsAAAAA&#10;AAAAAAAAAAAAHwEAAF9yZWxzLy5yZWxzUEsBAi0AFAAGAAgAAAAhAL04OBrBAAAA2wAAAA8AAAAA&#10;AAAAAAAAAAAABwIAAGRycy9kb3ducmV2LnhtbFBLBQYAAAAAAwADALcAAAD1AgAAAAA=&#10;">
                  <v:imagedata r:id="rId18" o:title=""/>
                  <v:path arrowok="t"/>
                  <o:lock v:ext="edit" aspectratio="f"/>
                </v:shape>
                <v:shape id="Блок-схема: альтернативний процес 61" o:spid="_x0000_s1053"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hzxxAAAANsAAAAPAAAAZHJzL2Rvd25yZXYueG1sRI9BawIx&#10;FITvgv8hvEJvmrUti2yNUksLQrFQFfX42DyzSzcvSxLX9d8bodDjMDPfMLNFbxvRkQ+1YwWTcQaC&#10;uHS6ZqNgt/0cTUGEiKyxcUwKrhRgMR8OZlhod+Ef6jbRiAThUKCCKsa2kDKUFVkMY9cSJ+/kvMWY&#10;pDdSe7wkuG3kU5bl0mLNaaHClt4rKn83Z6vg2Bz2J/eVf68/tF+GbvpizPNRqceH/u0VRKQ+/of/&#10;2iutIJ/A/Uv6AXJ+AwAA//8DAFBLAQItABQABgAIAAAAIQDb4fbL7gAAAIUBAAATAAAAAAAAAAAA&#10;AAAAAAAAAABbQ29udGVudF9UeXBlc10ueG1sUEsBAi0AFAAGAAgAAAAhAFr0LFu/AAAAFQEAAAsA&#10;AAAAAAAAAAAAAAAAHwEAAF9yZWxzLy5yZWxzUEsBAi0AFAAGAAgAAAAhACV+HPHEAAAA2wAAAA8A&#10;AAAAAAAAAAAAAAAABwIAAGRycy9kb3ducmV2LnhtbFBLBQYAAAAAAwADALcAAAD4AgAAAAA=&#10;" fillcolor="#c0504d" strokecolor="#f9f9f9" strokeweight="3pt">
                  <v:textbox>
                    <w:txbxContent>
                      <w:p w14:paraId="7E58AD5B"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62" o:spid="_x0000_s1054" type="#_x0000_t75" style="position:absolute;left:2562;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9RlxgAAANsAAAAPAAAAZHJzL2Rvd25yZXYueG1sRI9Ba8JA&#10;FITvBf/D8oReSrMxWAmpq0gl6KnUtDn09si+JsHs25BdNfrru4WCx2FmvmGW69F04kyDay0rmEUx&#10;COLK6pZrBV+f+XMKwnlkjZ1lUnAlB+vV5GGJmbYXPtC58LUIEHYZKmi87zMpXdWQQRfZnjh4P3Yw&#10;6IMcaqkHvAS46WQSxwtpsOWw0GBPbw1Vx+JkFMzLl9n3x22XWqqK67Ys3vPt6Umpx+m4eQXhafT3&#10;8H97rxUsEvj7En6AXP0CAAD//wMAUEsBAi0AFAAGAAgAAAAhANvh9svuAAAAhQEAABMAAAAAAAAA&#10;AAAAAAAAAAAAAFtDb250ZW50X1R5cGVzXS54bWxQSwECLQAUAAYACAAAACEAWvQsW78AAAAVAQAA&#10;CwAAAAAAAAAAAAAAAAAfAQAAX3JlbHMvLnJlbHNQSwECLQAUAAYACAAAACEAIdfUZcYAAADbAAAA&#10;DwAAAAAAAAAAAAAAAAAHAgAAZHJzL2Rvd25yZXYueG1sUEsFBgAAAAADAAMAtwAAAPoCAAAAAA==&#10;">
                  <v:imagedata r:id="rId19" o:title=""/>
                </v:shape>
                <v:shape id="Блок-схема: альтернативний процес 63" o:spid="_x0000_s1055"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VSxAAAANsAAAAPAAAAZHJzL2Rvd25yZXYueG1sRI9Pa8JA&#10;FMTvQr/D8gredFOFoDEbSe0fvdnG4vmRfU1Cs29jdtX47bsFocdhZn7DpOvBtOJCvWssK3iaRiCI&#10;S6sbrhR8Hd4mCxDOI2tsLZOCGzlYZw+jFBNtr/xJl8JXIkDYJaig9r5LpHRlTQbd1HbEwfu2vUEf&#10;ZF9J3eM1wE0rZ1EUS4MNh4UaO9rUVP4UZ6Mgnx3Py+1wetWL9+f8I5bLw8veKzV+HPIVCE+D/w/f&#10;2zutIJ7D35fwA2T2CwAA//8DAFBLAQItABQABgAIAAAAIQDb4fbL7gAAAIUBAAATAAAAAAAAAAAA&#10;AAAAAAAAAABbQ29udGVudF9UeXBlc10ueG1sUEsBAi0AFAAGAAgAAAAhAFr0LFu/AAAAFQEAAAsA&#10;AAAAAAAAAAAAAAAAHwEAAF9yZWxzLy5yZWxzUEsBAi0AFAAGAAgAAAAhAN4HhVLEAAAA2wAAAA8A&#10;AAAAAAAAAAAAAAAABwIAAGRycy9kb3ducmV2LnhtbFBLBQYAAAAAAwADALcAAAD4AgAAAAA=&#10;" fillcolor="#9bbb59" strokecolor="#f9f9f9" strokeweight="3pt">
                  <v:textbox>
                    <w:txbxContent>
                      <w:p w14:paraId="7E58AD5C" w14:textId="7280892E" w:rsidR="00E86B26" w:rsidRDefault="00E86B26" w:rsidP="00E86B26">
                        <w:pPr>
                          <w:pStyle w:val="a3"/>
                          <w:spacing w:before="0" w:beforeAutospacing="0" w:after="160" w:afterAutospacing="0" w:line="256" w:lineRule="auto"/>
                          <w:jc w:val="center"/>
                        </w:pPr>
                        <w:r>
                          <w:rPr>
                            <w:rFonts w:eastAsia="Times New Roman"/>
                            <w:sz w:val="16"/>
                            <w:szCs w:val="16"/>
                          </w:rPr>
                          <w:t xml:space="preserve">Create Region </w:t>
                        </w:r>
                        <w:del w:id="36" w:author="Bohdan Benetskyi" w:date="2017-02-22T11:10:00Z">
                          <w:r w:rsidDel="00957975">
                            <w:rPr>
                              <w:rFonts w:eastAsia="Times New Roman"/>
                              <w:sz w:val="16"/>
                              <w:szCs w:val="16"/>
                            </w:rPr>
                            <w:delText>Report</w:delText>
                          </w:r>
                        </w:del>
                        <w:ins w:id="37" w:author="Bohdan Benetskyi" w:date="2017-02-22T11:10:00Z">
                          <w:r w:rsidR="00957975">
                            <w:rPr>
                              <w:rFonts w:eastAsia="Times New Roman"/>
                              <w:sz w:val="16"/>
                              <w:szCs w:val="16"/>
                            </w:rPr>
                            <w:t>Worksheet</w:t>
                          </w:r>
                        </w:ins>
                      </w:p>
                    </w:txbxContent>
                  </v:textbox>
                </v:shape>
                <v:shape id="Блок-схема: альтернативний процес 64" o:spid="_x0000_s1056"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9gxAAAANsAAAAPAAAAZHJzL2Rvd25yZXYueG1sRI9Pa8JA&#10;FMTvBb/D8oReSt1oJYToGoIi7alQWzw/si9/NPs2Ztck/fbdQqHHYWZ+w2yzybRioN41lhUsFxEI&#10;4sLqhisFX5/H5wSE88gaW8uk4JscZLvZwxZTbUf+oOHkKxEg7FJUUHvfpVK6oiaDbmE74uCVtjfo&#10;g+wrqXscA9y0chVFsTTYcFiosaN9TcX1dDcK+PJUlq95d34/r5J19IKY3A83pR7nU74B4Wny/+G/&#10;9ptWEK/h90v4AXL3AwAA//8DAFBLAQItABQABgAIAAAAIQDb4fbL7gAAAIUBAAATAAAAAAAAAAAA&#10;AAAAAAAAAABbQ29udGVudF9UeXBlc10ueG1sUEsBAi0AFAAGAAgAAAAhAFr0LFu/AAAAFQEAAAsA&#10;AAAAAAAAAAAAAAAAHwEAAF9yZWxzLy5yZWxzUEsBAi0AFAAGAAgAAAAhAKC+n2DEAAAA2wAAAA8A&#10;AAAAAAAAAAAAAAAABwIAAGRycy9kb3ducmV2LnhtbFBLBQYAAAAAAwADALcAAAD4AgAAAAA=&#10;" fillcolor="#8064a2" strokecolor="#f9f9f9" strokeweight="3pt">
                  <v:textbox>
                    <w:txbxContent>
                      <w:p w14:paraId="7E58AD5D"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65" o:spid="_x0000_s1057"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Mf/xAAAANsAAAAPAAAAZHJzL2Rvd25yZXYueG1sRI9Pa8JA&#10;FMTvgt9heYIX0Y0Wg6SuEgtCDy34J+D1NfuahGbfht2tpt++Kwgeh5n5DbPe9qYVV3K+saxgPktA&#10;EJdWN1wpKM776QqED8gaW8uk4I88bDfDwRozbW98pOspVCJC2GeooA6hy6T0ZU0G/cx2xNH7ts5g&#10;iNJVUju8Rbhp5SJJUmmw4bhQY0dvNZU/p1+jwH3uJi+XojqevxYHzFP3kWNRKjUe9fkriEB9eIYf&#10;7XetIF3C/Uv8AXLzDwAA//8DAFBLAQItABQABgAIAAAAIQDb4fbL7gAAAIUBAAATAAAAAAAAAAAA&#10;AAAAAAAAAABbQ29udGVudF9UeXBlc10ueG1sUEsBAi0AFAAGAAgAAAAhAFr0LFu/AAAAFQEAAAsA&#10;AAAAAAAAAAAAAAAAHwEAAF9yZWxzLy5yZWxzUEsBAi0AFAAGAAgAAAAhACZYx//EAAAA2wAAAA8A&#10;AAAAAAAAAAAAAAAABwIAAGRycy9kb3ducmV2LnhtbFBLBQYAAAAAAwADALcAAAD4AgAAAAA=&#10;" fillcolor="#4f81bd" strokecolor="#f9f9f9" strokeweight="3pt">
                  <v:textbox>
                    <w:txbxContent>
                      <w:p w14:paraId="7E58AD5E" w14:textId="77777777" w:rsidR="00E86B26" w:rsidRDefault="00E86B26" w:rsidP="00E86B26">
                        <w:pPr>
                          <w:pStyle w:val="a3"/>
                          <w:spacing w:before="0" w:beforeAutospacing="0" w:after="160" w:afterAutospacing="0" w:line="256" w:lineRule="auto"/>
                          <w:jc w:val="center"/>
                        </w:pPr>
                        <w:r>
                          <w:rPr>
                            <w:rFonts w:eastAsia="Times New Roman"/>
                            <w:sz w:val="16"/>
                            <w:szCs w:val="16"/>
                          </w:rPr>
                          <w:t>Create Pie Chart</w:t>
                        </w:r>
                      </w:p>
                    </w:txbxContent>
                  </v:textbox>
                </v:shape>
                <w10:wrap type="topAndBottom" anchorx="page" anchory="page"/>
                <w10:anchorlock/>
              </v:group>
            </w:pict>
          </mc:Fallback>
        </mc:AlternateContent>
      </w:r>
      <w:ins w:id="53" w:author="Bohdan Benetskyi" w:date="2017-02-22T11:02:00Z">
        <w:r w:rsidR="00957975">
          <w:rPr>
            <w:lang w:val="en-GB" w:eastAsia="en-GB"/>
          </w:rPr>
          <w:t>After end of data extraction, we can open our first worksheet. By default name of “Sheet 1”.</w:t>
        </w:r>
      </w:ins>
    </w:p>
    <w:p w14:paraId="7E58AC8C" w14:textId="1F06F7FB" w:rsidR="000001AB" w:rsidDel="00957975" w:rsidRDefault="000001AB" w:rsidP="007763BE">
      <w:pPr>
        <w:rPr>
          <w:del w:id="54" w:author="Bohdan Benetskyi" w:date="2017-02-22T11:03:00Z"/>
          <w:lang w:val="en-GB" w:eastAsia="en-GB"/>
        </w:rPr>
      </w:pPr>
      <w:del w:id="55" w:author="Bohdan Benetskyi" w:date="2017-02-22T11:03:00Z">
        <w:r w:rsidDel="00957975">
          <w:rPr>
            <w:lang w:val="en-GB" w:eastAsia="en-GB"/>
          </w:rPr>
          <w:delText>After end of data extraction, we will</w:delText>
        </w:r>
        <w:r w:rsidR="00E86B26" w:rsidDel="00957975">
          <w:rPr>
            <w:lang w:val="en-GB" w:eastAsia="en-GB"/>
          </w:rPr>
          <w:delText xml:space="preserve"> see</w:delText>
        </w:r>
        <w:r w:rsidR="002477D0" w:rsidDel="00957975">
          <w:rPr>
            <w:lang w:val="en-GB" w:eastAsia="en-GB"/>
          </w:rPr>
          <w:delText xml:space="preserve"> your</w:delText>
        </w:r>
        <w:r w:rsidR="00E86B26" w:rsidDel="00957975">
          <w:rPr>
            <w:lang w:val="en-GB" w:eastAsia="en-GB"/>
          </w:rPr>
          <w:delText xml:space="preserve"> newly </w:delText>
        </w:r>
        <w:commentRangeStart w:id="56"/>
        <w:commentRangeStart w:id="57"/>
        <w:r w:rsidR="00E86B26" w:rsidDel="00957975">
          <w:rPr>
            <w:lang w:val="en-GB" w:eastAsia="en-GB"/>
          </w:rPr>
          <w:delText>created worksheet</w:delText>
        </w:r>
        <w:commentRangeEnd w:id="56"/>
        <w:r w:rsidR="001E6EDA" w:rsidDel="00957975">
          <w:rPr>
            <w:rStyle w:val="ab"/>
          </w:rPr>
          <w:commentReference w:id="56"/>
        </w:r>
      </w:del>
      <w:commentRangeEnd w:id="57"/>
      <w:r w:rsidR="00957975">
        <w:rPr>
          <w:rStyle w:val="ab"/>
        </w:rPr>
        <w:commentReference w:id="57"/>
      </w:r>
      <w:del w:id="58" w:author="Bohdan Benetskyi" w:date="2017-02-22T11:03:00Z">
        <w:r w:rsidR="00E86B26" w:rsidDel="00957975">
          <w:rPr>
            <w:lang w:val="en-GB" w:eastAsia="en-GB"/>
          </w:rPr>
          <w:delText>.</w:delText>
        </w:r>
      </w:del>
    </w:p>
    <w:p w14:paraId="7E58AC8D" w14:textId="77777777" w:rsidR="00E86B26" w:rsidRDefault="0069620C">
      <w:pPr>
        <w:jc w:val="center"/>
        <w:rPr>
          <w:lang w:val="en-GB" w:eastAsia="en-GB"/>
        </w:rPr>
        <w:pPrChange w:id="59" w:author="Bohdan Benetskyi" w:date="2017-02-22T16:59:00Z">
          <w:pPr/>
        </w:pPrChange>
      </w:pPr>
      <w:r>
        <w:rPr>
          <w:lang w:val="en-GB" w:eastAsia="en-GB"/>
        </w:rPr>
        <w:pict w14:anchorId="7E58AD11">
          <v:shape id="_x0000_i1029" type="#_x0000_t75" style="width:131.9pt;height:1in">
            <v:imagedata r:id="rId25" o:title="2017-01-17 13_37_40-Tableau - Book1 - Tableau license expires in 7 days"/>
          </v:shape>
        </w:pict>
      </w:r>
    </w:p>
    <w:p w14:paraId="7E58AC8E" w14:textId="77777777" w:rsidR="00E86B26" w:rsidRPr="009975A4" w:rsidRDefault="00E86B26" w:rsidP="007763BE">
      <w:pPr>
        <w:rPr>
          <w:lang w:val="uk-UA" w:eastAsia="en-GB"/>
        </w:rPr>
      </w:pPr>
    </w:p>
    <w:p w14:paraId="7E58AC8F" w14:textId="77777777" w:rsidR="00E86B26" w:rsidRDefault="00E86B26" w:rsidP="007763BE">
      <w:pPr>
        <w:rPr>
          <w:lang w:val="en-GB" w:eastAsia="en-GB"/>
        </w:rPr>
      </w:pPr>
    </w:p>
    <w:p w14:paraId="7E58AC90" w14:textId="77777777" w:rsidR="009975A4" w:rsidRDefault="009975A4" w:rsidP="007763BE">
      <w:pPr>
        <w:rPr>
          <w:lang w:val="en-GB" w:eastAsia="en-GB"/>
        </w:rPr>
      </w:pPr>
    </w:p>
    <w:p w14:paraId="7E58AC91" w14:textId="77777777" w:rsidR="009975A4" w:rsidRDefault="009975A4">
      <w:pPr>
        <w:rPr>
          <w:lang w:val="en-GB" w:eastAsia="en-GB"/>
        </w:rPr>
      </w:pPr>
      <w:r>
        <w:rPr>
          <w:lang w:val="en-GB" w:eastAsia="en-GB"/>
        </w:rPr>
        <w:br w:type="page"/>
      </w:r>
    </w:p>
    <w:p w14:paraId="7E58AC92" w14:textId="77777777" w:rsidR="00E164FF" w:rsidRDefault="00E164FF" w:rsidP="007763BE">
      <w:pPr>
        <w:rPr>
          <w:lang w:val="uk-UA" w:eastAsia="en-GB"/>
        </w:rPr>
      </w:pPr>
      <w:r w:rsidRPr="00445D7C">
        <w:rPr>
          <w:noProof/>
          <w:lang w:val="en-GB" w:eastAsia="en-GB"/>
        </w:rPr>
        <mc:AlternateContent>
          <mc:Choice Requires="wpc">
            <w:drawing>
              <wp:anchor distT="0" distB="0" distL="114300" distR="114300" simplePos="0" relativeHeight="251681792" behindDoc="0" locked="1" layoutInCell="1" allowOverlap="1" wp14:anchorId="7E58AD12" wp14:editId="7E58AD13">
                <wp:simplePos x="0" y="0"/>
                <wp:positionH relativeFrom="page">
                  <wp:posOffset>809625</wp:posOffset>
                </wp:positionH>
                <wp:positionV relativeFrom="page">
                  <wp:posOffset>528955</wp:posOffset>
                </wp:positionV>
                <wp:extent cx="6152515" cy="1845945"/>
                <wp:effectExtent l="0" t="0" r="635" b="1905"/>
                <wp:wrapTopAndBottom/>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 name="Рисунок 68"/>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9" name="Блок-схема: альтернативний процес 6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5F"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 name="Рисунок 70"/>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71" name="Блок-схема: альтернативний процес 7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0" w14:textId="67DBAFD2" w:rsidR="00E164FF" w:rsidRDefault="00E164FF" w:rsidP="00E164FF">
                              <w:pPr>
                                <w:pStyle w:val="a3"/>
                                <w:spacing w:before="0" w:beforeAutospacing="0" w:after="160" w:afterAutospacing="0" w:line="256" w:lineRule="auto"/>
                                <w:jc w:val="center"/>
                              </w:pPr>
                              <w:r>
                                <w:rPr>
                                  <w:rFonts w:eastAsia="Times New Roman"/>
                                  <w:sz w:val="16"/>
                                  <w:szCs w:val="16"/>
                                </w:rPr>
                                <w:t xml:space="preserve">Create Region </w:t>
                              </w:r>
                              <w:del w:id="60" w:author="Bohdan Benetskyi" w:date="2017-02-22T11:10:00Z">
                                <w:r w:rsidDel="00957975">
                                  <w:rPr>
                                    <w:rFonts w:eastAsia="Times New Roman"/>
                                    <w:sz w:val="16"/>
                                    <w:szCs w:val="16"/>
                                  </w:rPr>
                                  <w:delText>Report</w:delText>
                                </w:r>
                              </w:del>
                              <w:ins w:id="61"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Блок-схема: альтернативний процес 7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1"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Блок-схема: альтернативний процес 7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2"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Рисунок 77"/>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12" id="Полотно 75" o:spid="_x0000_s1058" editas="canvas" style="position:absolute;margin-left:63.75pt;margin-top:41.65pt;width:484.45pt;height:145.35pt;z-index:25168179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97UlgUAAMQbAAAOAAAAZHJzL2Uyb0RvYy54bWzsWdFu2zYUfR+wfxD0&#10;7lqSJUs26hSO0wwDgi5oO/SZlqlYqERqJB0nGwasG7anvewP9gnFgALdunW/oPzRDknJsZt0Tbt0&#10;TQEniEOK5OXl4b3nXl3fvnNSFs4xFTLnbOT6tzzXoSzls5wdjdwvH+53EteRirAZKTijI/eUSvfO&#10;zqef3F5WQxrwOS9mVDgQwuRwWY3cuVLVsNuV6ZyWRN7iFWUYzLgoiUJXHHVngiwhvSy6gef1u0su&#10;ZpXgKZUST/fsoLtj5GcZTdUXWSapcoqRC92U+RTmc6o/uzu3yfBIkGqep40a5B20KEnOsOlK1B5R&#10;xFmI/IKoMk8FlzxTt1JednmW5Sk1Z8BpfO+V00wIOybSHCYFOq2CaF2j3OkRMIDI4RKXQdGu8nSI&#10;vwYNtC5s9uZbwSq1ENRthJRXklES8XhRdQBMRVQ+zYtcnZpLBgJaKXZ8mKeHwnbSe8eHwslnI7cP&#10;E2OkhHHVv9bPz56c/VD/Vb+s/3Aw0BxHT7ZLiT7aAU8fSwx1tdTzMdPd2GRa5NV+XhT6ZnW7OQ7s&#10;5812au92j6eLkjJljVXQAifjTM7zSrqOGNJySnEE8fnMN+ZDT9SBVHo7tKwBfRMkY88bBLudSeRN&#10;OqEX3+2MB2Hcib27ceiFiT/xJ9/q1X44XEiKw5Fir8pba/bDC9peaoSNX1k7NPbsHBPjNRopo1D7&#10;36iIRxoSratUgqp0rpsZ0LoPr7NrVgMG2nM0Ne6y0ldJhieZKPV/4OWcGMc8XTmmBiHFw74fBZEf&#10;uU6KMT8Jo0EY6buFDu3ySkj1GeWloxtAFDoYRMkxtLVT2ynNxVsFjGbQR/sAKEi2d4ze1XDTBHSZ&#10;8z6Yk4pCBS12zVgHK2P9pX6hzbQDi/2xflb/WT8dOvXT+sXZz2ff18/OvoMVP0Xref0bWs/r3536&#10;bzx8efYTBp84/YEGoBH+AFg2vdfAOgiDGPgBvijyQzQx3RqZxtf3vCgJwY8a37gHtA0zvh7erODL&#10;yZwINS4UFYwoemg5+PWYw0x4kc9ad5LiaDophLWxiRd54V5zoxvTCuYsR24vgYZG9Mbghoz9gf69&#10;KAOHKBiuXENlwTEtdVpQDUHB7tMMPAIUAruDDj10pRpJU7iv9U45JzNqNY48/LSbtSuMQRqBWrJ1&#10;hUZ2I6CdaYW0sq15NvPNvZjItVKsOfq/LabtCrMzZ2q1uMwZF5edrMCpmp3t/BYkC41GSZ1MTwzH&#10;+n09VT+a8tkpiFdwOBkMRlbpfg6POyBSHRKB2ImHyAcwOufia9dZIraOXPnVguhwUHzO4FYDP9TG&#10;pkwnjGJYmyPWR6brI2xRTjiIyDe7maaer4q2mQlePoIXjvWuGCIsxd4jN1Wi7UyUjflIJFI6Hptp&#10;Ns4csAc6nNr70Qzx8OQREVVDIwoMdI+3rkyGr7CJnashZ3y8UDzLDdWc49RAClr5+OJqDCgvjasY&#10;gDGsx05tRrr/oYKn9dxt8PRDL4kDy/NNbtuG0ChKEjCWYfimbZ3/IwugMWigscr/FkAhqKE0ROc3&#10;B1DfTzy/gTaKPeQjevnNCaGD3d3d6JLwpyPcNoQiLOjLMq+VF2O7dYT3HULj1t62IXQtIX+rEKoD&#10;63tP0ePguhgmaG/8SgwTBP1o0CbpN5BhEq8fjs2RkFJv5OFbhjEvrh+cYUy94zz53Cbpw/OE/opJ&#10;+v/DML3rYpjeWzFMrxcjP2zLACYfvFE5TLif+LvbMoCuoGUmt2xf6m194gbkMKui0zaHedccRr8n&#10;4++jKa/H8YqsNsvrGAB7rJcBtM2ib8rrDuMoELIjOpYVarG6wqLT7M3pH7RoYLjzeovXvSgIg74p&#10;s8ZR8OorYphEYdK8godxP4jaAuL1vYKjymm+KQLSG99FrffRXv/ybec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OSQEEXgQQAA4EEAABQAAABkcnMv&#10;bWVkaWEvaW1hZ2UzLnBuZ4lQTkcNChoKAAAADUlIRFIAAAEHAAABAggGAAAA82YSFAAAAAFzUkdC&#10;AK7OHOkAAAAJcEhZcwAADsQAAA7EAZUrDhsAAAAZdEVYdFNvZnR3YXJlAE1pY3Jvc29mdCBPZmZp&#10;Y2V/7TVxAABBYElEQVR4Xu1dB3gVxRY+SUgnIST03qVLbwKC+LBjA6RLEQQFQRBQngpWsNCRbgEr&#10;+lREsTxRkU4oUkSa9E5ISCPlpr3/7N0AD1N25t4ku3tn/OZLMOfszvwz979TTin20ksvkSoKAYWA&#10;uRB48cUXQ9CiaqjVUWui1kGthFoWtTiqN2oi6iXUE6iHUQ/oP4+9/PLLDld7VMzVByh9hYBCwHUE&#10;QAb+eEoz1M6obVEbolZF9RJ8ehrkD+F56/DzW9TfQBQpgs/QxBU5yKCmdBQCbkIAH+IWeNT9qPeg&#10;3ozKKwJXii+UG+h1BH7uxjvew8/lIIlYkQcrchBBS8kqBNyAAD6sEXhMN9S+qLcW8Jc0E85s1DF4&#10;75v4uRQkkW6kG4ocjKCkZBQCbkAAH87KeMxA1EdR+RyhMAufXSxA7YV2jAFB7Mrv5Yoc8kNI/V0h&#10;4CICOinwEn8wKh8oFmXhlcpatGksCIK3G7kWRQ5FOUzq3bZGAB/AcujgE6jDUUubqLMl0JZ30b4K&#10;IIhXc2uXIgcTjZhqij0QwIcuAD15DHUcajUT9+oVtNUPBPFiTm1U5GDikVNNsx4C+LDdhVZPQW1l&#10;kda/gDafAUEsurG9ihwsMoKqmeZGAB+wGmjhZNQB5m5pjq2bjfbvAUFsvv6vihwsOJKqyeZBAB8q&#10;NlJ6EvUF1DLmaZlQS9gAaxb60uF6y0pFDkIYKmGFwDUE8GFqgn+x7cC/CgqX2JQLdC7hOB2P3UtR&#10;V45SXOoVSkqLo6ysTArwDaUw/xAqF1Kb6kQ0p6ol6pGPt59sU3gb9DTqG9kPUOQgC6XS81gEQAr8&#10;ueEP0vOooe4G4hiIYPf532jfxXV0PG4/JYAg0jPZKtpB3t6+5O3lo70yEwSRkemAfbU/+fr4U4WQ&#10;OtSq4t10e40BFBFUUaZZo9A3NpKKZmVFDjIQKh2PRQAfHvZ5mIXaxZ0gJDpiafPpVbThxH/oSMxO&#10;Sk6/jA+8HwX4BFGwXxAIwIuycnkh72uy8N+FKwdoxb7t9PORpfRA3bF070282xEqzCi9UN9R5CCE&#10;mxL2dARADMOAwTTUku7C4lzCEfr56Ie06eSXdBHbBv9i/hToG4wtQ2lsHa7RQW7EwO1w/g3rBxBJ&#10;YLHi5Mi4Qkt2jqH9UVvoqTaL8cxAkeY+in4uxOohQ60cRGBTsh6JABsLoePT9W9Vt2BwJv4QfXdo&#10;Pm0+9RUlOKKxOgih8KBrhHA9MYi8kLcaxbz9qXRwRdp4agWlZzlowi0f4SyC/bEMlcaQqoZ6RJGD&#10;IbyUkKciAGK4A32fj8pXlS6XmORztOrAXPr12HIcLF6mEP8wKhnoJAVZQsipUfysUsEVaMvpr2kl&#10;3vdw/bFG2843F3w4qcjBKGJKzrMQACnwqd8kVLZdcJ4AulAcGSm0+tAi1HcoJvkUlQgIp7ACIIXr&#10;m8gEERYYgRXKPOpcvTeFB5Y32oMOEPxUrRyMwqXkPAYBEAMHWeFDOY6x4HLZevpb+nzfVDp2eRcV&#10;9y+B7UNZt68UcmukL7YY0Ulnacupb+juOuziYajUYylFDoawUkKegoBu/syuzUwQLpULV07QJ3te&#10;oY0nV5BfMT+QQplCI4XshvPqgW899l+KVOTg0mgqZY9GAMQwAQC85o4vzZ/+fg/Xiq9TfMpZbCHY&#10;IRNXkdfdPhQm0H6wgbhw5TDsIjKu2kjk834ORqNWDoU5SOpd5kQApMAuzLxa6O1qC88m/E3v7pxA&#10;f5z7EYeNsGAMdK4Wsi8cXX2+nL43pePMg20hDBZNUG0rDKKlxOyJAIiBr+7eR+Xgri6VH/9+nz7d&#10;O5mScQtRFFuI3BqfmZVOxf3KGV018GO0MHKKHFyaDkrZygiAGB5G+xejhrvSD76eXLLjGe3aMBSr&#10;hdCAUprvgxkKW1Y60pOpalh9zcrSYDmpyMEgUkrMfgiAGPiaks8XXCpbcBPx7s5xFJtyjiL4ahJP&#10;MwsxODvGLSpGjcpydDjD5aAiB8NYKUG7IABSCEJf+JpyoCt9Sstw0Ed7XoLdwhyYOwfi0DGiyA4c&#10;8+pHClYNFUPrU5NynA7DcNmiyMEwVkrQDgiAGKqhHx+itnelP2fiD9O8yBF08NImzcjIGzZSRXUT&#10;kVc/vLy86EpaPPWvPZT8fIT8KyIVObgyQ5SupRAAMbRDgz9GZYKQLutOfE7v7RxPKelxcIsug+tB&#10;vgMwfAsg/V5RRSaGhNTLVDeiHXWp0V9End219yhyEIFMyVoWARADJ4/hGInBsp3IyEyn5btfhCny&#10;XAr2DYKlY5hGDGYt6dj2eHsF0NDmM+GIJRQAZh08MqMUOZh1ZFW73IYAiGEiHsZu1tLl4pWT2EY8&#10;QXsvrIF/AkeC8zblNuJaB7MQMSqaRrRcRDXCOeGVUOHVlVbUVaYQbkrYKgiAFNhHeRYq542QLrsQ&#10;kWn+tuG4jTiLbUQ5Exg05d0V3k5EJ12ku+qMoq41B4r2ey8UvlfkIAqbkrcMAiAGtltYhnqvK43m&#10;eAsfYivhi9S2of7mvI24vn9MDDHJF6l1pYdoSNOroSBFIJiBLUWyIgcRyJSsZRDQQ8R/hAZzGnup&#10;wteUi3aMpV+Pvqu5Vvt4+Zp8GwHPDS9vupx8gRqU7kxPt1mCNgt7mXNYesbtalHbCqnpo5TMiACI&#10;oTXaxXtm6SS1UVdO0ZytQ+nPi7/r5wvO+IxmLt4ghtjUi1SzZHOa2P5DhIVjUw6h4oD0uBuzbyty&#10;EMJQCZsVARDDnToxSJtCH4iKpJlbhmBpfkw/XzCHCXRemPOKITYliiqHNqBJHf8DHwqp7s++MaEN&#10;v1ORg1lnu2qXYQRADHyRvwSVQ5xJlbXHP6GlO8ZRJqVhK2Ee34j8iCGOiaFEfXq+40oKC5BK4L0V&#10;75iS03sUOUhNJaVkFgRADOPRFk4sI10++/MN+mLfK/jWLU4B3sVNf77AHdW2EikXqVpYY6wYVlJJ&#10;OWK4iEcNwqohSZGD9PRRimZEAMTAR/IcoEWqcFzHxTuexsHjMphBh8N6oZjpzxe4o9mHj3zG8FzH&#10;L7FikMrCx1lyBoMY9ucGnlo5SE0rpVSUCOjBX9nicYhsOy7jW3fGpkG0L4oNm2C/gAeZ/eAxe8UQ&#10;g1uJOhFt6bkOn2tXrJJlDIhhdV66ihwkkVVqRYMAiKE43sw2DA/JtuB0/EF6c+OjyEG5T4vIbEan&#10;qZz65s12DDBwali2Cz3b/hN4g4bIQvAaiIHD7edZFDnkh5D6u2kQADHwidunqEL+x9d3YM+F32jW&#10;lsHIGRGL5XgpLd+kFQp4gS6BGJqXv4fG37JM5royu5tzQQyc4zPfosghX4iUgBkQ0I2bPkdbmsu2&#10;Zx3yUC7Y9gQMhDJx+FjCUsQQkxRFbSp1p6fbLoH7tfSlDN/ojDaKnyIHo0gpuSJDAMTQAC//CrWO&#10;bCO+OTiPlu96HqQQCHPoIMtsJTh9bnTSJepQtR+NabNAJA7kjVB9gBUD5/o0XBQ5GIZKCRYFAiCG&#10;FjoxVJZ9/we7nqVvDszSthE+Xta4kcjua3RyFN1eYxg90XIWbikMx4D8BzHgfzwmip8iB1HElHyh&#10;IQBi6ISXrUCVuqtLz0yjeVtH0u8nPsDBIx9X8PewuU2hr4GLFQNuJe6pPRoxGVwy43gPzxyKVYPw&#10;4Yoih0Kb6upFIgiAGNijkkO6hYnoZcsmITza9E2P0c5z3yHwq/Oq0iolC3aa7ET1QN1naGCT111p&#10;9mKQwuOyD1DkIIuc0iswBEAMPfFwvq4MkHnJZYSKf2NDbzocs51K6aHcZJ5TFDp8e3I55QL1rD+J&#10;+jSe4koTFoAYXIplocjBFfiVrtsRADEMwkPZwImDtQgXDv76xoaedD7xMLYSpS1zI+FMl5cOk+ho&#10;6tf4VepeX9rwkzGbBWJ4Whi8GxQUObiKoNJ3GwIghifxsLmoUidvh6J30Fsb+yOw6hkklrESMRBI&#10;LA2h3eJoEIK0dLvpKVcwnQZieM6VB2TrKnJwB4rqGS4jAGIYi4dMl33Qngu/09ubBlJ6ZjyCv4ab&#10;LLFM7r3iLFTpIIaE1AQtGOxdtYbKQsB6U0AML7nygOt1FTm4C0n1HGkEXM0+FXlmNc3YPBhRlrMo&#10;CCbF5so4lQ8xZDoo0XEFwWDn4sryUWkMofgsiEEqNlxuL1Xk4MpwKF2XEQAx8Dfdi7IP+u3YR7B6&#10;HEkBxfxhOWgl4yYvSstMRdKZVHqi1Xy6rTpHz5cuo0AM86S1c1FU5OBuRNXzDCMAYpjK33iGFW4Q&#10;/P7wQiSYGaeZQnNuBqvYMPBWgokhKc1Bo1otolur9ZCFIAOKbMPAWcLdXhQ5uB1S9UAjCIAY3obc&#10;OCOyOcl8sW8G0t0/rweAtY7V4zViSKOnWi+CWXR3WQhSociBWtgRrUCKIocCgVU9NC8EQAxz8PdR&#10;sih9uPtl+mr/NCqJAC1eFgnQwn11EkMKVgwZIIbFIAZpr3OO3NQfxMD+JgVWFDkUGLTqwTciAFLg&#10;K0rOcD1CFp0lOybS94fnghgi8FFDQgmL2D5mE0MyiGE0Qse3r/KALAQJUHwExPCD7AOM6ilyMIqU&#10;knMHAgvxECHPwOtfOj/yKfrpyGLN6lHSFMIdfRB+BhODAyuG5HQmhsWuEEMMXt4TxPCLcCMkFBQ5&#10;SICmVMQQcDWsG19NzkXK+1+PLafSQWUtslZwYpS9YkjBiuHptkupXeX7xcC7Js3E8CCIYZ3sA0T1&#10;FDmIIqbkhRAAMfDan4OMsFm0cMnMyqBZsGFYf3IFVgwgBgt5UF07fEyn0a2XuEIMnPX6IRDDBmEA&#10;XVBQ5OACeEo1bwT0FcNSSA2UwYqjQ8/cPIC2nF4Jz8oKlgnQcm3FkErJuK5kYmhf9UEZCFjnrE4M&#10;nF+iUIsih0KF23NeBmLgucXEIGX2l5KeCD+JvvTHuR+RfcpqxEC4lXDQFUcKjcJ1ZXv5W4kzwK8b&#10;Vgw7i2LmKHIoCtRt/k59K/EuujlApqtJaQnwrOyFfJW/ULhGDMJxSmRe6yYdL8qArwSbRI9stQAG&#10;Tux9LlVOQet+EMMfUtpuUFLk4AYQ1SOuIaCvGPiMQYoYEh2Xadr63rT/0jotbLxVokM7EfByelem&#10;xNFw+Ep0rt5Hdmqc1FcMu2Uf4A49RQ7uQFE9Q0NAXzFIbyXiU6Pp9fWP0N/Rm7WwbtYiBlhc4PA0&#10;LvUyDWk+nbrWlDp/ZRhNQQzcEEUO6oPtFgSuu5WQOmNgYnh1XQ86GrMVqemsFYuBAdRCuyGCU/+b&#10;X0fcR2kbrxP6imGPWwbFxYcocnARQKWurRjY8nEx6mAZPGKSL9LU9T3peOx2WD6WsdyKganhMvrQ&#10;s8Hz9FC9Z2QgYB0mhvtwxrBX9gHu1lPk4G5EPex5OjGw5aNU3kr+UL22vgedit2J0PHWWzEwMUQj&#10;4cz99SZQ70bSnuengR8fPpqGGNS2wsM+yAXUXfaVkDKJjkk+T6/+3pNOxf9hqdR02Tjycik6+RJ1&#10;rTWcBjV5RRZevq7kFUORHj7m1Hi1cpAdUqXH24nZgEFqgx2DCNFMDKcTdlmTGJBgJhq5KzkT1YgW&#10;M2Rnw3koPgBi2CX7gILUU+RQkOja+NkghrfQPalIqJxC3kkMu6kEUshb7VbCy8tbO2NoWbEbrB/f&#10;kc1EdQn4sa/EdrNOE0UOZh0ZE7cLxPAamid18qZtJXArcTp+FwK1MDFYyFkCnWZiiAO51SvVnsa2&#10;fZd8vKUi6EfjUewrscXEw6yuMs08OGZsmx7zcZJM22JTonD4iBUDiCHUksTgRXzlWjmsMY1v/xHi&#10;VgbLwMDxGNjter2McmHqqJVDYaJt8XeBGP6NLkgdyV9Owa0EVgwnYy16+IgzhiRHPJUKrEHPdfgS&#10;2yGp9J1XgB8HavnVClNBkYMVRskEbQQxcAqmV2Waolk+rnuETsTusOR1Jbtep6Qlkn+xcJrY/hPE&#10;lKgoA4MDShzarcAjOMk0LicdRQ7uQtLGzwExjEb3pHIiMDHwiuF47DbLEkNqRjLORnzomVuWU9Ww&#10;+jIjzQcrj4EYvpZRLiodRQ5FhbxF3gtiGI6mzpJpbmJanOYrcQQm0SUtaBLNjlScjSolPYkm3PIZ&#10;NSjdTgYG1hkJYuCM4ZYqihwsNVyF21gQQ3+8kY2chEtSWjy9wU5UMZuoZID1nKi4w1mUQfHwsBzR&#10;8h1cW94jjIGuwJmo5ssqF6WeIoeiRN/E7wYxcCACjsnAYd6EigPL8Dc3wu06ah1WDNYkBs36MekS&#10;9Wo0mf5VU8qXjDGb6u4UdUID4aKwIgcXAbSjOojhPvTrA1ThS/w0hHZ7E4Fa9lxYA7frCpYzcOLx&#10;9MLNREzSOboL3pW9Gkon5JoPYpC68jXLnFLkYJaRMEk7QAy3oykfowaKNikjK52mI+bjToR2s14E&#10;J2dvvdn6EdeuLSveT8MQl0GyfAI96aQ9ku90u5oiB7dDat0HghhuQetXoIaI9oKjRM/cNJAiT68C&#10;MZS3WGg3Z28168eUaKpWoiUyUi3Fv31EYWD5n1CHYNVgpdh2OfZTkYPM8NtQB8TQDN3i9Grhot3j&#10;BLZztgyjjae+QDBYJgZrmUQ7iYGNnOKwFaoMW4YPKdgvVBQGlt+G2gfEkCKjbDYdRQ5mG5EiaA+I&#10;gS/v+Q5eyuxvXuST9PuJjxA+3qLEwBmpcIjq4+1PE9jIKbiyzCgcglIPEAMnn7FFUeRgi2GU7wSI&#10;oQa0V6FWkXnKwu1j6Zej74MYymH9YL0VA/eZz0qSHA56Bv4SNUreLAPDOSg9DGLgaE62KYocbDOU&#10;4h0BMVTSVww1xbWJ3tv5b/rp8EJsJUrLqJtEJ4tiEbBlaPM51EbOloH9JXqBGP40SYfc1gxFDm6D&#10;0loPAjGUQov/g9pYpuUf7XmFvj00E4eP/Bi2CrBe4XOG6KQLdO9NT9HddaSCWfGh46DCzF9ZmCgr&#10;cihMtE3yLhBDcTTlC9TWMk36fN90+vKvaTi8i7AsMWhXlgjY0rriwzSw6VQZGFhnDIiBcbRlUeRg&#10;y2HNvVMghgD8le0YOsl0fdWBd+jTvS/AJJqJQdh4UuaVbtfhFQM7hFVFXIZRbRaQj9yV5TQQw1y3&#10;N85ED1TkYKLBKOim6JGi2SS6m8y7fjy8mJbtHg9iCNdtAKx3AKm5X6cnU5BvWURywpWlr9SVJRs5&#10;Wdr60cj4K3IwgpJ9ZBagK1I52tad+IyW7hxDof4lQQw8baxHDDyM6VkOSstIowntllLF0FoyI/sb&#10;lIZi1WBNAAR6rMhBACwri2LVwPEYHpfpw5ZT39LcrcNhGFQCS3Bfy15ZMqHFpcTCLHoWNS53qwwU&#10;B6DUF8SQJKNsNR1FDlYbMYn26uHdOJKTcNl1/jeavXUoBRYLIF8YCVnVliH7ZuKeOqPhUCV1M8HG&#10;TRzijW0aPKIocrD5MIMYnkAXpcK7/RW1hd7aMICKeWeSX7EgS5pF8/DyzURsyiVqUq4rDW7KgbOF&#10;Syo0OMSbKXJYCrdeUkGRgyRwVlADMfRDO6VO1I/E7IHrNdS9ksnfp7hliYEPIK+kxVKZ4Jr0VJul&#10;IAqpKT8WxPC9FcbcnW2UQsqdDVDPKhgEQAz34slL+ItT9A1n4g/RtA2PkCMzBqf6oZYlBu53Wia+&#10;9LP8cDPxHm5ZpFxHZlo1kpPouN8or8jBVQRNqA9i6IhmfYrKNg1CJSrpJOI+PkQJjnNU3K+kJV2v&#10;r3U4E/1IoFEtl1LNcHY6FS4roTFeWMsmCoocbDKQ2d0AMTTB7xyTga0ghQobBk1D0pmopOO4sixt&#10;aWJwHkBG0YN1x1HnGr2EcNCFd+EnR4zOkFG2g44iBzuMot4HEEN1/Mr+EuVEu5WclkBvbOhLJ+P2&#10;IU2dtYnBG8RwGdm1mpS7k/o2fkkUCpa/iNoPxMBp6zy2KHKwydCDGJgQOCaDsIelIyOV3to0mA5c&#10;Wg9/iTKWjPuYPYzOA8hEKhVUjUa3WYQYDcJTPB3PGgxi2GeTqSHdDWHkpN+kFAsMARAD2wB/jioc&#10;jICjNs3eMoJ2nV9teWLQ8kxkOigr0xth3t5FEp2yMphPBDGsllG0m44iB4uPKIjBD11gR6oOMl15&#10;Z9tI2nTqE8RkKGvpWwnuOzuOx6VepqHNZlL90m1k4FgKYpgho2hHHUUO1h/VxegCX1sKl2W7JtGa&#10;o4uRHLYCiEFY3VQKznDy56lLjSGIzcBJuoTLBmiMEdaysYIiBwsPLlYNb6H5UhlXvt4/g1bun+6M&#10;FG1hDLQVA4ghMTUOId5aI6LT2zK9OQ2lAVg1cFQnVXQEFDlYdCqAGCai6c/INP+/Rz6gD3dPRjaq&#10;MliKWzOK07V+e8HLMoV8fYJgAbkI1pzC6TbYNJoPII/JYGlnHUUOFhxdEMNQNHuaTNPXn/iKluwY&#10;S6EBoVqeBusXGDqlJtDotu9TlRJ1ZbrDuSx/llG0u44iB4uNMIjhITRZKjHrznNraF7k4xTo60fF&#10;LO167Rw0dqi6hHOG+24aQ7dW5dSewmUZiGGWsJaHKChysNBAgxj4RuIDVOFxOxyznWZu7kd+SOLk&#10;5x1gWdfr7OHKDvVWt9St1L/xyzKjuB1KT8ooeoqO8CTzFGDM1k8QQyO0SSpV3dmEw5r1Y0ZWGhyp&#10;Qix/ZcmXlg6cMwQUC4M9wzycNwjn+2XLx4HqADLvWa7IwWwskEN7QAxV8b+/RC0v2txLSWfo9XW9&#10;KdFxAY5UYTYgBkYgk6444uFp+RGVD5EK9TZCWUDmP5PcSg6YxHzCVRGVJ3M1fTKXxE+24GNjHT4a&#10;59NhvjK6jMrRdc6inkG9wNWTHV1yGi5gyvhx+PPa+Q/n/0tcSYuD63VfunjlEPwlwmEWbfVLS55A&#10;sGdASPm7kWvilip8/CJc3rRzOHlhNPJQcJkcMHk5Rnl71E6oLVBvQhWNW86JR+NQj+J5x/FzF+pe&#10;1D0YSCYOjyzAwh8d/wi1pSgA6ZlpNGPTADoeG6mZEWdmWT7p81V7htrhbejRm18RhYTlf0F9XkbR&#10;E3WkyQETlycsRxriMOfVXASP4w5wZWP4tqi99edF4T0c1HMz6lrUnSALXmF4SlmIjt4t09l5kcNp&#10;57kf4YBUwRbEwBikZTgQsi6Qnmz9DuJZ8kJUqPCXzBDMnzQhLQ8WFiYHfFj5w8vGN/ej4uy7QAsn&#10;YeTKp/QcIPU83r8JP9egrkfdZ9cQ4ejnm+jfQBl0l+6YQGuPfQxiKG8bYuDI0fGpsfREy/mwZ+Ck&#10;4EKFPS2HYa7YKtGtEAISwobJAZO1FJ4/BZXDmxvWk2hTXirslswbTa4cHnwH2vUdfn6Pgf/Tze8q&#10;ssehT0/j5VIRiD7f9zatPjwPjlRlLH9dmT0AbKwVk3SROlXrR/+qKcWXr3liDEhXJ7ChDzkm6+14&#10;0TxUPk8wSwlCQ3hFwfUltJG3HpxKnonikFkaKdoO9IPDFkl5Bq6BWfRne9ksOhyPsLpZtBM5PoBM&#10;TounCiF1aUgzXkwJlx+hIXVAIfwmmynkSw6YrKPQZ3bw4cMxsxY+r+is15fRZs5KxCf8P4IoLpm1&#10;0Te2Syfh92TaG3n6O1q8YxTCu5XAx4mH1fo3E4xDRlY6gsRm0YhWs7WrWMHC5wyPqxswQdR08TzJ&#10;AZOVTc9ekHt0kWmF4M18SMr1JPrwDX5+hgnCZxWmLWhnEzSObyaEPYf+urgZiWeGUYBvEA7s/Gyz&#10;nfAGzUUnX6I+jSdTg9J8ISZU+HqGzxlOCmkp4asI5EoOmKwvWpAYbhzaKvgfvPIZie6sw89lqKvM&#10;FhsQbauEdvFKRzh00cm4g/TmxgFQTYNpdLBNjJycbthxKTHUuGwXeqielPMpZ8H2uFwT7uS2HMkB&#10;k5UPHaUic7qzcW58Fm/AOTkiV15NsLXhh5g8f7jxHVKPQltKQJFDvAmb+kUnnUXimUcoJeMSltwl&#10;bEMMDCS7YQf6htOIlnOxGhI2j+YvgilSA6KUcl85YLJyfC2pAzGL4MqrCb4NeBJ9/QE/P0BdXRT3&#10;33g/z3pezfD1sFBJQrToNzf2potJf1MJhJG3g5FTNgDM5PEI3jKy1Zswj64hhAuE2eqWtxPKnkEU&#10;uRvk/2/lgMnKuQ7YHZhvAqQLJ1s9n3AcZrtHkaMwluId0ZSafgWpl7ypmE8ADs3C8U1XHD9LIahp&#10;RS3oiI9cmjLpNkKRrWjYVoPrLvR9KX5+jkkV5cpDBXXn6O8XUuNDupmbh9Lf8LRk7OxEDBxWPiY5&#10;ijpUeQQh33i7JFxGYQwPCmsphX8gcOO2gr9Rm8ri9FfUJtp65juEON9EFxLPURKyJmXAnl8LKqIf&#10;nuNf+C8LvvjpIIoQeAmWorDAUCoTVIeqhd1EVUs0RLivxlQquEphRilqgj7zVe0zIAk+FFyOCXZY&#10;FgcjengPm/FKBTtcuH0cbT/7jdOWwQZm0dl4adeW6UlaWPnBzfiCTLhwgNhPhLWUQo4IXCUHTFZO&#10;iDJWBqe9F9bRf/56QyOFjCwH+SMjsx/StfMKQbtuz8nhB98QPLEzkI/xQsJFOh13gCJPp4A0AigY&#10;q4oKIfWpdngTalyuC9UKb+58VsGXangFf2ifAB7sHr2kIM4l8OzBeLbU3fvHeybTmiMLKSKwnOWD&#10;wt44nFnwtkxOS6XRrWfAH4QNY4XKX5CWMhwTeosHCV+/chiNfoeJ9J0/3MsQi3D1oTn4UGdpuRX5&#10;lJlzIXDh7UWu1+2ajBf0fHHKzhX/8mPnzSwQRgYdu7yNDkavp+8Ozcc3ZHWqHdGUmpXvSo3KtKfS&#10;WFUUcGEmGoE6GB/klfg5HyTBh1wuFzzvDjyEfSaEyw+Hl4CE39S2EvawYrgGAUd1ikZUpztrj6CW&#10;FRkioeKA9HCMUayQlhLOEwGNHDBhK+BHHxGs0jJTaPqmgbT51Ep8i5XSUpszGWQTg8izsmWzdb29&#10;fHBSXRwHH2yyQDiNv0DbzqzEu/6D2IdlqE54CxDFXUh3dhuVLc7e4QVW2PDrEa7AiC3t3kHlw0up&#10;z6Zuy8A5JoSP3zefWkXv/jFBc70GpRZYh4viwVqWKsRnqBTaQDaq0ysYE/a1UcWNCGSvHPhQzvA6&#10;jg/AZuFAbMupr6g0vP40UiiA77LsZxbz8seqxF9blXBGo90X/ks7zv5AIX6lqX6ZdtS+Sg9qUr4L&#10;BRYTzh0rAuWdEOa6Fh/yufi5EhPSsB80dCpDh7cq7M4uVP66uIHmbh2K85kAW8R+vLHz2FxiXDNo&#10;WIuZ2peCYPkV8lMFdZS4AQSuJwcD4k6Rr/fPovUnVlCZYCcxFFbhlYUPVhXBvjAR9vPC9sOBg7lV&#10;tOX0SqwgalGrindT28oP0k0RwuEPRLrQCcJcN+EDz7cNX4MkeFmba4EcL4E+Ra0j8iKWPZdwBCu0&#10;R0GM6TjHQYi3QsRbtK0y8kz4l5Oi6YF6E6hhGeGkXRww6EllHi2DfP46xTBxy0DM8KfpTPwhkMNb&#10;OAcoVaQTlYmCtx8hOOfAJwdh0M7jfGIO/fT3Utx2NKEOVXtQ60rdqKRcvsT8kSNqByGu23WSWJET&#10;SeBvfCS7BPUWIw+9XiYWmaKnru+DxLDRVNy/pK1uJrifTAy8nahesik90pA98oUL57XkeB+qFAAC&#10;vHJoiGr4KmD14UWUkh6H4J7mcAnW1i0gCl/cjoT5c1TlTBxm7sDNyQb6Cod3LSveR53h6lsrolkB&#10;wKc9kqNfLUdlE+3Z+Mm2Ehw/ILvwnRyfWwiVFNiFvA2z6HOJ+3HOEGE7YmAwMmGvkQGnqqHNpyMZ&#10;jbBpzRfAmUlXlQJCgMmBoxobKvGp0bTt9GpnoFITLm+dbfJyHmbi5iM1I5F+/Hsh/YrAJw1Kd4RR&#10;TV9qXuEO3IwI+zYZwacVhPiwcTRIYhZ+/gf1MdRxRpRvlJm/7Un669KvOOy1TySn6/vozG0ZTd3r&#10;P0t1SwknvT3FOMvgqnSMI8DkYPgrdR8Oxi6nnMUddLgpyeH6bvM1K3solsTtBq8m/oxag4PMH6ly&#10;aD3qWK03VhN98Y3MOyq3FyYJNsRhmxHhkEXcmuW7XtTOdNiWwU7Wj9lI8+1EErYTNUo2px4NOKuf&#10;cHkaq4ZzwlpKQQgBJgfDE/hw9HZ80Kxlsp69mgj25fRvXjDpPkbLd0+CbcZC7ZajS41HcYUmHNjZ&#10;CMi83RAuqw7Ox5kOJ7gtbcK1mXB3clRw3k5k0WPN3sYqjkNxCJX3QQzsOKdKASPA5MDuwobKucST&#10;MHn2N/2qIbfO8CEmW28GYNvhyIinVQdnIgX9cmpR4S7qivBj9UoL+z8Zws2oUOSZb+nDXRNhTs7R&#10;6O0RyenGvjtvJ6JwO/EM8BbeThzB85QVpNEJ5aIckwPPxHwLL9NjU0AOsGi0erm65QiEN2NmOm04&#10;9YlmYNWw7K10V61hOJdgc4bCLQcvbac5W5DH0i9Ic0Iz45mOq4ho2wmEfKsa1pR6NRSOEM8HSk+Z&#10;LRaHq5iYWZ/JwVD4N14KOnDAB+K3TeGVhBeuQ0v44TYA5xJ7L/xCu8+vwTdaR7obZrxtKt1TKH29&#10;kHic3trYD+cLDgrwKe6SlWmhNFjyJTCMR5yGLDhVvSGznViggrdIAi+pxuTA1275xpL0RhR6P58S&#10;tsiadCNW2ecSbDPBvx+O3khvX1wHf47WWrTjDlW6Ix+jIQ4VHgb+Jn17U39KcJyFc1mELQ8gGRRt&#10;O5EcTXfUGgH/mI6iOLGHrNXCFYr20XTyTAocgJVDvudZ2O26SlgjOhSzWTdTLjzLyPza5q6/Zy/l&#10;g/jwEtEeTsTtpHciN+Hwci4m9eO44ejjVpLguAyztwyjo7DLCA+0R1aq3MaC7TbKBNegPo2kthNj&#10;sGrgIC6qFCICTA5sYZYvOXCb2lXuBnfhd7V4DPajhv9HnZ1G2VeDs1JfSPybFm57gn44vJjuqTOC&#10;OlbtKbMs/sewvrvzWdp6+hvErrA3MbCnbXJaEjJiT9M8dwXLQrWdEETMTeJMDhyVuZOR5zUu24la&#10;w+Jwy5kvcQdvp2xKuffeecMRrN1wRCUdpvnbRmAlMR8riSFIstIHlqLBRqD7h8yqg3NANnNhhl7W&#10;tmcM3GneTsQignT7Kn3g+3KvKFa8nRBeaoi+RMnnjACTwwaj4PBp82MwdT2beIzOxO/RAnLY0Ugn&#10;Jzw0kkB05wCsJqKSjtDi7U/B+nIx3VtnFLYbvclHIAjqZuSYWL7rBT2giY1OeHMAzoFAsaH+FZD4&#10;lrMcCJdxajshjJnbFJgctqNGoxpyJQ6H1d7kTl8j6nFvOhS9GYFH7P3NdyPSTpKArURQMF2CQdX8&#10;yMev22700Kwy8yqHo3fQvK3DNfdru15ZZvefv0wSESh2eIvXYdRVXnTSfgBi+FZUScm7D4FiHFAV&#10;vgA/45Gchs1QYU/HFzt9QzM3DYLL9GocptkvMlF+QFzbbgTT+cQDOLhkklhI3W56SvMIzalcSjqD&#10;m4m+2EYkkR8OPV0JjJNf+4r670wM8Y4YaoQwf11rDRJtDvtOSNlVi75IyeeOQPYVJnu3seeg4TVu&#10;YLEQmtjhM5q9eTitO/Ex9s4cK8awum3GhA8u+dyBnb3OJvyFIDiDQBKLqFvd0bCTuO9qP1MQOHX6&#10;psHwTTlHoX7wTbFRYNicBjMjKw0ro0Aa3PQNmXkxAV9aF20zSSzaEY0cMBC/YvXASzhOIWe48LJ4&#10;bLul+GCE0H+PLMIKgncm9gphZhQMXgXweQSTxLHYHXC37qtZXPaoPwFGVe1oIc4oDl5ar0WMtvs5&#10;TXa2qkcaTEY08QZGIcyW+xLz8TNRJSXvfgSuN36ahMffhiocp2tES2d4r5UH3qbwgFLOUPQeWngl&#10;kW0nwTElXl8fiQ9IPdhM/Any5ANce18CO7NiJ8L7tRE9WG+M6CxgWwapqC+iL1Ly+SNwlRzA1vuw&#10;engWKpy/QbgMbPIKvjmD6PM/X9aCk3DAWbtkehYGg3sODmBPULYIOQli4K2HvWnBiRL3NzU9hfrf&#10;PEXGFmQy5uFRGbyVjvsR+D+zaQzMOyAIjgwllWylV8Pn8CEIhGfhc4gSHY49p68HmEvlPSj8Tcp2&#10;Ep5QNJsGhLa7BdmqWlS4W7TLv0NhgaiSki84BHLyqXgKr+OtRT+Z1z5QdwychwJo6R9jqbhvSS0J&#10;qv3tKWWQsp9OWkYqxrw09WssbNOQDDTYpiHDfqhYt0f/IAcMUBpWD4+iSwmonNhFuNxZe7gW92HB&#10;tlEU4h+qh1MXfoxSsBACvGpIgE3D4GYzkHTIcIiQ7B7OwrzbYaHuekRTc/TG1PMxcEq4OKDA5xDC&#10;5fYag7BqCMD9Pxv8BGkBYNUKQhhGSyhkh32rhZQAd8KsXLCwb880QR0lXggI5OmqDZJ4TicIqaQh&#10;nWBWzJm1524dhoCvSPOkCKIQhrTwX8GxMBwZGdhOvKRtIwXLeMyzeEEdJV4ICOQbxwEDN00nCL7F&#10;EL6j7FjtEdxceNNsLWOTIohCGNNCfYXTsSoKnqr9iR3zBMtnmF/fCeoo8UJCIF9y4HZgABfoBPEu&#10;/ikcEbQ9zIkz8Z+2gvD1wgrCT20xCmmAC/o12iGkfznq23iy6KvYpuHfokpKvvAQMEQOOkF8AoJI&#10;xO8foToz3AqUjlXZOjsLcRKHUjBySjiXn55w8y8AksVE2dgtITWWBjV9HpafnItZqLyubBqE8Cp0&#10;YcPkoBPEKhDEw/j9c9Qw0dZ2rNoLIcnT4Mk4HLcYYdhuKIIQxdAs8s5DyDiqGd6c7qo9VLRZ26DA&#10;yYhVMTECQuSgE8TPIAjOys0ZnQxn5s7G4Lbq/RFkNAXxEEbBUKqUx1tSmnhu5Nk0zRIyw0F9sJ3I&#10;z039hgexLQM7VuWZfNiquNip3cLkoBPEOhAEO2mtRC0rCsgdtYZiYqXQB3+M1wKeeLIvhih2ZpDX&#10;HKsQLLZNpYepabl/iTbpQxDDWlElJV/4CEiRg04QW0AQHPdrFapwJI9uN41CQt5k+nTvZM0hyRPd&#10;vQt/uN3zxgxsDf19S+AQUjggdBRa8JJ7WqGeUtAISJODThCcfp6DFjBBCJ9I9WwwQfPg+/rAW1QK&#10;BIEsEgXdX/V8FxFwXl1eRo7LSVQhpJbo06Zi1XBcVEnJFw0CLpGDThA7QBCc/YXvqyuKduPRJi9T&#10;cnoC/YQoShzrQN1fiCJYuPKpCFpTvnhNuh8rP8HC5tHzBXWUeBEi4DI56ASxSz+D4BWEMEE83mIG&#10;0qTF0YYTn2r5G5SZdRHOiDxezTcUVxwJNKTZLFxHlxBpZCaEn8WqIVVESckWLQJuIQedIHbqtxi8&#10;gjCUByO76zzpRrdeRImOS7Tn/M8IWmvP1PNFO9SuvV0LFuuIpQZlOtGtVXuLPmwFiGGNqJKSL1oE&#10;3EYO120x+JqTQ86VEekah3Yf23YZTVnbDcFRdiOcOcdZVJsMEQwLUpb9JzJhPd+n0WQtF4VAYe/e&#10;KQLyStQkCLiVHHSCiNQNpXiLIZTeiLMhTbjlE5r8WzcEDTmhLV3tHojVJPMgz2Y4g7hEI2doH8TD&#10;bCPa5JlYNRwSVVLyRY+A28lBJ4gNIIju+P1r1FCRbpYJrkzPdvgYBHE3wo0laolk1BmECILul2Wr&#10;1sBiobihEA7vyBmrpru/ReqJhYFAgZCDThAc0ZqjSbElZd6ZXm7oadUS9enpNu/S1HU9YEGZCgs8&#10;znCtthiFMSFufAcbqMXD4OnBehNlri45JqRyxy6KgXPDOwuMHHSC+BYEMRi/L0cVcve+GclQHm85&#10;n+YhWUxoQDEtLoQqhY+AA1eXpYNrghyeFn35b1BYIaqk5M2DQIGSg04QH4MgwvC7cFTrztV7IS/l&#10;KVhRvoDEvXzFqUphIqCFfsPVZe/GryE7Ng+h4ZIOyRf1iGKGlZSguRAocHLQCYKjWvPZw+ui3e/Z&#10;YDxdSPybfju2XMtIbfe8D6L4FKR8cloC1SzZjG6Hs5xg+QjEsEFQR4mbDIFCIQedIKaCINiJQnh9&#10;+niLOSCIM3Qw+nfkxCilbjAKYRLxqiEF+Scerv8M+SJYsECJhaxw+GmB5yvRQkKg0MhBJ4ixIAi2&#10;f+gr0j8/TM5xSLv3719ux5XaWS2jlLrBEEFQTNZp8HSZGsLgqW1lNlsRKrOxajgmpKGETYlAoZKD&#10;jgBHBuEVRFcRRNhqko2kJq+9j9IyU1WwWhHwBGU1g6csL+rV8HloChk8cbaqOYKvU+ImRaDQyQHf&#10;Ksn6FefPwORmEVxqRTSnES3n0ozN/SnMP0LFgRABz6BsdhLcNpW6w+CprUGtq2LTML4cG1IVGyBQ&#10;6OTAmGECRelWlGvxT6EMKO2rPEyn4g7Qin2vUikcUCoTa/fOwszMDOS4LC5j8LQTLVnm3taopxUl&#10;AkVCDjpBHAFBsAfPD6hCmb17NZwEgthPkWe/QiQpuHkrHwy3zKFsM+muNYdRFWQGFyx8dalCvwmC&#10;ZmbxIiMHnSDYzHoYfueI1oatnHgSj2g1h06u+Yuik45fzWZtZqCt0Lb0TAfsGSLogXpjRJv7A4hh&#10;taiSkjc3AkVKDjpBfAqCqIbfhWwgQvzCNRPrF3+7UzugFAxyau5RKYLWMeHGJ8fQQ/WfpbLBPByG&#10;Sxok1dWlYbisI1jk5KATBNtA1MHvA0WgqxnelB5D4BFOllMykB1AhU7WRV5le1mOCB4RVJW63TRS&#10;tK+fY9WwRVRJyZsfAVOQgw7Tk/hZA7WjCGydq/emIzE7afXhuZjc5ZWBlAh4umx2hux+N09EHI1S&#10;Ik9IgvCrIgpK1joImIYc8O2ThNXDo4Dud9QqIhAOaPIKHbm8m45e3oJkOSpIjAh2LOtAFPByIbWR&#10;IZt95ITKIowbZ8lWxYYImIYcGFuOTAyCGIBfv0cNMoq3n08AjW6ziJ5dc5s20fnfyoLSGHqc5DgB&#10;maseaTgZlqdCcSE5zPzbxt6ipKyIgKnIQSeI30EQY/H7QhFAyxWvTsOaz6bpG/uSbyCn2TN8+SHy&#10;GtvJpiCgTqXQ+tSlBnOyUJkHMj8rpKGELYWA6chBJ4hFIAi2nhwhgma7yt3oYJ0n6dtDs7Tzh8ws&#10;DnqsSm4I8FlDouMKDWgyhgKKCZmanMIzFyhk7Y2AKclBh3wcfjZCbS8yBP1ufokOxWzH+cM2CkFM&#10;SrW9yB295LQrVB0u2Z2rCUeT5riQvK1QxcYImJYcdB8MDiSwEdVwNi12L36y1QKatKYL7B9S9BBz&#10;Nh5Bya7xqiE5/QquLp8ARrwNM1z+huQSw9JK0LIImJYcGFH9gPJx/LoS1ccoypVCa9PgZtNozpbH&#10;YP8gnAjc6GssLAdi0AK5NCX2VREsb2BcEgV1lLgFETA1OegE8R3OH/gufbIIvp2q9aG9F9fR2mPL&#10;kEVLJcm5Hjs2FUtOS6JudUeLrqz2QJVN3VXxAARMTw76GLyCny1R7xYZk8FN36BDlyIpOvk4BSG0&#10;ujp/cKKXlBZPdSLa0S2VOXuAUHkTq4YUIQ0lbFkELEEOmJAZuoMWnz9UNYp2MO7tR7Scp2XRyshK&#10;R5h7wzsTo6+wnJwW/i3DgVXDKOAhdN3LLtlfWK7DqsHSCFiCHLh3IIgzIAg+f/gO1XC765duRw/V&#10;e4ZW/DkF8R/U9aa2aghvRa0r3Ss6aTiQi3LJFkXNwvKGP2Rm6CMm508giGloC8cvM1y61x9Hey/8&#10;Sn/HbIV5Na43PTT+A68aUtNT6b6bniQfL6GhZ8eqLw0DrgRtgYDQDDFJj9k9+BbUzkbbw1d1j7eY&#10;Rc/x9WaG57p3JyEHRe3wFtSmknDQWF41KIsyoxPOJnKWIwdM0jSsHjhI7QbUckbHoQpS7PW/+VVa&#10;tP0pWE9yeHujmvaQc4aaT6J764wiH2+hYV8PBDhruioehoDQLDELNiAIDjHHFpQfi7TpzlpDaOe5&#10;n+iPcz94XP6LJNg11IpojVDzD4hAxrLT1apBFDJ7yFuSHBh6TNhPQBC8tXhMZCiGNHuLJv43EtuL&#10;ZNE7fpHXmEoWiwasGlKxasBZg9iqgW+H+ABYFQ9EwLLkoI/VePzk+OkNjI5d2eCq2vZiXuRjWno9&#10;T9he8HaielgTalupm1GYsuXYGjJDVEnJ2wMBS5MDJm4sVg/subkG1c/okHSp0Q/bi//S1jMcvZrP&#10;H+x7AMFnDUmORLrr5qGiae3WqVWD0RllTzlLk4O+vVgPgngDv78gMkSDm06l/Zc2kSMjUcueZdeS&#10;CucqjtfQvqqwNSR7XtqXNe064G7sl+XJQcfiNfzsgtrOKDYRQRWpX+OXEZx2CEUEYnuB/+xWOOfl&#10;FVxf9mk0DPEagkW6t0mtGkTgsqesLcgB33Cp+vaCrzdDjA7VbdX70Paz39O2Mytxe1HadsFpHTh0&#10;LV+8LrETmmDhVUO6oI4StxkCtiAHfXuxBwQxBb9PFxkjds7aH7XRdrcXzihPCdS9/gsU6GuYLxm6&#10;HajfiGCoZO2JgG3IQR+e2fh5F+rtRoerFLYXfRq/RAsih1N4EK8ejGqaW44tQUvhZqZzDeFVA9s1&#10;cKIaVTwcAVuRg+69+RTGlH0BQo2O7b8QXDXy9De0+8LPyNsQYfnthZcWUTqW7qg1AqHywo3CwHK7&#10;UJUPhQhiNpa1FTno24v92F78G7/PFRm3QdheTPh5M6XjG9dHLGyayGsKRZZzXpbwL0Ndaw4Sfd9c&#10;5XkpCpl95W1HDvpQvYOf7JN8h9GhqxBSi3o2mETv/zFeN46y5v7CCyH5E1Iv0921R8FFvbLR7rMc&#10;J6dZIaKgZO2NgC3Jge/n9dwXfCVnOFPLPXWG05ZT39LR2EgqjkAxVrzezMxKo8BiYSAHDn0hVBYA&#10;tytCGkrY1gjYkhz07cVfIIiX8PsMoyPIMQ44MO3zv3RF5KgM0UhJRl9TYHJs1xCP7FUdq/aj8iGc&#10;dtRw4TwUHxqWVoIegYBtyUEfPT534OAFtxodzVrI3H03VhBf738b24tyljqczKJMnJf401212aNd&#10;qPCq4bKQhhK2PQK2Jgc25MHqYRRGcTOqYRPB7vXH0zYYR8UkndAzQZn//IFXDYm4oWhcrivVCm8m&#10;MnHPQ/hdEQUl6xkI2Joc9O3FXhDEVPz+qtEhDfINpYFNptLr6x4WNTs2+ooCkeOt0J21hDzYuR0f&#10;gEQvFkiD1EMtjYDtyUEfHbaafAC1hdHRal6+K3Wo2oc2nPzYEp6bVxA4tlZ4G2pS7l9Gu8hycWrV&#10;IAKXZ8l6BDlwrgWsHp7G0P6GarjP/Ro/T7vP/xem1ZxWz7BHeKHPIC1wLOwz7qo9TPQQ9Qtgw+nt&#10;VFEI/AMBwx8Uq2OHD8EGEAQfUDJJGCpsJ9CjwbO0ZMdo/XDSnGcPHMylSomGosFcOMw824OoohDI&#10;EQGPIQe99xy5mo2jahudD3zyv/Hk13QkZjMVN2HWbi2YS1oi3Va9P4K5BBjtFst9C8LcJaKgZD0L&#10;AY8iBz1y1EQM8VdGh5ktDgc1fR22D3dQJg782G/BTCUd2avCAyvCtqGHaLPmiSooec9CwKPIgYcW&#10;BPE1thec1s3wp4mvBrvWHEKrD89B1u4ypgkrx6sGdrC6t84AHJqWFZm5fPbyu4iCkvU8BDyOHPQh&#10;5tUDR44y7LLYo8F4ijyziq6kXSI/n0BTzJTMzAxctYaCuAaLtmehCgEnCpnnyXskOeCDcUwPDDPH&#10;6JCHwJW7V6MXaM6WweQfGFTkfhdOU+lYale5J1UMrWO0Gyz3J+p3IgpK1jMR8Ehy0Id6IX72QjUc&#10;d7JTtd607sQX9OfFXyi0iA8n2SnMC74gd4gbPS0BOSZ55nRXvRZBwGPJQU+rNwFgrUU1jMOAm1+m&#10;Sb9sgmNWOmwKfESwdqssZ7CqG9GW6pVuI/LcsxAWyhIm8nAlay8EDH8o7NVtZ29AEBuxveAVxEij&#10;/asW1pDuqPkYfXPgbYSVK18kjll8EOmA0dNtNfpjc4F0VsYLm0pHGxdXkp6MgEeTgz7w7NbNnpuG&#10;I6M8VG8sbT79NcK+RxXJ4WRqejJVCKlNrSveJzJ34yH8voiCkvVsBDyeHPBNegmrh+cxDZYZnQoh&#10;/uHUG4eTszYPguVkYKEGpXXmooijbnXHIqp0caNNZrmVylRaBC4l6/HkoE+Bj/CzH6phr6Vbq/ai&#10;tcc+p7+ifkUQ17BCu71IR6SnEP+y1LlaX5HZmwnhpSIKSlYhoMjBefaQidXDs/i1I6rh3Hj9Gr9I&#10;//5lPUKspOP7vOAPJ/l0gVcNt1YbiPiQlURm73oIc8ZsVRQChhFQ5KBDBYLYCYJgk+JxRtGrGd6E&#10;uiCs/Y9/z4flZMFHjeLrS28vfxg9DTTaxGw5Nnri1YMqCgHDCChy+H+oXsc/H0KtbhTBHg0maJaT&#10;qRnxSMgr5Phk9BVX5djBqm6pdlQnormI7kEIrxJRULIKAUZAkcN18wDfrjFYPXC2bj6DMFTYp6E7&#10;3LoXbhuJhLwBBZaON/v6sgu8L0ns+vI9ZfRkaCiV0A0IKHL455T4FP+Ls8Gw74Whcnv1gfTbsc/o&#10;ROx2Ci6gkPacFLdc8RrUoiJn+zNcYiD5mWFpJagQuA4BRQ43TAf9cPI5/O8NqIbCP/l4+1BfXG2+&#10;/Hs3rBx4ay9kmJTvhHQGj42H8dUI4viWAuVL9OekgLwSVQhcRUCRQw6TAR+obdheLMKfOHK1odKo&#10;bEe6pfLDtPHUCioRUMqtbt1sqh3kWxIBXQYYaosulIGfyuhJBDEl+38IKHLIfUK8gj89iGr4zvCR&#10;RpNox7kfiHNV+nj5umWqadeXCB7bumJ30UQ166DKCYVVUQhIIaDIIRfYsHqIwurhVfyZfS8MlfLF&#10;ayLwylP02Z8vwQ6hLCJHuSfmZFaWF65MhYyeuL1LVcwGQ8OmhHJBQJFD3lODl+WPorY1OoO63TSS&#10;1sOtOzb1JPn7BBlVy1WOg8dWDWtEjcqwfZbhcgSS6vrSMFxKMCcEFDnkMS84HT1WD5Mg8guqoeCR&#10;7O/Qs8FEmrVlEAUEBrtkVu0MHnuFOlTpjjR3QtuUj9D2RDXlFQKuIKDIIR/08CFbC4LgGAhsYGCo&#10;dKzWg9Yc/YAORW9CxGp5v4uMzDQcbpam9lUMh7vk9iWgfmKooUpIIZAHAoocjE2PKRC7B9VgzEkv&#10;zWtz8to7cbGZKRpzQWuR8/oyTsu6FRFU0VgrnVI/gtAOiSgoWYVATggocjAwL/BhO4rVwwyI8gGl&#10;oVKvdFuEi+8L46hl8LsoLXy1qYWBgwFrl+p85CFUPhCSVsIKgVwQUORgfGpwtizeWtxkVKVnw+do&#10;25nVUlebyemJVCO8OdUvYzjEJTdrLyqfj6iiEHAZAUUOBiHE6iFej1jN5tWGShmk07unzgjtajM8&#10;sKzh1QMfRKYg2lMHnDUIhoFbhnamGmqcElII5IOAIgeBKYIP3mcgiCFQud2oGpPDuhMrKC7lNELK&#10;BUMtf9uHdBxEhvmXpzaVOXqd4XIZkisMSytBhYAiB7fPgX/jiR1QDQWFYUes7vXG0+ytHFIOV5v5&#10;cAOn30tMvUydcNYQEVhepPEcBu60iIKSVQjkhYBaOQjOD3wAI7F64HiTw4yq3lq9N/1y7GM6cGkt&#10;riY5nV5ucVe8KC0zBQlxg+g+GFMJFKYcw27mAs9Voh6MgCIHucGfCrWHUSOMqPO5wROt5tCLv94D&#10;y8nTVML/n45ZfM6QCrfshNRYGtlqEVUt0cDIo7NlduAX9iJVRSHgNgQUOUhAidXDcf1q8zWj6ux3&#10;MaXTKnonciTtv7SJinl7kV+xAO3Akc8YUtNTcWhZiZ5uMwcxIh8x+thsuU/YmlNUSckrBNS2omDm&#10;AOfZZB9qw1ebnNPy1S4/0saTX9GOs7/S2cR9lJHJpFAbmatawCW7D7JllxZtbSwUOGu4KgoBtyKg&#10;Vg6ScLLvgujVJr/K28sbVo/dtcpnD/yfD3JeulA+UweRLqCnVHNFwKVZqXDVvrH5YLKzDBZeIAof&#10;Y/5cuT2enatmybxb6SgE8kNAkUN+COXxd3xjZ+hemxxYRcht0oXXXq86E23g6NKqKATcjoAiBxch&#10;xYdzCwiCQ9pPdvFRouqRUHhDVEnJKwSMIqDIwShSecuxQ1ZjVA4rVxjlPF4yEMR0pTBept7hmQgo&#10;cnDDuONDmo7VA4ezL4F6mxsemdcjONz8w3jn/gJ+j3q8hyOgyMFNEwAf1jgQBBtGcWi5B9z02Bsf&#10;cwL/ozfetbmAnq8eqxC4ioAiBzdOBnxoY0EQ3fHIKagTUd15SPk9njcS7zjmxiarRykEckVAkYOb&#10;JwffYOCRL4AkftZJQuqa87pmMRm8jbpARZN282Cpx+WJgCKHApog+CDz9eZtIAneYnA4JyYJPpMw&#10;UtiRiv0lOJXdh3jWRSNKSkYh4E4EFDm4E80cnoUP9kr875UgCU6O0xKVY8y3Qq2FyjEpOao13zrw&#10;ecIu1N9R+ZryT+jm5r5ZwK1Wj1cIqCzbhTYHdBNnjrfwdaG9VL1IIeACAv8DG/YR+yWpA6EAAAAA&#10;SUVORK5CYIJQSwMECgAAAAAAAAAhANuGJBW+HwAAvh8AABQAAABkcnMvbWVkaWEvaW1hZ2UyLnBu&#10;Z4lQTkcNChoKAAAADUlIRFIAAABRAAAAUQgGAAAB3Yh6oAAAAAFzUkdCAK7OHOkAAAAEZ0FNQQAA&#10;sY8L/GEFAAAACXBIWXMAACHVAAAh1QEEnLSdAAAfU0lEQVRoQ+VbCXxNRxe/QexaO629tEppUVWt&#10;hK5Kqb0NVVstLaW2pJZY+rV2tad2UZIgQqlaQ4TUVhKJPSJBYicUEZHGu+c7/3Pfvbnv5T318qH9&#10;vu/8fv83c+fNzD1z7ixnzpxR/iPyelMhIpU4CjinId09Sb2wktLS0khNmO68QPNXFVIPdhN4enpS&#10;kyZNSA1/JWsBy0plDs3m10dPIlrjSZ999hmVLl1aMkt6iF2BgnkkgQoVKkTvvvuuZMKzNfwOeQzK&#10;yMiY5j9vKtGpGUTnQwy8/PLLftYsmVSjRg165ZVXyN3dXWocO3YsHT58WN6k5TDR7Nmz6ezZs5IR&#10;6Nu3L0VFRenPtpScnGxkzJUrl9FIa5pTcsMPf5lc8vRICJ8ZCB6geFuTspKaMEN4wycGQgY5yKwe&#10;/Fz7xHHjJPPVs3vlqy3uowzWcjClzy9K6qaWpO4dRO+88470BfX4cFJDq+lfzF0y3g5SUt3dc0lN&#10;6AfAoZhox31ATVqsfVKG5dh38knVKxuRSURm0MmTJ6lMmTL0559/Ss3Vq1cXcPxDyWAiyaBnBIoV&#10;K4awGSOTEhIS5M8XX3yRPv/8cypRooRe4A38b9DKlStzciD8REZGSivDw8Nd+5Tt6it0+fJlecMa&#10;H5Ncs0Nfd2ax3vg9C/gvWtLXxcq/7cMfMna0hqPe0qU52YB6wEuA+KrBig+HzuntGlxgWw1St9ck&#10;y6E+xswBpKenU/369bVKw2tJF9OBtE8bKG2kEjO1ek0pli+3NimoW9vTgAFfU6lSJSj9TCjPNBNp&#10;hK8v/bZ1NV0/tYPKlSun9TIr/pyl0B+LlQyuJr9Wmy3luBJQ5DqHRlOBuP3rpG/TOisCSsvz9anM&#10;wHrpR2MZORiO6aWXXiL0VkxAiKNv8ewlcQCT0auvvioTEsSBNC72olbaOUmB3LlzG5yaezgmLVS2&#10;b98+vbcDbzOc0+bNm8tdY7p79+79O3fuWFJSUlQGQktqaqrl9u3b8oz/8IyQiz2vlXZCPEjLNmrU&#10;aHf37t2jAG9v75iePXtG6vFvvvkmqlevXvvxzOkHEXKx17XSfxdhYsJE4O/vT/eDRXbabJYdQmWj&#10;Ro2S2VlHtitN3+Kpzv5xWtbxfue0Pp3m1nI+BFG4J82eMV5W/nt/xEk30ZcGgK6FEa/jD8cpKlv4&#10;4xht4ojpRYsWLaKCBQtKpTowcVDCrL9uPpoyYsDHNhMGJgYMPfwNYMHVJww64euc0/QgJWNgz+ak&#10;hvFMtPtdm5mI/6Y2bdoYleoVSqVxY0nVKrWd3T2rWWeVBQU1/eZkEK9rDXmqa05btmyhKlWqGJwa&#10;lVlnIaQxeqAeg9Bc/Kkur0pq4kZq1uwD8ps1nT799FNZMGUG0kNrRTpKFZYKfbWaMqli4hyFvv76&#10;a8qXL6/+Vho9erRNhUb8d1+pDHlyuSlbOSzDyELVIiY9bVSm4/LpGOIxrs2Pwbz+b2jMsgugPO5u&#10;lC+v2zbO8wIjK/FQcI+NjQ2K2DBblnz1GI8S6/KPpd8S8b6m2fFzcHAwhaxYdIGLOa4MNG3atML6&#10;xBoSIuqgxKEaTJo0SbjEc9u2bSWEZsjTGqYxx2RfIScZ4MWfKlasKP+VLVtWwrx589K8efMSUNYh&#10;oUIOpALOSAEBATYVYtFCPEeOHBEIy5cvTzzRIs0p5WUYFd68edOoEFi2bJnNMyq8fv064s4JMuG3&#10;ynTPWwKZ6gFeGgT37t0z0pDnl19+WWEt6piaNm2KJokKnpiYKIsVmjp16lTpk/Hx8dwZyOBy8uTJ&#10;R6WgMxozZsyGfv36HcB60aVLl8jWrVvvQ7xr166RxYsX38bLbQSe+/fvH4Pwtdde22AtmpXQDxnG&#10;Is5x84DXVU9DBeX/bdXRR0mYre4G8Yfrr9BZjHGeG/aPU7z4L+idfy+BmQ4eCo0cOZKFYEv4GxO7&#10;VSvM/oKZXcIKxAoi+Q73Ibp3wTn+vCHMYm73760M4vjjZxbMefC6MWv6BKLkHRouria6tEYD4o5w&#10;M1qYheSXaDuwR88smBv5pSct8BtH6hk/UuMn8zr+rcSj9kdQhQoVhAnW1ujSmYMSh9I6c+ZMupjA&#10;28OjgwV0frnRDX5+VN0ALR/FzC30Y4YO89J9qLctdr3FCkdPiQ8bNpTc3NyECR1q3Hgt3McqwG8N&#10;MnHiW4PZ5f1kI+w6szxaVY8XFfLp3Upb6nfUtVVa7MF5sOBCs0TIVRiAxolQVxnMIP4a+A/CsG7E&#10;/5rZu0uU8reXKvRazUo2KoO6uASpm1sRHZvDm/ZFrBANITWqayaTZ+ZRvXr1yHL2J5o+fbowat1d&#10;awzubeaQSfWXClr9O74g95was5y/OnhxSunLlOktedTemW5icPkLXElPTbliqPt8Sd3Zy1BZdLUF&#10;qyddiaD8+fNT3bp1KePiJuLdhCzDKbHzNaY2VjHqtQe/XmdyNKMg+HFG7rcWK+cO/aAQDFUorPoX&#10;pfXrQqhhwzf55bWoZMniUmHOnDnp/fdZczExi2fRs/CMl//yDnl5eUka8lOg7RfSkcONQ2bQPZey&#10;iev+mPGXiwCWpmq3AvPcPTQ9c3foDFBgdCbfeuutTCaBnxsQzeWVEfEr+2VHmS9fPmEslb9WLnzi&#10;NXlQTygD+2BsBl1aGrHmVjsXXOZy6MRSYjqjHc2d49zPjLUatjBTZoSU4HSeR6/+RrfWelLpkkXI&#10;Elqeihdy287v0JlzvlF3RmvXri2kq4DYyCPEZh7qIOIbNmyQTT3i2NhjoOj5gcQz8bLJN6dh725+&#10;Zu2EvvvuO9g7sjdfmvVUR0wCPXr0kBBMQvGtWbMmHT16VNLw2XUmO3ToQP/y/cJg8o033uA+3lDi&#10;MNrw6z7Q3uoimXVfVI6JOk+ePKK26uk6zNYM6MUIoTDCsoE4ymFVgoUDz7DlYkOIeEJCwm0OGzBc&#10;J2bmaQ6kouXLteWMFUqDyT/++ENCwMwkthQIwZTOJLa/r7/+utEAmGKgfyNu1cFtjZAukFuBAgXe&#10;Xb169YmLFy/e471NAktz7aBBg9by/Le3c+fOYm3hfhnN8WP8Sc9/8sknybzTvdG4ceNrrIof+eKL&#10;L3Zzl4hEHmfA//yuJtors0HJycn09ttvU6lSpYx1GXsADJLChQtLP9y5c6fsn2DPfeqpp8jPz08G&#10;1LfffktfffWVTDlPP/007d271zCuY85EWLJkSQoMDMTcWJWRPeJPmgZzL1YQM5MIwRQ+Gzp+1apV&#10;6dlnn5W+hoGFOO98pDEYwagDhMaiLDY8CNEvrRsaW1Oyi4SpoQ6jFeN9RktrHEC8NaMF4yNrmp6O&#10;EOkYtXjG5zSXxbSjx2E9L834PyZapbyHNRebryDehGEzhk0Z//VABeGJUMZypaXVeiYWNhwiQG9s&#10;W19TFDi9pGT8O0gNyWTOnrBjbN/AYLKUFHiSlBGkfJTJXKYp1gyYaeXMNJPJx7fRN1PGVo8mamht&#10;jTnenjrctloxYvg3BIX5iTGZ8Wu1D7FDFN0wNTGr7dkBhnj3I5z+YH/EVTw+JtUdDZrSzwVFOaU7&#10;cdq+Wt9PX2I90X4/bcLAvt1kT/7Y+mRGWMMW6nar5K5tJ/V8sBjbAd3SB5iN7vbw6d+VmtV5DEzS&#10;No9WFoO5bdrGHxt5hAykIxugnhgpyx3W3a5du9LmzZt55zjU2Pj7Du5GH7/xCJlkqbU0mLu4KvNI&#10;EsARJEtm6dKlNkzaIyXhZ+O4Ehjl3enRTEE8CTe3/FpWXq4m+We1SMT0InVXI4lT8m+iA3IxA8OH&#10;DaV27dpB5be1SPzmQaMGedlL0rWBowYrTaxHIUSnf7S1Ppix/2NhsmfPntIQ8wYfuHfvroRZNvnh&#10;tci3fztqbtsnH45JllxTayGi2H9pFR40WR7ssed9Wjh/tjAIFC1a1GAQ+iPCjNML7BjU8E2fVgTT&#10;zENPQepypZz1vIeZ+147uQ6rSer2l0mN7kmWw3057JGFySMHtsgmSeURDiZ1vQ84ExflkDkdOJd6&#10;6yWWdqByn/M/eO2G5GBXgX0l00rgRuqqOtx3+jLTS7nPTSDLwZ42DPr6+opSqh7+2pAkqgPq1OGy&#10;DhhDo2mOm7yjXs1KBDvS2y+JlSwfeHFIxqc1mGNmg1mKe3w0W07MZJ4u5pAa+rFmVVjbkDfsO4Sh&#10;c2djxaaoM4h+iboAe+YoqLDNO+CNgk+9aZhymPM7PyDKwuD8vKSuf58oamymsWkHS29jc8MMcu7Y&#10;b8KQ5fhPEuLzYg5UkwLozTfftGGQAm0Z0wHjVou6Ci0boMRy/vrgxSHdDVBuli7M28wp1sIL8pO6&#10;7m0eraMo8dQh6tz5U2rZshm98MILRBFf0dQpk+lw5C6i0PbCLBjEdENLyxGt0+w5tWrVousnt2Vh&#10;yoz8cKpg4eTJpaxhNl7TuHFAZYorzyMjLFNisuM+gk/s4VGfX1afN0lVjI04GLlyPNSQJO38UhiK&#10;jdlDtKyqMHkrMVLSsNHatC7EIXMlCyl0aDJv7GcqqVzvLEY58OKM3PPlVtrqnzplaQ0JcQyqOyKZ&#10;AdMG/T5CY/DwLGEm6cRe7dm/GFFwLWEc+dCwrl27ZGEukcPrmmtJMAOb+r/0B8Jeoj3MZzCjcfyB&#10;OBm5VWPogjZY6M75TKnOzamZ6jiO815sYek0a0DMVLkiCsVMy03JS/KAuZWMtgyH/i+OqGCxQjk6&#10;wc8FZ7n8/EBQWEfq06ePxuCtU5k+M8B8ZopDHP7BVELzFapcQqGdk56mC4ueusvlXWZOp4LPl3Pv&#10;CltfvjxudHqlnc3QjJOzMu2He7pltSEGciOu8mCK7E/tW3gQbJKnFjx7h9+RbeYUi8Uy5datWz9G&#10;7g3dDf+2KVOmkBpnPeRmWA50zTz0BpKWaYfeiQF0f1cLnrS9tWfg3EqieD+KCF1JMXvWkMqKLu9Z&#10;DvJr2jEKyAtdpRkzZohtr1OnToaX0o0bNySsVq0a/Zl2S+LNmzen3r17S1wHXP9unA23SYNJBOXM&#10;aadPn8YaXEJ7o4v0IAYB3Z3KzGD//v0NS2xqaqqRF31vx44dBoNhYWESWg1L3Rk4TneN/orB9u3b&#10;SwgGMUBgefXx8ZFJHOkpKSlG3uiovTR72giDwTt37kgI7ZtfNZVRVF7qCoFBmNrsGUQazGucRQDG&#10;mjVrJnEwradz/zWkCabPnDkjDKK87iiJgyIOZzCKM1wjbLw5oI8++kic2jCHXbt2TdJ0kxzwIAb1&#10;eKVKlWACNp7hY4DQulb/i/EUwzVCp+ZAGNRtgzqDZi+8h2Fw1apVN6pWrQq/mCz/McYzYCd3jXQG&#10;sdjrCij6DkIwrG83zQx6eHhICNy+fduIYy+Nfqo/2zE4k+H6J758+fKvHBgVwTg+ePDg44iDwZiY&#10;GEk3M6gDXSAuLg4aspGGwaTHHwmDTMU/+eSTWfHx8XdPnjyZ8txzz+2sXLlyYL9+/UJhDOcXiotJ&#10;t27dDnXs2DHey8vrKgzqQPny5ZNY8vtgVDcb0B2B34NRnC0G3dLS0lJ5ulC3bt26Dw6Z8MTRPXTw&#10;jLjupGn23rHG7yOP/owQ5fVyABw7+T0wA7u+1KmqmocD2VPAb9jb25vWrFkjkytGH/omRifOSLgB&#10;8rlg8cdxLeI41IEeuHHjRuM04IMPPqAffvhB/Jiw2kDD4bwdGK5P1Hv27MHmhZKSkmR/MWzYMFmu&#10;kKYziOMK9EGWjqRDidUZxEjH3IeDH8yDOHdGX12yZAlNmzZN8lgZ/Jbhurk4PDw8LwZGkSJFxGKK&#10;06L9+/fT/PnzZYsJiUCamHh1BgsUKCAjHoME5ySQIhjkvitx1AOPxE2bNsmZCvfn7DPIlIMna58h&#10;Q4YcKFu27FZexg726NFD/HYB+PTyHPk7p4lvlg6eTg7Cv5cHyx4uE83dwyaP1S/YqIffA4/GbBvc&#10;sZFuykBHxnkHzkbMZx54hppuTkMc6ciPM5TmDOQxlzGfldRjuHZcS0Ssq2vOYxyaC9unZTFVWP9z&#10;VFYnVrEdpv/zieYp+S0hShA2bY6QtkxZOa6TUoyzYmP1YDvO/xupwUoLCMkSrJB/H81ExMk2QBr+&#10;Qx7k3Txc6cvpWIRcu7nyv0YZK5RWEAiOhrwaaMLCJoK3bTyabAlp1tlTjolQBmWtrm6wMP53Dr/s&#10;kt7zIAi4hXKS9arDw5Gu9ndgwevCDB5oI8z/3aGeEVqvGRoMY327NzThjRgxjLtZGtH9FNfAZUaO&#10;GC514G7Zfa4TdQdq17/+94SZsa1BU5xJ4nTN+3NPOQMfNmQgUdpFopRYxolsgstyHcOHDBJhNq2l&#10;iJ8whGn1u/zvF6a6On8TnIpQaC36ooNmNPabMZko9SzRHwfkqJKuhj4a3D5O3v17iTBff14TJN79&#10;XyvMjK0ezfWeN7Crp+wJBvbtSnTrMNGVDba4vJ7o3BK6k3xKVG+o8NgYJV85R3R+GVGSv2u4vkfe&#10;xWzQey9n9szl2qXff/4ClLHdsyWEh6Pd4b20njd31jhu2C5Szy4gFWeCp8aTmvSTDTZv3iRD3GwL&#10;AmCCkTInx1Dq+W10LSGM1CubtHJn5pAaP1X+kzx2oEvraOhA7QpY63qZC5D1/sI/T5gU7tFKhBfm&#10;SaP7aMJb8ONY6WXqqcmMSZnA4Tyc4o8PM9JuXoyRMgAc51AlAAsgtuP6LtcZcCtfxZ041GuDXkSJ&#10;C2mkdxfJBzXKUI18/iHCzFhduIUhvN6aEBb6cU84F0TqMR/CXWfHGEzq/raaz3v8FDqdEMc9dT73&#10;si10YNcGOnb0iOHw5wiwY0RF/k7BywONfIej95O6j+vb29QBPuSPNZFGe3eUvGZhWq/rP/k5U7Ue&#10;20NVafO6IuaEhTNHEp2ZR+rBzx8ekR1J3VGb1Ig3+bkbUcJUGjJkiNErYTji1zkETBnx0b9SwOLZ&#10;8gxTh+UIfyC5O+4E/C46PpxGDvhYyrRm3tEGtMV6M/7xCzMjRGmKFU/ll77PkzYn0dC+bYhOjGQG&#10;67BQOokwXMa+FtzIV0g98AkNHTrUEKIOs4ORPUJDQ8WdFfEePXpwD2+j1fVA1BKeh/XTPJ3RFrQJ&#10;bXtswsxYpjTB1wKgPnASDez1EdFJnofsGbT2qmyByy5ZOF38eCG8tLQ0Q6gwk5tt/GYMGDCADhyA&#10;ysQLD3q2PU8PAPHCNIjbgnp01Qjw/0rupD0aYfJOYBcqHdhMY3hw1w+Idn5lc4SdCTdSFxQkNfgF&#10;Un/rQpbjY8lyagpjMlliR2kOMI6EZ8adM3JMDk+x9JunOO1zunr1qtErMcTNDjI6pBfuaexQUA9E&#10;WA2iwKe5TX2kbVLXu9wWbvPFBUocP8PpGmdmrt/9ALEAB6CyEW01Rq9s8RZBORTe4uKkrn6N1K1e&#10;pP4+nCh6ouZWEhtAFLeMF5PZ3MhBpG5uS7S2EanbPuIJv0Pm5Sueq1aFBIugcBvnVvIZLjNITix1&#10;AZrx3HPP2QgRQ1rd39qxoOyxuSrRwjwO23GV24j6fLnNaPvCL+X6EQyqMKy6LsiMYGUuKqrznMao&#10;ZW7urC+ek4PUpWVIXQvlmheHyDGGT46BmB9IPTyNhTiQ1C3tCLfuDT8IK64dDzUENGHCBFG4sQLj&#10;Mj30R9jO9f/HjRtHVy7ESxy2dfAGpB3n9zgS2tbqPDpKGp5RD4LKbURdtSvxM7d93VDx/fmGAS9+&#10;515UzujCXOVTVLTKW2Ny3ZdZXyr+QiteJHU9hlIPogOjWXDcC08spCtnoikiIpwOH9jOas8m2hO2&#10;ihIPbc70fgF2fkFJR8Pl4gUEt2rVKu6hw+S/80lnRVANGjSQEzvokNdO7+We250/Sn8KCgqS/3F1&#10;EMP/StIhol8rEy0rynw5+OAPgV97a21Fm9H2Lxsr+/gZhxcY1oUYLlP+xNnKfFR2dKp2iQ03+u5M&#10;M714Xl5SAyvwUK7LDZtKPy2eR/37f0Xdu3ehVq2a03vvNaLatWvSs8+W5rkup/QqNBonza1bt6b1&#10;69dTRsyPROtsbwHStk5yXKT3vnlzZxNtZk0A7/QvruU5PEPmQj0PjtlxIhR/KIJofoFMHh8SpZ/S&#10;2niE24o2B/ZRElkGgQwYgGswcGbnMmFVKlK+mPLOHX/lBio+NVP7UhBmin6X8+B4mjThe27EC1S5&#10;ckXWGytRpUrlqHTpktyoAlm2cwB6Fhq+Zs3PRHBqNAsQODRNdiK6gMSZTP9vaVntvXAuW/sW3Y9f&#10;Td9//72RF+d1eOf4cbxr2tjCRlCOUKqQxhPahjZeW6Tcy+eubOW0IAZ2NnDlw4WxbK/SKAjHHdxf&#10;8kpZmiOdVuWgU344z1PkemaFZ7V7pdkBdhxo+KmYcFshnt8uB526YGz8yXTM16560up6mWl/psgp&#10;LKYA/eNJ+aN+NoLL8NN6HtoQNysHoU03g3LgaBlXReFNhRuZOE2rzHB9LnRCWJlwZljN3V359NaK&#10;fLfUX56ifT8UoNy5HAvIFeAQliL6cM/iBv/SiCjtGjVq1MgkxHPaf/YIqUM0l4WwiNWUtR5GetrF&#10;g1IOp86DBn5NtKI6LywK3eShWrGYIjzvnVyA0IarAQXv5XKTngfhjWPAHQ1XWtF5sqfa/AUZwixX&#10;OkeXqwFFr6qbnqGwCcUob27ty0PdgABcRXR0tMyRLVu2FIcaHW3a8Fx4M5ZoAwvIGVZW4LmSe9mq&#10;KvRH8iURIOo8EsXzI/+fvKA0VSmpCI/gFTzHLSmcWrigWxjz/MSEZ0+6MKvXqODe7XxIxUuWbVUo&#10;dFIZYbRoQYUSoVKEcC9xFeuKEYWzGpQdrCmk1RHGQ5yfUzY1pPYtPenddxrS/qAWZAmvQXGLy6eU&#10;KCyXqOHbimH7xIWnXLhwIX94eDiNGTPGAJwurly5Ijqcnob43bt36eDBg0YablncTblBt08F466o&#10;kT5nzhy6f/8+rVixQhYJPV0HnOYidu4g9d51uh39HaXFzZd7L/b5dOBKM/Mp77P/b+LEibhNrN64&#10;cSN9+/bt4wsUKPDkrTi42qy7KuqARyAujOtegQDi8A40Xx4HPvzwQ1JV1bjtDsALC/6XODLVPQQB&#10;xO2f4XGjqpYst+HNgDcOBGnvQGquC8AV6+PHj8dws95k4Bw7J9r42AmX2P8TIaJh8G96GCHCf+rY&#10;sWOGnyiA+S4lJSWLEHFrH/vs6Mi9dOxIVBYh4ugB5fSb/ABsk3CO5WZBocaFeagyj5/+EyFi+wb/&#10;LABChDsU1Bw0EELExSrYCnWgXiw4uC4EkxgEDCE4EiI+xO7du+VKOixA9kKEdWjt2rXybix+uBkO&#10;nZJ5hG8ifF/hMJQt1z6XCULEAToUZhhD4SvWsWNHESIYBOMA4hCiv7+/Q8uLGcgL3zF7B0y4skZG&#10;RtqkQZhwvMRQxHYPwgYf+BgA9tPx8fEyFyMO6L695nrwTpzjeHh4RPDzJMZ7DNe9nLNDuhA5agCq&#10;CL48BKungXEwyXOokYbzEghYf9aRXSGa0+F1eOnSJcuRI0fuxsbGpu7bt8/mf/Q8lLM38t67dw/h&#10;aAbmxWztj10mCBF+nhw1AL9NuPSahYjecfPmTRsh4n+4VNr3TGdCxDwXFRVlk/YgIfKKnM7D+TLz&#10;csGZEDFyzOnXr19HOI0BX0B4nT1+8vHxKXTu3DkbRiAUs1kKaNy4MYR4316IEOykSZNs8joToiPA&#10;gIH5016IZmB+tBf+XwgRvthPbk5kysUNqc5DJgq9D5YULBC4N/r888/TiBEj6OLFi9S9e/fD3JMO&#10;YGGAdzEA601ycrIF0NMAzJvQE1euXGmk2WPhwoUy1y1YsCB19OjRN3C+4igfgMXs8uXLNmkzZ86U&#10;oQud1JwOXZbb9MSFCIJZqCIDLrQ+PGnPYvzEWMbPsH4sYuCuQh/GZwycWfzAmGOFHwOMI5zNmMuY&#10;z1jKCGFsZIQzdjF2W0PsMnBLAHVDJRnIGMWYztDrzQ7AB45OoeIUYTwZIqJcPPyOYi7EqgfAqBoR&#10;ESFDBM8Y3mfPnpUzE+xeypYtK/MWrDP4H/lwaQlqD+IA5rvixTOtQhi6sHRjBe7cubOkBQQESBl9&#10;XsWu5JlnnjHKQPfDqMD1nV27dkka3gejLnROPGPXAl99GIO3bNmCD9eQgbuXuRlPhuCzz0NSGGrV&#10;qhV5eXmJrtelSxdpHHz48R92DvpiA0HARAXFGc/wvYG+h7kQcyJcSeA+r6+eyA+VBTopVnXolUjn&#10;oSwrP08X8kHq1q0rdUBoqBsE/Q9TjD7HYluKEEMaIT4sBIt7AZyGu3o4AqjLyN59veyQvRBr165N&#10;hQoVEuUYQsQdAfwH5RZC1NUaXIqA4guDK5RxTPYQnCMhQsFGb/bz8xMh6he4oV5BiL169ZJeh/qd&#10;CbFp06ZShudR4UsXpu4YACFOnjz5KMf1I4BsXxHIDuVISkoagx0CGMEdw0OHDqnnz5/PwCYfrsEY&#10;drhKhUZjNceQXrx4sSwOyA9guHFvVCEoID09XXoeFidunAw7CAhGCdSJRYE/3v3t27fLe3HmjAWE&#10;V10L6kcdoPHjx8v7sHPBcEfZ5cuXi/Lv6+tLvCjKNIHt5/Tp0/82IYKwz8Ql8y8Z0Phxpxu3oiYy&#10;sIhgwv6RgcUD/wF6HCH+A5APehq2Xvp/ZpjLIj/yof7J1jj+Q/kp1lBfsPSyejksYGZ+9DwTGLg0&#10;inOUR2bFdoVgQsLXg2oAkxKu2GLrpD+XtoaOgP8AnOmiHEJH+czQ60P9UIz1MiiPNGd1oNwzVtjz&#10;hDLoENA4XDCHKcq/ASrYmiQfqe6/AAAAAElFTkSuQmCCUEsDBAoAAAAAAAAAIQAUwVBNzwUAAM8F&#10;AAAUAAAAZHJzL21lZGlhL2ltYWdlMS5wbmeJUE5HDQoaCgAAAA1JSERSAAAB4gAAAJsIBgAAAL6z&#10;mB4AAAABc1JHQgJAwH3FAAAACXBIWXMAAA7EAAAOxAGVKw4bAAAAGXRFWHRTb2Z0d2FyZQBNaWNy&#10;b3NvZnQgT2ZmaWNlf+01cQAABU9JREFUeNrt3StyHFcYhmHDQEHDLCFLMPQSBA2zDa0iUNDQ0NAb&#10;6Br3AYIqsVEmQIaGyUiuctnOXLp7zulze8BTNUzV+sFb8+kyr25ubl4BAHn4JgCAEAOAEANA8bab&#10;zRshBoBMduP4+enu7rUQA0AGf4/jwy6Ej0IMAJlCvPfvdrN5J8QAkCnEu3H80sJE7agAVBnilxg3&#10;MFE7KgDVhriFidpRAag6xLVP1I4KQNUhrn2idlQAqg9xzRO1owLQRIhrnagdFYAmQvwihPdCDAC5&#10;QvwtxtdCDAD5QvxY00TtqAC0FeLKJmpHBaC9EFc0UTsqAK2GuIqJ2lEBaDPElUzUjgpAuyGuYKJ2&#10;VABaD3HRE7WjAtB2iAufqB0VgPZDXPBE7agA9BLiIidqRwWgjxAXOlE7KgD9hLjAidpRAegtxEVN&#10;1I4KQF8hLmyidlQA+gtxQRO1owLQa4iLmKgdFYA+Q1zIRO2oAPQb4gImakcFoPcQZ52oHRWAvkO8&#10;txvHWyEGgEwhfrYN4a0QA0CmEL9M1MNwJcQAkCPEmSZqRwVAiDNO1N9fPL8d3242bwCgZM8TcsoQ&#10;rz1Rf3/x8nApHwwAKrHmRC3EAJBxohZiADhkpYlaiAHgiDUmaiEGgBNST9RCDACnJJ6ohRgAzkg5&#10;UQsxAEyQaqIWYgCYItFELcQAMFGKiVqIAWCG2BO1EAPAHJEnaiEGgJliTtRCDAALxJqohRgAlog0&#10;UQsxACwUY6IWYgC4wHM/hRgA8nm4v7//TYgBIJNdCH8JMQBktHSiFmIAiGPRRC3EABDJkolaiAEg&#10;orkTtRADQFyzJmohBoDI5kzUQgwACUydqIUYANKYNFELMQAkMmWiFmIASOjcRC3EAJDWyYlaiAEg&#10;sVMTtRADwAqOTdRCDADrODhRCzEArOTQRC3EALCiXydqIQaAdf00UQsxAKzsx4laiAEgw7tiIQaA&#10;TH78ObEQA8CKfv3NaSEGgPX872+JhRgAVnLov2sJMQCs4Nj/mxZiAEjv6CcwCTEAJHbqM4mFGAAS&#10;OvURiEIMAGkdnaSFGAASOzVJCzEAJHRukhZiAEjn7CQtxACQyJRJWogBIIGpk7QQA0B8kydpIQaA&#10;yOZM0kIMABHtxvF2boSFGABiCOHxaRiuhBgAMtiG8HZJhIUYAC60dJIWYgC41AWTtBADwIUumaSF&#10;GAAucOkkLcQAsFSESVqIAWChGJO0EAPAArEmaSEGgLkiTtJCDAAzxZykhRgAZog9SQsxAEyVYJIW&#10;YgCYKMUkLcQAMEGqSVqIAeCchJO0EAPA+RBfp4ywEAPA8Qi/Tx1hIQaAwxF+fLq7e71qiP8Zhj/2&#10;X/wTABQthK8rhPh6jQj/FGIAqME+lA8tTNJCDIAQZ5ykhRgAIc44SQsxAEKccZIWYgCEOOMkLcQA&#10;CHHGSVqIARDijJO0EAMgxBknaSEGQIgzTtJCDEDfIc48SQsxAP2GuIBJWogB6DnE2SdpIQagyxDv&#10;xvFDSc/jqAB0E+J9hL+UMkkLMQDdhXi72bwr7XkcFYAuQrwL4WOJz+OoADQf4hInaSEGoJsQlzhJ&#10;CzEAXYS41ElaiAFoPsQlT9JCDEDzIS55khZiAJoOcemTtBAD0GyIa5ikhRiAZkNcwyQtxAA0GeJa&#10;JmkhBqC5ENc0SQsxAM2FuKZJWogBaCrEtU3SQgxAMyGucZIWYgCaCfE2hD9rfR5HBaD2EH+q+Xkc&#10;FYB6QxzC1+0w/C7EAJAhxDVP0kIMQO0hrnqSFmIA6g1xA5O0EANQbYhbmKSFGIAq7cbxtqXncVQA&#10;qvI0DFdCDABE8R/8X5np7R8T3wAAAABJRU5ErkJgglBLAwQUAAYACAAAACEA+SdUZOEAAAALAQAA&#10;DwAAAGRycy9kb3ducmV2LnhtbEyPwU7DMBBE70j8g7VIXCpq04S0hDgVICFxqQRpVa7beEkiYjuK&#10;nTT5e9wTHEf7NPM22066ZSP1rrFGwv1SACNTWtWYSsJh/3a3AeY8GoWtNSRhJgfb/Poqw1TZs/mk&#10;sfAVCyXGpSih9r5LOXdlTRrd0nZkwu3b9hp9iH3FVY/nUK5bvhIi4RobExZq7Oi1pvKnGLSEnV4s&#10;6CNJ3sfhiF/Hl3iu5qKQ8vZmen4C5mnyfzBc9IM65MHpZAejHGtDXq0fAiphE0XALoB4TGJgJwnR&#10;OhbA84z//yH/BQAA//8DAFBLAQItABQABgAIAAAAIQCxgme2CgEAABMCAAATAAAAAAAAAAAAAAAA&#10;AAAAAABbQ29udGVudF9UeXBlc10ueG1sUEsBAi0AFAAGAAgAAAAhADj9If/WAAAAlAEAAAsAAAAA&#10;AAAAAAAAAAAAOwEAAF9yZWxzLy5yZWxzUEsBAi0AFAAGAAgAAAAhAF1r3tSWBQAAxBsAAA4AAAAA&#10;AAAAAAAAAAAAOgIAAGRycy9lMm9Eb2MueG1sUEsBAi0AFAAGAAgAAAAhADcnR2HMAAAAKQIAABkA&#10;AAAAAAAAAAAAAAAA/AcAAGRycy9fcmVscy9lMm9Eb2MueG1sLnJlbHNQSwECLQAKAAAAAAAAACEA&#10;5JAQReBBAADgQQAAFAAAAAAAAAAAAAAAAAD/CAAAZHJzL21lZGlhL2ltYWdlMy5wbmdQSwECLQAK&#10;AAAAAAAAACEA24YkFb4fAAC+HwAAFAAAAAAAAAAAAAAAAAARSwAAZHJzL21lZGlhL2ltYWdlMi5w&#10;bmdQSwECLQAKAAAAAAAAACEAFMFQTc8FAADPBQAAFAAAAAAAAAAAAAAAAAABawAAZHJzL21lZGlh&#10;L2ltYWdlMS5wbmdQSwECLQAUAAYACAAAACEA+SdUZOEAAAALAQAADwAAAAAAAAAAAAAAAAACcQAA&#10;ZHJzL2Rvd25yZXYueG1sUEsFBgAAAAAIAAgAAAIAABByAAAAAA==&#10;">
                <v:shape id="_x0000_s1059" type="#_x0000_t75" style="position:absolute;width:61525;height:18459;visibility:visible;mso-wrap-style:square">
                  <v:fill o:detectmouseclick="t"/>
                  <v:path o:connecttype="none"/>
                </v:shape>
                <v:shape id="Рисунок 68" o:spid="_x0000_s1060"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QcwQAAANsAAAAPAAAAZHJzL2Rvd25yZXYueG1sRE/LisIw&#10;FN0L/kO4gjtNR/BBNYoIzsgM+MbZ3mnutMXmpjSx1r83C8Hl4bxni8YUoqbK5ZYVfPQjEMSJ1Tmn&#10;Cs6ndW8CwnlkjYVlUvAgB4t5uzXDWNs7H6g++lSEEHYxKsi8L2MpXZKRQde3JXHg/m1l0AdYpVJX&#10;eA/hppCDKBpJgzmHhgxLWmWUXI83o8D87oen3efg57q7bP90vcTJ1/hbqW6nWU5BeGr8W/xyb7SC&#10;URgbvoQfIOdPAAAA//8DAFBLAQItABQABgAIAAAAIQDb4fbL7gAAAIUBAAATAAAAAAAAAAAAAAAA&#10;AAAAAABbQ29udGVudF9UeXBlc10ueG1sUEsBAi0AFAAGAAgAAAAhAFr0LFu/AAAAFQEAAAsAAAAA&#10;AAAAAAAAAAAAHwEAAF9yZWxzLy5yZWxzUEsBAi0AFAAGAAgAAAAhAENONBzBAAAA2wAAAA8AAAAA&#10;AAAAAAAAAAAABwIAAGRycy9kb3ducmV2LnhtbFBLBQYAAAAAAwADALcAAAD1AgAAAAA=&#10;">
                  <v:imagedata r:id="rId18" o:title=""/>
                  <v:path arrowok="t"/>
                  <o:lock v:ext="edit" aspectratio="f"/>
                </v:shape>
                <v:shape id="Блок-схема: альтернативний процес 69" o:spid="_x0000_s1061"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D3xQAAANsAAAAPAAAAZHJzL2Rvd25yZXYueG1sRI9BawIx&#10;FITvQv9DeIXeNKsti12NUksLBWlBLerxsXlml25eliRd139vhEKPw8x8w8yXvW1ERz7UjhWMRxkI&#10;4tLpmo2C7937cAoiRGSNjWNScKEAy8XdYI6FdmfeULeNRiQIhwIVVDG2hZShrMhiGLmWOHkn5y3G&#10;JL2R2uM5wW0jJ1mWS4s1p4UKW3qtqPzZ/loFx+awP7l1/vX5pv0qdNMnYx6PSj3c9y8zEJH6+B/+&#10;a39oBfkz3L6kHyAXVwAAAP//AwBQSwECLQAUAAYACAAAACEA2+H2y+4AAACFAQAAEwAAAAAAAAAA&#10;AAAAAAAAAAAAW0NvbnRlbnRfVHlwZXNdLnhtbFBLAQItABQABgAIAAAAIQBa9CxbvwAAABUBAAAL&#10;AAAAAAAAAAAAAAAAAB8BAABfcmVscy8ucmVsc1BLAQItABQABgAIAAAAIQDbCBD3xQAAANsAAAAP&#10;AAAAAAAAAAAAAAAAAAcCAABkcnMvZG93bnJldi54bWxQSwUGAAAAAAMAAwC3AAAA+QIAAAAA&#10;" fillcolor="#c0504d" strokecolor="#f9f9f9" strokeweight="3pt">
                  <v:textbox>
                    <w:txbxContent>
                      <w:p w14:paraId="7E58AD5F"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70" o:spid="_x0000_s1062"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HlUwQAAANsAAAAPAAAAZHJzL2Rvd25yZXYueG1sRE9Ni8Iw&#10;EL0v+B/CCF4WTRVXpRpFFNHTolUP3oZmbIvNpDRRq7/eHBb2+Hjfs0VjSvGg2hWWFfR7EQji1OqC&#10;MwWn46Y7AeE8ssbSMil4kYPFvPU1w1jbJx/okfhMhBB2MSrIva9iKV2ak0HXsxVx4K62NugDrDOp&#10;a3yGcFPKQRSNpMGCQ0OOFa1ySm/J3SgYnn/6l/17O7GUJq/1OfndrO/fSnXazXIKwlPj/8V/7p1W&#10;MA7rw5fwA+T8AwAA//8DAFBLAQItABQABgAIAAAAIQDb4fbL7gAAAIUBAAATAAAAAAAAAAAAAAAA&#10;AAAAAABbQ29udGVudF9UeXBlc10ueG1sUEsBAi0AFAAGAAgAAAAhAFr0LFu/AAAAFQEAAAsAAAAA&#10;AAAAAAAAAAAAHwEAAF9yZWxzLy5yZWxzUEsBAi0AFAAGAAgAAAAhADuQeVTBAAAA2wAAAA8AAAAA&#10;AAAAAAAAAAAABwIAAGRycy9kb3ducmV2LnhtbFBLBQYAAAAAAwADALcAAAD1AgAAAAA=&#10;">
                  <v:imagedata r:id="rId19" o:title=""/>
                </v:shape>
                <v:shape id="Блок-схема: альтернативний процес 71" o:spid="_x0000_s1063"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hjwwAAANsAAAAPAAAAZHJzL2Rvd25yZXYueG1sRI9Lb8Iw&#10;EITvlfgP1iJxKw4ceAQMCuXVW3mJ8ypekoh4ncYGwr/HSJV6HM3MN5rpvDGluFPtCssKet0IBHFq&#10;dcGZgtNx/TkC4TyyxtIyKXiSg/ms9THFWNsH7+l+8JkIEHYxKsi9r2IpXZqTQde1FXHwLrY26IOs&#10;M6lrfAS4KWU/igbSYMFhIceKvnJKr4ebUZD0z7fxtvld6dFmkewGcnxc/nilOu0mmYDw1Pj/8F/7&#10;WysY9uD9JfwAOXsBAAD//wMAUEsBAi0AFAAGAAgAAAAhANvh9svuAAAAhQEAABMAAAAAAAAAAAAA&#10;AAAAAAAAAFtDb250ZW50X1R5cGVzXS54bWxQSwECLQAUAAYACAAAACEAWvQsW78AAAAVAQAACwAA&#10;AAAAAAAAAAAAAAAfAQAAX3JlbHMvLnJlbHNQSwECLQAUAAYACAAAACEAxEAoY8MAAADbAAAADwAA&#10;AAAAAAAAAAAAAAAHAgAAZHJzL2Rvd25yZXYueG1sUEsFBgAAAAADAAMAtwAAAPcCAAAAAA==&#10;" fillcolor="#9bbb59" strokecolor="#f9f9f9" strokeweight="3pt">
                  <v:textbox>
                    <w:txbxContent>
                      <w:p w14:paraId="7E58AD60" w14:textId="67DBAFD2" w:rsidR="00E164FF" w:rsidRDefault="00E164FF" w:rsidP="00E164FF">
                        <w:pPr>
                          <w:pStyle w:val="a3"/>
                          <w:spacing w:before="0" w:beforeAutospacing="0" w:after="160" w:afterAutospacing="0" w:line="256" w:lineRule="auto"/>
                          <w:jc w:val="center"/>
                        </w:pPr>
                        <w:r>
                          <w:rPr>
                            <w:rFonts w:eastAsia="Times New Roman"/>
                            <w:sz w:val="16"/>
                            <w:szCs w:val="16"/>
                          </w:rPr>
                          <w:t xml:space="preserve">Create Region </w:t>
                        </w:r>
                        <w:del w:id="47" w:author="Bohdan Benetskyi" w:date="2017-02-22T11:10:00Z">
                          <w:r w:rsidDel="00957975">
                            <w:rPr>
                              <w:rFonts w:eastAsia="Times New Roman"/>
                              <w:sz w:val="16"/>
                              <w:szCs w:val="16"/>
                            </w:rPr>
                            <w:delText>Report</w:delText>
                          </w:r>
                        </w:del>
                        <w:ins w:id="48" w:author="Bohdan Benetskyi" w:date="2017-02-22T11:10:00Z">
                          <w:r w:rsidR="00957975">
                            <w:rPr>
                              <w:rFonts w:eastAsia="Times New Roman"/>
                              <w:sz w:val="16"/>
                              <w:szCs w:val="16"/>
                            </w:rPr>
                            <w:t>Worksheet</w:t>
                          </w:r>
                        </w:ins>
                      </w:p>
                    </w:txbxContent>
                  </v:textbox>
                </v:shape>
                <v:shape id="Блок-схема: альтернативний процес 72" o:spid="_x0000_s1064"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RSxAAAANsAAAAPAAAAZHJzL2Rvd25yZXYueG1sRI9ba8JA&#10;FITfC/6H5Qi+iG5Mi4boKqJI+1Twgs+H7MlFs2djdtX033cLQh+HmfmGWaw6U4sHta6yrGAyjkAQ&#10;Z1ZXXCg4HXejBITzyBpry6Tghxyslr23BabaPnlPj4MvRICwS1FB6X2TSumykgy6sW2Ig5fb1qAP&#10;si2kbvEZ4KaWcRRNpcGKw0KJDW1Kyq6Hu1HAl2Gef66b8/c5Tj6id8Tkvr0pNeh36zkIT53/D7/a&#10;X1rBLIa/L+EHyOUvAAAA//8DAFBLAQItABQABgAIAAAAIQDb4fbL7gAAAIUBAAATAAAAAAAAAAAA&#10;AAAAAAAAAABbQ29udGVudF9UeXBlc10ueG1sUEsBAi0AFAAGAAgAAAAhAFr0LFu/AAAAFQEAAAsA&#10;AAAAAAAAAAAAAAAAHwEAAF9yZWxzLy5yZWxzUEsBAi0AFAAGAAgAAAAhAMXCNFLEAAAA2wAAAA8A&#10;AAAAAAAAAAAAAAAABwIAAGRycy9kb3ducmV2LnhtbFBLBQYAAAAAAwADALcAAAD4AgAAAAA=&#10;" fillcolor="#8064a2" strokecolor="#f9f9f9" strokeweight="3pt">
                  <v:textbox>
                    <w:txbxContent>
                      <w:p w14:paraId="7E58AD61"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73" o:spid="_x0000_s1065"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zNxQAAANsAAAAPAAAAZHJzL2Rvd25yZXYueG1sRI9Ba8JA&#10;FITvBf/D8oReSt2ooJK6CbFQ6KFCjYFeX7PPJJh9G3a3mv77rlDwOMzMN8w2H00vLuR8Z1nBfJaA&#10;IK6t7rhRUB3fnjcgfEDW2FsmBb/kIc8mD1tMtb3ygS5laESEsE9RQRvCkErp65YM+pkdiKN3ss5g&#10;iNI1Uju8Rrjp5SJJVtJgx3GhxYFeW6rP5Y9R4Pa7p+VX1RyO34tPLFbuo8CqVupxOhYvIAKN4R7+&#10;b79rBesl3L7EHyCzPwAAAP//AwBQSwECLQAUAAYACAAAACEA2+H2y+4AAACFAQAAEwAAAAAAAAAA&#10;AAAAAAAAAAAAW0NvbnRlbnRfVHlwZXNdLnhtbFBLAQItABQABgAIAAAAIQBa9CxbvwAAABUBAAAL&#10;AAAAAAAAAAAAAAAAAB8BAABfcmVscy8ucmVsc1BLAQItABQABgAIAAAAIQBDJGzNxQAAANsAAAAP&#10;AAAAAAAAAAAAAAAAAAcCAABkcnMvZG93bnJldi54bWxQSwUGAAAAAAMAAwC3AAAA+QIAAAAA&#10;" fillcolor="#4f81bd" strokecolor="#f9f9f9" strokeweight="3pt">
                  <v:textbox>
                    <w:txbxContent>
                      <w:p w14:paraId="7E58AD62" w14:textId="77777777" w:rsidR="00E164FF" w:rsidRDefault="00E164FF" w:rsidP="00E164FF">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77" o:spid="_x0000_s1066"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HMwgAAANsAAAAPAAAAZHJzL2Rvd25yZXYueG1sRI9Ba8JA&#10;FITvQv/D8oTedKOCSuoqUqnkatSDt0f2NRuSfRuy2yTtr+8WCh6HmfmG2R1G24ieOl85VrCYJyCI&#10;C6crLhXcrh+zLQgfkDU2jknBN3k47F8mO0y1G/hCfR5KESHsU1RgQmhTKX1hyKKfu5Y4ep+usxii&#10;7EqpOxwi3DZymSRrabHiuGCwpXdDRZ1/WQU5lUd3q891W/0Mj3svs9XJZEq9TsfjG4hAY3iG/9uZ&#10;VrDZwN+X+APk/hcAAP//AwBQSwECLQAUAAYACAAAACEA2+H2y+4AAACFAQAAEwAAAAAAAAAAAAAA&#10;AAAAAAAAW0NvbnRlbnRfVHlwZXNdLnhtbFBLAQItABQABgAIAAAAIQBa9CxbvwAAABUBAAALAAAA&#10;AAAAAAAAAAAAAB8BAABfcmVscy8ucmVsc1BLAQItABQABgAIAAAAIQABcPHMwgAAANsAAAAPAAAA&#10;AAAAAAAAAAAAAAcCAABkcnMvZG93bnJldi54bWxQSwUGAAAAAAMAAwC3AAAA9gIAAAAA&#10;">
                  <v:imagedata r:id="rId27" o:title=""/>
                  <v:path arrowok="t"/>
                </v:shape>
                <w10:wrap type="topAndBottom" anchorx="page" anchory="page"/>
                <w10:anchorlock/>
              </v:group>
            </w:pict>
          </mc:Fallback>
        </mc:AlternateContent>
      </w:r>
    </w:p>
    <w:p w14:paraId="7E58AC93" w14:textId="77777777" w:rsidR="00E164FF" w:rsidRPr="00E164FF" w:rsidRDefault="00E164FF" w:rsidP="007763BE">
      <w:pPr>
        <w:rPr>
          <w:lang w:val="uk-UA" w:eastAsia="en-GB"/>
        </w:rPr>
      </w:pPr>
    </w:p>
    <w:p w14:paraId="7E58AC94" w14:textId="523F4728" w:rsidR="000001AB" w:rsidRPr="00E164FF" w:rsidRDefault="00E164FF" w:rsidP="00E164FF">
      <w:pPr>
        <w:pStyle w:val="2"/>
        <w:jc w:val="center"/>
        <w:rPr>
          <w:lang w:eastAsia="en-GB"/>
        </w:rPr>
      </w:pPr>
      <w:bookmarkStart w:id="62" w:name="_Toc472769315"/>
      <w:r w:rsidRPr="00E164FF">
        <w:rPr>
          <w:lang w:eastAsia="en-GB"/>
        </w:rPr>
        <w:t xml:space="preserve">Create Region </w:t>
      </w:r>
      <w:del w:id="63" w:author="Bohdan Benetskyi" w:date="2017-02-22T11:10:00Z">
        <w:r w:rsidRPr="00E164FF" w:rsidDel="00957975">
          <w:rPr>
            <w:lang w:eastAsia="en-GB"/>
          </w:rPr>
          <w:delText>Report</w:delText>
        </w:r>
      </w:del>
      <w:bookmarkEnd w:id="62"/>
      <w:ins w:id="64" w:author="Bohdan Benetskyi" w:date="2017-02-22T11:10:00Z">
        <w:r w:rsidR="00957975">
          <w:rPr>
            <w:lang w:eastAsia="en-GB"/>
          </w:rPr>
          <w:t>Worksheet</w:t>
        </w:r>
      </w:ins>
    </w:p>
    <w:p w14:paraId="7E58AC95" w14:textId="77777777" w:rsidR="00E164FF" w:rsidRDefault="00E164FF" w:rsidP="00E164FF">
      <w:pPr>
        <w:rPr>
          <w:lang w:eastAsia="en-GB"/>
        </w:rPr>
      </w:pPr>
    </w:p>
    <w:p w14:paraId="7E58AC96" w14:textId="5FCD7A83" w:rsidR="00E164FF" w:rsidRDefault="00E164FF" w:rsidP="00E164FF">
      <w:pPr>
        <w:rPr>
          <w:lang w:eastAsia="en-GB"/>
        </w:rPr>
      </w:pPr>
      <w:r>
        <w:rPr>
          <w:lang w:eastAsia="en-GB"/>
        </w:rPr>
        <w:t xml:space="preserve">Here we will create main </w:t>
      </w:r>
      <w:commentRangeStart w:id="65"/>
      <w:commentRangeStart w:id="66"/>
      <w:del w:id="67" w:author="Bohdan Benetskyi" w:date="2017-02-22T11:08:00Z">
        <w:r w:rsidDel="00957975">
          <w:rPr>
            <w:lang w:eastAsia="en-GB"/>
          </w:rPr>
          <w:delText>Report</w:delText>
        </w:r>
        <w:commentRangeEnd w:id="65"/>
        <w:r w:rsidR="0021180F" w:rsidDel="00957975">
          <w:rPr>
            <w:rStyle w:val="ab"/>
          </w:rPr>
          <w:commentReference w:id="65"/>
        </w:r>
        <w:commentRangeEnd w:id="66"/>
        <w:r w:rsidR="001E6EDA" w:rsidDel="00957975">
          <w:rPr>
            <w:rStyle w:val="ab"/>
          </w:rPr>
          <w:commentReference w:id="66"/>
        </w:r>
        <w:r w:rsidDel="00957975">
          <w:rPr>
            <w:lang w:eastAsia="en-GB"/>
          </w:rPr>
          <w:delText xml:space="preserve"> </w:delText>
        </w:r>
      </w:del>
      <w:ins w:id="68" w:author="Bohdan Benetskyi" w:date="2017-02-22T11:08:00Z">
        <w:r w:rsidR="00957975">
          <w:rPr>
            <w:lang w:eastAsia="en-GB"/>
          </w:rPr>
          <w:t xml:space="preserve">Worksheet </w:t>
        </w:r>
      </w:ins>
      <w:r>
        <w:rPr>
          <w:lang w:eastAsia="en-GB"/>
        </w:rPr>
        <w:t xml:space="preserve">page, where we will show </w:t>
      </w:r>
      <w:r w:rsidR="002477D0">
        <w:rPr>
          <w:lang w:eastAsia="en-GB"/>
        </w:rPr>
        <w:t xml:space="preserve">data </w:t>
      </w:r>
      <w:r>
        <w:rPr>
          <w:lang w:eastAsia="en-GB"/>
        </w:rPr>
        <w:t>grouped by Region.</w:t>
      </w:r>
    </w:p>
    <w:p w14:paraId="7E58AC97" w14:textId="77777777" w:rsidR="00E164FF" w:rsidRDefault="00E164FF" w:rsidP="00E164FF">
      <w:pPr>
        <w:rPr>
          <w:lang w:eastAsia="en-GB"/>
        </w:rPr>
      </w:pPr>
    </w:p>
    <w:p w14:paraId="7E58AC98" w14:textId="77777777" w:rsidR="00E164FF" w:rsidRPr="004730BB" w:rsidRDefault="002477D0" w:rsidP="00E164FF">
      <w:pPr>
        <w:rPr>
          <w:lang w:val="uk-UA" w:eastAsia="en-GB"/>
          <w:rPrChange w:id="69" w:author="Bohdan Benetskyi" w:date="2017-02-22T11:17:00Z">
            <w:rPr>
              <w:lang w:eastAsia="en-GB"/>
            </w:rPr>
          </w:rPrChange>
        </w:rPr>
      </w:pPr>
      <w:r>
        <w:rPr>
          <w:lang w:eastAsia="en-GB"/>
        </w:rPr>
        <w:t>We</w:t>
      </w:r>
      <w:r w:rsidR="00E164FF">
        <w:rPr>
          <w:lang w:eastAsia="en-GB"/>
        </w:rPr>
        <w:t xml:space="preserve"> should </w:t>
      </w:r>
      <w:r>
        <w:rPr>
          <w:lang w:eastAsia="en-GB"/>
        </w:rPr>
        <w:t xml:space="preserve">first </w:t>
      </w:r>
      <w:r w:rsidR="00E164FF">
        <w:rPr>
          <w:lang w:eastAsia="en-GB"/>
        </w:rPr>
        <w:t xml:space="preserve">create </w:t>
      </w:r>
      <w:r>
        <w:rPr>
          <w:lang w:eastAsia="en-GB"/>
        </w:rPr>
        <w:t>a few</w:t>
      </w:r>
      <w:r w:rsidR="00E164FF">
        <w:rPr>
          <w:lang w:eastAsia="en-GB"/>
        </w:rPr>
        <w:t xml:space="preserve"> calculated fields. </w:t>
      </w:r>
      <w:r>
        <w:rPr>
          <w:lang w:eastAsia="en-GB"/>
        </w:rPr>
        <w:t xml:space="preserve">These preconditions can be useful </w:t>
      </w:r>
      <w:r w:rsidR="00E164FF">
        <w:rPr>
          <w:lang w:eastAsia="en-GB"/>
        </w:rPr>
        <w:t xml:space="preserve">in different </w:t>
      </w:r>
      <w:r w:rsidR="00E164FF" w:rsidRPr="00E164FF">
        <w:rPr>
          <w:b/>
          <w:lang w:eastAsia="en-GB"/>
        </w:rPr>
        <w:t>filters</w:t>
      </w:r>
      <w:r w:rsidR="00E164FF">
        <w:rPr>
          <w:lang w:eastAsia="en-GB"/>
        </w:rPr>
        <w:t xml:space="preserve"> or </w:t>
      </w:r>
      <w:r w:rsidR="00E164FF" w:rsidRPr="00E164FF">
        <w:rPr>
          <w:b/>
          <w:lang w:eastAsia="en-GB"/>
        </w:rPr>
        <w:t>type fields</w:t>
      </w:r>
      <w:r w:rsidR="00E164FF">
        <w:rPr>
          <w:lang w:eastAsia="en-GB"/>
        </w:rPr>
        <w:t xml:space="preserve"> for better customization at </w:t>
      </w:r>
      <w:r w:rsidR="00E164FF" w:rsidRPr="00E164FF">
        <w:rPr>
          <w:b/>
          <w:lang w:eastAsia="en-GB"/>
        </w:rPr>
        <w:t>Tableau</w:t>
      </w:r>
      <w:r w:rsidR="00E164FF">
        <w:rPr>
          <w:lang w:eastAsia="en-GB"/>
        </w:rPr>
        <w:t xml:space="preserve">. </w:t>
      </w:r>
    </w:p>
    <w:p w14:paraId="7E58AC99" w14:textId="77777777" w:rsidR="00E164FF" w:rsidRDefault="00773827">
      <w:pPr>
        <w:jc w:val="center"/>
        <w:rPr>
          <w:lang w:eastAsia="en-GB"/>
        </w:rPr>
        <w:pPrChange w:id="70" w:author="Bohdan Benetskyi" w:date="2017-02-22T16:59:00Z">
          <w:pPr/>
        </w:pPrChange>
      </w:pPr>
      <w:r w:rsidRPr="00773827">
        <w:rPr>
          <w:noProof/>
          <w:lang w:val="en-GB" w:eastAsia="en-GB"/>
        </w:rPr>
        <w:drawing>
          <wp:inline distT="0" distB="0" distL="0" distR="0" wp14:anchorId="7E58AD14" wp14:editId="7E58AD15">
            <wp:extent cx="3756025" cy="3848100"/>
            <wp:effectExtent l="0" t="0" r="0" b="0"/>
            <wp:docPr id="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6025" cy="3848100"/>
                    </a:xfrm>
                    <a:prstGeom prst="rect">
                      <a:avLst/>
                    </a:prstGeom>
                    <a:ln/>
                  </pic:spPr>
                </pic:pic>
              </a:graphicData>
            </a:graphic>
          </wp:inline>
        </w:drawing>
      </w:r>
    </w:p>
    <w:p w14:paraId="7E58AC9A" w14:textId="704B3B41" w:rsidR="005170DE" w:rsidRDefault="00E164FF" w:rsidP="00E164FF">
      <w:pPr>
        <w:rPr>
          <w:lang w:eastAsia="en-GB"/>
        </w:rPr>
      </w:pPr>
      <w:r>
        <w:rPr>
          <w:lang w:eastAsia="en-GB"/>
        </w:rPr>
        <w:t xml:space="preserve">Let’s create </w:t>
      </w:r>
      <w:ins w:id="71" w:author="Owens, John   Contractor" w:date="2017-02-16T08:36:00Z">
        <w:r w:rsidR="00986232">
          <w:rPr>
            <w:lang w:eastAsia="en-GB"/>
          </w:rPr>
          <w:t xml:space="preserve">a </w:t>
        </w:r>
      </w:ins>
      <w:r>
        <w:rPr>
          <w:lang w:eastAsia="en-GB"/>
        </w:rPr>
        <w:t xml:space="preserve">couple of </w:t>
      </w:r>
      <w:r w:rsidR="002477D0">
        <w:rPr>
          <w:lang w:eastAsia="en-GB"/>
        </w:rPr>
        <w:t>calculated fields</w:t>
      </w:r>
      <w:r>
        <w:rPr>
          <w:lang w:eastAsia="en-GB"/>
        </w:rPr>
        <w:t xml:space="preserve">. We need to </w:t>
      </w:r>
      <w:r w:rsidR="00306A13">
        <w:rPr>
          <w:lang w:eastAsia="en-GB"/>
        </w:rPr>
        <w:t xml:space="preserve">summarize </w:t>
      </w:r>
      <w:r w:rsidR="00306A13">
        <w:rPr>
          <w:b/>
          <w:lang w:eastAsia="en-GB"/>
        </w:rPr>
        <w:t xml:space="preserve">Ompt </w:t>
      </w:r>
      <w:r w:rsidR="00306A13">
        <w:rPr>
          <w:lang w:eastAsia="en-GB"/>
        </w:rPr>
        <w:t xml:space="preserve">and </w:t>
      </w:r>
      <w:r w:rsidR="00306A13">
        <w:rPr>
          <w:b/>
          <w:lang w:eastAsia="en-GB"/>
        </w:rPr>
        <w:t>Ompt Cnt</w:t>
      </w:r>
      <w:r w:rsidR="008A2C84">
        <w:rPr>
          <w:b/>
          <w:lang w:eastAsia="en-GB"/>
        </w:rPr>
        <w:t xml:space="preserve">. </w:t>
      </w:r>
      <w:r w:rsidR="002477D0">
        <w:rPr>
          <w:lang w:eastAsia="en-GB"/>
        </w:rPr>
        <w:t xml:space="preserve"> </w:t>
      </w:r>
      <w:del w:id="72" w:author="Owens, John   Contractor" w:date="2017-02-16T08:36:00Z">
        <w:r w:rsidR="002477D0" w:rsidDel="00986232">
          <w:rPr>
            <w:lang w:eastAsia="en-GB"/>
          </w:rPr>
          <w:delText xml:space="preserve">Let’s </w:delText>
        </w:r>
      </w:del>
      <w:ins w:id="73" w:author="Owens, John   Contractor" w:date="2017-02-16T08:36:00Z">
        <w:r w:rsidR="00986232">
          <w:rPr>
            <w:lang w:eastAsia="en-GB"/>
          </w:rPr>
          <w:t xml:space="preserve">We will </w:t>
        </w:r>
      </w:ins>
      <w:r w:rsidR="002477D0">
        <w:rPr>
          <w:lang w:eastAsia="en-GB"/>
        </w:rPr>
        <w:t>c</w:t>
      </w:r>
      <w:r w:rsidR="008A2C84">
        <w:rPr>
          <w:lang w:eastAsia="en-GB"/>
        </w:rPr>
        <w:t xml:space="preserve">reate </w:t>
      </w:r>
      <w:r w:rsidR="002477D0">
        <w:rPr>
          <w:lang w:eastAsia="en-GB"/>
        </w:rPr>
        <w:t xml:space="preserve">an </w:t>
      </w:r>
      <w:r w:rsidR="008A2C84">
        <w:rPr>
          <w:lang w:eastAsia="en-GB"/>
        </w:rPr>
        <w:t xml:space="preserve">average by that </w:t>
      </w:r>
      <w:r w:rsidR="002477D0">
        <w:rPr>
          <w:lang w:eastAsia="en-GB"/>
        </w:rPr>
        <w:t xml:space="preserve">and then </w:t>
      </w:r>
      <w:r w:rsidR="008A2C84">
        <w:rPr>
          <w:lang w:eastAsia="en-GB"/>
        </w:rPr>
        <w:t>sum</w:t>
      </w:r>
      <w:r w:rsidR="002477D0">
        <w:rPr>
          <w:lang w:eastAsia="en-GB"/>
        </w:rPr>
        <w:t xml:space="preserve"> the results</w:t>
      </w:r>
      <w:r w:rsidR="008A2C84">
        <w:rPr>
          <w:lang w:eastAsia="en-GB"/>
        </w:rPr>
        <w:t xml:space="preserve">. </w:t>
      </w:r>
    </w:p>
    <w:p w14:paraId="7E58AC9B" w14:textId="77777777" w:rsidR="00773827" w:rsidRDefault="00773827" w:rsidP="00E164FF">
      <w:pPr>
        <w:rPr>
          <w:lang w:eastAsia="en-GB"/>
        </w:rPr>
      </w:pPr>
    </w:p>
    <w:p w14:paraId="7E58AC9C" w14:textId="77777777" w:rsidR="00773827" w:rsidRDefault="00773827" w:rsidP="00E164FF">
      <w:pPr>
        <w:rPr>
          <w:lang w:eastAsia="en-GB"/>
        </w:rPr>
      </w:pPr>
      <w:r w:rsidRPr="00445D7C">
        <w:rPr>
          <w:noProof/>
          <w:lang w:val="en-GB" w:eastAsia="en-GB"/>
        </w:rPr>
        <mc:AlternateContent>
          <mc:Choice Requires="wpc">
            <w:drawing>
              <wp:anchor distT="0" distB="0" distL="114300" distR="114300" simplePos="0" relativeHeight="251683840" behindDoc="0" locked="1" layoutInCell="1" allowOverlap="1" wp14:anchorId="7E58AD16" wp14:editId="7E58AD17">
                <wp:simplePos x="0" y="0"/>
                <wp:positionH relativeFrom="page">
                  <wp:posOffset>809625</wp:posOffset>
                </wp:positionH>
                <wp:positionV relativeFrom="page">
                  <wp:posOffset>528955</wp:posOffset>
                </wp:positionV>
                <wp:extent cx="6152515" cy="1845945"/>
                <wp:effectExtent l="0" t="0" r="635" b="1905"/>
                <wp:wrapTopAndBottom/>
                <wp:docPr id="86" name="Полотно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8" name="Рисунок 78"/>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79" name="Блок-схема: альтернативний процес 79"/>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3"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 name="Рисунок 80"/>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81" name="Блок-схема: альтернативний процес 8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4" w14:textId="7CD3E341" w:rsidR="00773827" w:rsidRDefault="00773827" w:rsidP="00773827">
                              <w:pPr>
                                <w:pStyle w:val="a3"/>
                                <w:spacing w:before="0" w:beforeAutospacing="0" w:after="160" w:afterAutospacing="0" w:line="256" w:lineRule="auto"/>
                                <w:jc w:val="center"/>
                              </w:pPr>
                              <w:r>
                                <w:rPr>
                                  <w:rFonts w:eastAsia="Times New Roman"/>
                                  <w:sz w:val="16"/>
                                  <w:szCs w:val="16"/>
                                </w:rPr>
                                <w:t xml:space="preserve">Create Region </w:t>
                              </w:r>
                              <w:del w:id="74" w:author="Bohdan Benetskyi" w:date="2017-02-22T11:10:00Z">
                                <w:r w:rsidDel="00957975">
                                  <w:rPr>
                                    <w:rFonts w:eastAsia="Times New Roman"/>
                                    <w:sz w:val="16"/>
                                    <w:szCs w:val="16"/>
                                  </w:rPr>
                                  <w:delText>Report</w:delText>
                                </w:r>
                              </w:del>
                              <w:ins w:id="75" w:author="Bohdan Benetskyi" w:date="2017-02-22T11:10: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Блок-схема: альтернативний процес 8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5"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Блок-схема: альтернативний процес 83"/>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6"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 name="Рисунок 85"/>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16" id="Полотно 86" o:spid="_x0000_s1067" editas="canvas" style="position:absolute;margin-left:63.75pt;margin-top:41.65pt;width:484.45pt;height:145.35pt;z-index:25168384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Z+vhwUAAMQbAAAOAAAAZHJzL2Uyb0RvYy54bWzsWd1u2zYUvh+wdxB0&#10;71iSpUg26hSO0wwFgi5oO/SalqlYqCRqFB07GwasG7ar3ewN9gjFgALdunWvoLzRvkNKjt2k689S&#10;NAWcIM6hSB4efvzOOdTxrdvLPLNOuaxSUQxtd8exLV7EYpoWJ0P7q4eHnci2KsWKKctEwYf2Ga/s&#10;23uff3ZrUQ64J2Yim3JpQUlRDRbl0J4pVQ663Sqe8ZxVO6LkBToTIXOm0JQn3alkC2jPs67nOLvd&#10;hZDTUoqYVxWeHphOe0/rTxIeqy+TpOLKyoY2bFP6U+rPCX12926xwYlk5SyNGzPYe1iRs7TAoitV&#10;B0wxay7TS6ryNJaiEonaiUXeFUmSxlzvAbtxnVd2M2bFKav0ZmKg0xoI6Rr1Tk6AAVQOFjgMDrlM&#10;4wH+GjQgXVrszaeCWWouud0oyd9KR87k43nZATAlU+kkzVJ1pg8ZCJBRxelxGh9L04jvnR5LK50O&#10;7RAUK1gOctW/1c/Pn5z/WP9dv6z/tNDRbIcGm6mMtnYk4scVurqk9aJPNzcWmWRpeZhmGZ0syc12&#10;wJ8389Sc7YGI5zkvlCGr5Bl2JopqlpaVbckBzyccW5B3p66mD1+qo0rRcpAMgb71opHj9L39zjhw&#10;xh3fCe90Rn0/7ITOndB3/Mgdu+PvaLbrD+YVx+ZYdlCmLZtd/5K1V5Kw8SvDQ81n65RpryGktEHt&#10;f20iHhEkZGulJFfxjMQEaN2H15k5qw4N7QWahHtV0lGywTKROf0HXtZSO+bZyjEJhBgPd93AC9zA&#10;tmL0uZEf9P2AzhY2tNNLWakvuMgtEoAobNCIslNYa4a2Q5qDNwZoy2AP+QBCUNWeMVpvhxsFoKuc&#10;98GMlRwmkNo1svZXZP21fkE07YCxP9XP6r/qpwOrflq/OP/l/If62fn3YPFTSM/r3yE9r/+w6n/w&#10;8OX5z+h8YoV9AqBR/gBYNq3XwNr3vRD4Ab4gcH2IGG5IRvi6jhNEPuIj4Rv2gLaOjK+HN8nEYjxj&#10;Uo0yxWXBFD82Mfj1mIMmIkunrTtV8mQyzqTh2NgJHP+gOdGNYVlhLYZ2L4KFWvVG54aOwz79XtaB&#10;TWQFjpygMuBoSZ1lnCDIivs8QRwBCp5ZgVIPX5nG4hjua7yzmrEpNxYHDn7axdoZmpBaIWk2rtDo&#10;bhS0I42SVrehZzNen4vOXCvDmq3/12TeztAri0KtJudpIeRVO8uwq2ZlM74FyUBDKKnlZKljrOED&#10;PZqI6RkCrxRwMhCmKuPDFB53xCp1zCRyJx7iPoDemZDf2NYCuXVoV1/PGaWD7G4Bt+q7PpFN6YYf&#10;hNBuyfWeyXpPMc/HAoHI1atpkcarrBUTKfJH8MIRrYouVsRYe2jHSraNsTI5HxeJmI9GepjJM0fF&#10;A0qn5nwoQjxcPmKybMKIQgS6J1pXZoNXookZS5AXYjRXIkl1qLnAqYEUYeXTy6sRoLwyr6IDvFnP&#10;nUQjan+s5Gk8d5s8Xd+JQs/E+eZu26bQIIgiRCwd4RvZOP8nlkAjhIGGlf8vgUIRACBXRXZ+cwJ1&#10;3chxG2iD0MF9hKbfnBTa39/fD65If5ThtikUaYEOS79WXs7txhE+dApd8W2bQtcu5O+UQslbP/gV&#10;PfKuK8J47xRhPG836LeX9BsYYSJn1x/pLeFKvXEP30YY/eL60SPMim/bCHOzI0zvuiJM750iTK8X&#10;4n7YlgH0ffBG3WH8w8jd35YBqIKW6Ltl+1Jv6hM34A6z4ts2wrxvhKH3ZPx9MuX1CPHi6jKAfgNa&#10;LwMQZ9HW5XWrECgQFid8VJWoxVKFha7Zm8M/atFAc/l6i9e9wPO9XV1mDQPv1VdEPwp8KqpQkdUP&#10;d72gLSBe3ys4qpz6myIgvfFd1Hob8vqXb3v/Ag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OSQEEXgQQAA4EEAABQAAABkcnMvbWVkaWEvaW1hZ2UzLnBu&#10;Z4lQTkcNChoKAAAADUlIRFIAAAEHAAABAggGAAAA82YSFAAAAAFzUkdCAK7OHOkAAAAJcEhZcwAA&#10;DsQAAA7EAZUrDhsAAAAZdEVYdFNvZnR3YXJlAE1pY3Jvc29mdCBPZmZpY2V/7TVxAABBYElEQVR4&#10;Xu1dB3gVxRY+SUgnIST03qVLbwKC+LBjA6RLEQQFQRBQngpWsNCRbgEr+lREsTxRkU4oUkSa9E5I&#10;SCPlpr3/7N0AD1N25t4ku3tn/OZLMOfszvwz979TTin20ksvkSoKAYWAuRB48cUXQ9CiaqjVUWui&#10;1kGthFoWtTiqN2oi6iXUE6iHUQ/oP4+9/PLLDld7VMzVByh9hYBCwHUEQAb+eEoz1M6obVEbolZF&#10;9RJ8ehrkD+F56/DzW9TfQBQpgs/QxBU5yKCmdBQCbkIAH+IWeNT9qPeg3ozKKwJXii+UG+h1BH7u&#10;xjvew8/lIIlYkQcrchBBS8kqBNyAAD6sEXhMN9S+qLcW8Jc0E85s1DF475v4uRQkkW6kG4ocjKCk&#10;ZBQCbkAAH87KeMxA1EdR+RyhMAufXSxA7YV2jAFB7Mrv5Yoc8kNI/V0h4CICOinwEn8wKh8oFmXh&#10;lcpatGksCIK3G7kWRQ5FOUzq3bZGAB/AcujgE6jDUUubqLMl0JZ30b4KIIhXc2uXIgcTjZhqij0Q&#10;wIcuAD15DHUcajUT9+oVtNUPBPFiTm1U5GDikVNNsx4C+LDdhVZPQW1lkda/gDafAUEsurG9ihws&#10;MoKqmeZGAB+wGmjhZNQB5m5pjq2bjfbvAUFsvv6vihwsOJKqyeZBAB8qNlJ6EvUF1DLmaZlQS9gA&#10;axb60uF6y0pFDkIYKmGFwDUE8GFqgn+x7cC/CgqX2JQLdC7hOB2P3UtRV45SXOoVSkqLo6ysTArw&#10;DaUw/xAqF1Kb6kQ0p6ol6pGPt59sU3gb9DTqG9kPUOQgC6XS81gEQAr8ueEP0vOooe4G4hiIYPf5&#10;32jfxXV0PG4/JYAg0jPZKtpB3t6+5O3lo70yEwSRkemAfbU/+fr4U4WQOtSq4t10e40BFBFUUaZZ&#10;o9A3NpKKZmVFDjIQKh2PRQAfHvZ5mIXaxZ0gJDpiafPpVbThxH/oSMxOSk6/jA+8HwX4BFGwXxAI&#10;wIuycnkh72uy8N+FKwdoxb7t9PORpfRA3bF070282xEqzCi9UN9R5CCEmxL2dARADMOAwTTUku7C&#10;4lzCEfr56Ie06eSXdBHbBv9i/hToG4wtQ2lsHa7RQW7EwO1w/g3rBxBJYLHi5Mi4Qkt2jqH9UVvo&#10;qTaL8cxAkeY+in4uxOohQ60cRGBTsh6JABsLoePT9W9Vt2BwJv4QfXdoPm0+9RUlOKKxOgih8KBr&#10;hHA9MYi8kLcaxbz9qXRwRdp4agWlZzlowi0f4SyC/bEMlcaQqoZ6RJGDIbyUkKciAGK4A32fj8pX&#10;lS6XmORztOrAXPr12HIcLF6mEP8wKhnoJAVZQsipUfysUsEVaMvpr2kl3vdw/bFG2843F3w4qcjB&#10;KGJKzrMQACnwqd8kVLZdcJ4AulAcGSm0+tAi1HcoJvkUlQgIp7ACIIXrm8gEERYYgRXKPOpcvTeF&#10;B5Y32oMOEPxUrRyMwqXkPAYBEAMHWeFDOY6x4HLZevpb+nzfVDp2eRcV9y+B7UNZt68UcmukL7YY&#10;0Ulnacupb+juOuziYajUYylFDoawUkKegoBu/syuzUwQLpULV07QJ3teoY0nV5BfMT+QQplCI4Xs&#10;hvPqgW899l+KVOTg0mgqZY9GAMQwAQC85o4vzZ/+fg/Xiq9TfMpZbCHYIRNXkdfdPhQm0H6wgbhw&#10;5TDsIjKu2kjk834ORqNWDoU5SOpd5kQApMAuzLxa6O1qC88m/E3v7pxAf5z7EYeNsGAMdK4Wsi8c&#10;XX2+nL43pePMg20hDBZNUG0rDKKlxOyJAIiBr+7eR+Xgri6VH/9+nz7dO5mScQtRFFuI3BqfmZVO&#10;xf3KGV018GO0MHKKHFyaDkrZygiAGB5G+xejhrvSD76eXLLjGe3aMBSrhdCAUprvgxkKW1Y60pOp&#10;alh9zcrSYDmpyMEgUkrMfgiAGPiaks8XXCpbcBPx7s5xFJtyjiL4ahJPMwsxODvGLSpGjcpydDjD&#10;5aAiB8NYKUG7IABSCEJf+JpyoCt9Sstw0Ed7XoLdwhyYOwfi0DGiyA4c8+pHClYNFUPrU5NynA7D&#10;cNmiyMEwVkrQDgiAGKqhHx+itnelP2fiD9O8yBF08NImzcjIGzZSRXUTkVc/vLy86EpaPPWvPZT8&#10;fIT8KyIVObgyQ5SupRAAMbRDgz9GZYKQLutOfE7v7RxPKelxcIsug+tBvgMwfAsg/V5RRSaGhNTL&#10;VDeiHXWp0V9End219yhyEIFMyVoWARADJ4/hGInBsp3IyEyn5btfhCnyXAr2DYKlY5hGDGYt6dj2&#10;eHsF0NDmM+GIJRQAZh08MqMUOZh1ZFW73IYAiGEiHsZu1tLl4pWT2EY8QXsvrIF/AkeC8zblNuJa&#10;B7MQMSqaRrRcRDXCOeGVUOHVlVbUVaYQbkrYKgiAFNhHeRYq542QLrsQkWn+tuG4jTiLbUQ5Exg0&#10;5d0V3k5EJ12ku+qMoq41B4r2ey8UvlfkIAqbkrcMAiAGtltYhnqvK43meAsfYivhi9S2of7mvI24&#10;vn9MDDHJF6l1pYdoSNOroSBFIJiBLUWyIgcRyJSsZRDQQ8R/hAZzGnupwteUi3aMpV+Pvqu5Vvt4&#10;+Zp8GwHPDS9vupx8gRqU7kxPt1mCNgt7mXNYesbtalHbCqnpo5TMiACIoTXaxXtm6SS1UVdO0Zyt&#10;Q+nPi7/r5wvO+IxmLt4ghtjUi1SzZHOa2P5DhIVjUw6h4oD0uBuzbytyEMJQCZsVARDDnToxSJtC&#10;H4iKpJlbhmBpfkw/XzCHCXRemPOKITYliiqHNqBJHf8DHwqp7s++MaENv1ORg1lnu2qXYQRADHyR&#10;vwSVQ5xJlbXHP6GlO8ZRJqVhK2Ee34j8iCGOiaFEfXq+40oKC5BK4L0V75iS03sUOUhNJaVkFgRA&#10;DOPRFk4sI10++/MN+mLfK/jWLU4B3sVNf77AHdW2EikXqVpYY6wYVlJJOWK4iEcNwqohSZGD9PRR&#10;imZEAMTAR/IcoEWqcFzHxTuexsHjMphBh8N6oZjpzxe4o9mHj3zG8FzHL7FikMrCx1lyBoMY9ucG&#10;nlo5SE0rpVSUCOjBX9nicYhsOy7jW3fGpkG0L4oNm2C/gAeZ/eAxe8UQg1uJOhFt6bkOn2tXrJJl&#10;DIhhdV66ihwkkVVqRYMAiKE43sw2DA/JtuB0/EF6c+OjyEG5T4vIbEanqZz65s12DDBwali2Cz3b&#10;/hN4g4bIQvAaiIHD7edZFDnkh5D6u2kQADHwidunqEL+x9d3YM+F32jWlsHIGRGL5XgpLd+kFQp4&#10;gS6BGJqXv4fG37JM5royu5tzQQyc4zPfosghX4iUgBkQ0I2bPkdbmsu2Zx3yUC7Y9gQMhDJx+FjC&#10;UsQQkxRFbSp1p6fbLoH7tfSlDN/ojDaKnyIHo0gpuSJDAMTQAC//CrWObCO+OTiPlu96HqQQCHPo&#10;IMtsJTh9bnTSJepQtR+NabNAJA7kjVB9gBUD5/o0XBQ5GIZKCRYFAiCGFjoxVJZ9/we7nqVvDszS&#10;thE+Xta4kcjua3RyFN1eYxg90XIWbikMx4D8BzHgfzwmip8iB1HElHyhIQBi6ISXrUCVuqtLz0yj&#10;eVtH0u8nPsDBIx9X8PewuU2hr4GLFQNuJe6pPRoxGVwy43gPzxyKVYPw4Yoih0Kb6upFIgiAGNij&#10;kkO6hYnoZcsmITza9E2P0c5z3yHwq/Oq0iolC3aa7ET1QN1naGCT111p9mKQwuOyD1DkIIuc0isw&#10;BEAMPfFwvq4MkHnJZYSKf2NDbzocs51K6aHcZJ5TFDp8e3I55QL1rD+J+jSe4koTFoAYXIplocjB&#10;FfiVrtsRADEMwkPZwImDtQgXDv76xoaedD7xMLYSpS1zI+FMl5cOk+ho6tf4VepeX9rwkzGbBWJ4&#10;Whi8GxQUObiKoNJ3GwIghifxsLmoUidvh6J30Fsb+yOw6hkklrESMRBILA2h3eJoEIK0dLvpKVcw&#10;nQZieM6VB2TrKnJwB4rqGS4jAGIYi4dMl33Qngu/09ubBlJ6ZjyCv4abLLFM7r3iLFTpIIaE1AQt&#10;GOxdtYbKQsB6U0AML7nygOt1FTm4C0n1HGkEXM0+FXlmNc3YPBhRlrMoCCbF5so4lQ8xZDoo0XEF&#10;wWDn4sryUWkMofgsiEEqNlxuL1Xk4MpwKF2XEQAx8Dfdi7IP+u3YR7B6HEkBxfxhOWgl4yYvSstM&#10;RdKZVHqi1Xy6rTpHz5cuo0AM86S1c1FU5OBuRNXzDCMAYpjK33iGFW4Q/P7wQiSYGaeZQnNuBqvY&#10;MPBWgokhKc1Bo1otolur9ZCFIAOKbMPAWcLdXhQ5uB1S9UAjCIAY3obcOCOyOcl8sW8G0t0/rweA&#10;tY7V4zViSKOnWi+CWXR3WQhSociBWtgRrUCKIocCgVU9NC8EQAxz8PdRsih9uPtl+mr/NCqJAC1e&#10;FgnQwn11EkMKVgwZIIbFIAZpr3OO3NQfxMD+JgVWFDkUGLTqwTciAFLgK0rOcD1CFp0lOybS94fn&#10;ghgi8FFDQgmL2D5mE0MyiGE0Qse3r/KALAQJUHwExPCD7AOM6ilyMIqUknMHAgvxECHPwOtfOj/y&#10;KfrpyGLN6lHSFMIdfRB+BhODAyuG5HQmhsWuEEMMXt4TxPCLcCMkFBQ5SICmVMQQcDWsG19NzkXK&#10;+1+PLafSQWUtslZwYpS9YkjBiuHptkupXeX7xcC7Js3E8CCIYZ3sA0T1FDmIIqbkhRAAMfDan4OM&#10;sFm0cMnMyqBZsGFYf3IFVgwgBgt5UF07fEyn0a2XuEIMnPX6IRDDBmEAXVBQ5OACeEo1bwT0FcNS&#10;SA2UwYqjQ8/cPIC2nF4Jz8oKlgnQcm3FkErJuK5kYmhf9UEZCFjnrE4MnF+iUIsih0KF23NeBmLg&#10;ucXEIGX2l5KeCD+JvvTHuR+RfcpqxEC4lXDQFUcKjcJ1ZXv5W4kzwK8bVgw7i2LmKHIoCtRt/k59&#10;K/EuujlApqtJaQnwrOyFfJW/ULhGDMJxSmRe6yYdL8qArwSbRI9stQAGTux9LlVOQet+EMMfUtpu&#10;UFLk4AYQ1SOuIaCvGPiMQYoYEh2Xadr63rT/0jotbLxVokM7EfByelemxNFw+Ep0rt5Hdmqc1FcM&#10;u2Uf4A49RQ7uQFE9Q0NAXzFIbyXiU6Pp9fWP0N/Rm7WwbtYiBlhc4PA0LvUyDWk+nbrWlDp/ZRhN&#10;QQzcEEUO6oPtFgSuu5WQOmNgYnh1XQ86GrMVqemsFYuBAdRCuyGCU/+bX0fcR2kbrxP6imGPWwbF&#10;xYcocnARQKWurRjY8nEx6mAZPGKSL9LU9T3peOx2WD6WsdyKganhMvrQs8Hz9FC9Z2QgYB0mhvtw&#10;xrBX9gHu1lPk4G5EPex5OjGw5aNU3kr+UL22vgedit2J0PHWWzEwMUQj4cz99SZQ70bSnuengR8f&#10;PpqGGNS2wsM+yAXUXfaVkDKJjkk+T6/+3pNOxf9hqdR02Tjycik6+RJ1rTWcBjV5RRZevq7kFUOR&#10;Hj7m1Hi1cpAdUqXH24nZgEFqgx2DCNFMDKcTdlmTGJBgJhq5KzkT1YgWM2Rnw3koPgBi2CX7gILU&#10;U+RQkOja+NkghrfQPalIqJxC3kkMu6kEUshb7VbCy8tbO2NoWbEbrB/fkc1EdQn4sa/EdrNOE0UO&#10;Zh0ZE7cLxPAamid18qZtJXArcTp+FwK1MDFYyFkCnWZiiAO51SvVnsa2fZd8vKUi6EfjUewrscXE&#10;w6yuMs08OGZsmx7zcZJM22JTonD4iBUDiCHUksTgRXzlWjmsMY1v/xHiVgbLwMDxGNjter2McmHq&#10;qJVDYaJt8XeBGP6NLkgdyV9Owa0EVgwnYy16+IgzhiRHPJUKrEHPdfgS2yGp9J1XgB8HavnVClNB&#10;kYMVRskEbQQxcAqmV2Waolk+rnuETsTusOR1Jbtep6Qlkn+xcJrY/hPElKgoA4MDShzarcAjOMk0&#10;LicdRQ7uQtLGzwExjEb3pHIiMDHwiuF47DbLEkNqRjLORnzomVuWU9Ww+jIjzQcrj4EYvpZRLiod&#10;RQ5FhbxF3gtiGI6mzpJpbmJanOYrcQQm0SUtaBLNjlScjSolPYkm3PIZNSjdTgYG1hkJYuCM4ZYq&#10;ihwsNVyF21gQQ3+8kY2chEtSWjy9wU5UMZuoZID1nKi4w1mUQfHwsBzR8h1cW94jjIGuwJmo5ssq&#10;F6WeIoeiRN/E7wYxcCACjsnAYd6EigPL8Dc3wu06ah1WDNYkBs36MekS9Wo0mf5VU8qXjDGb6u4U&#10;dUID4aKwIgcXAbSjOojhPvTrA1ThS/w0hHZ7E4Fa9lxYA7frCpYzcOLx9MLNREzSOboL3pW9Gkon&#10;5JoPYpC68jXLnFLkYJaRMEk7QAy3oykfowaKNikjK52mI+bjToR2s14EJ2dvvdn6EdeuLSveT8MQ&#10;l0GyfAI96aQ9ku90u5oiB7dDat0HghhuQetXoIaI9oKjRM/cNJAiT68CMZS3WGg3Z28168eUaKpW&#10;oiUyUi3Fv31EYWD5n1CHYNVgpdh2OfZTkYPM8NtQB8TQDN3i9Grhot3jBLZztgyjjae+QDBYJgZr&#10;mUQ7iYGNnOKwFaoMW4YPKdgvVBQGlt+G2gfEkCKjbDYdRQ5mG5EiaA+IgS/v+Q5eyuxvXuST9PuJ&#10;jxA+3qLEwBmpcIjq4+1PE9jIKbiyzCgcglIPEAMnn7FFUeRgi2GU7wSIoQa0V6FWkXnKwu1j6Zej&#10;74MYymH9YL0VA/eZz0qSHA56Bv4SNUreLAPDOSg9DGLgaE62KYocbDOU4h0BMVTSVww1xbWJ3tv5&#10;b/rp8EJsJUrLqJtEJ4tiEbBlaPM51EbOloH9JXqBGP40SYfc1gxFDm6D0loPAjGUQov/g9pYpuUf&#10;7XmFvj00E4eP/Bi2CrBe4XOG6KQLdO9NT9HddaSCWfGh46DCzF9ZmCgrcihMtE3yLhBDcTTlC9TW&#10;Mk36fN90+vKvaTi8i7AsMWhXlgjY0rriwzSw6VQZGFhnDIiBcbRlUeRgy2HNvVMghgD8le0YOsl0&#10;fdWBd+jTvS/AJJqJQdh4UuaVbtfhFQM7hFVFXIZRbRaQj9yV5TQQw1y3N85ED1TkYKLBKOim6JGi&#10;2SS6m8y7fjy8mJbtHg9iCNdtAKx3AKm5X6cnU5BvWURywpWlr9SVJRs5Wdr60cj4K3IwgpJ9ZBag&#10;K1I52tad+IyW7hxDof4lQQw8baxHDDyM6VkOSstIowntllLF0FoyI/sblIZi1WBNAAR6rMhBACwr&#10;i2LVwPEYHpfpw5ZT39LcrcNhGFQCS3Bfy15ZMqHFpcTCLHoWNS53qwwUB6DUF8SQJKNsNR1FDlYb&#10;MYn26uHdOJKTcNl1/jeavXUoBRYLIF8YCVnVliH7ZuKeOqPhUCV1M8HGTRzijW0aPKIocrD5MIMY&#10;nkAXpcK7/RW1hd7aMICKeWeSX7EgS5pF8/DyzURsyiVqUq4rDW7KgbOFSyo0OMSbKXJYCrdeUkGR&#10;gyRwVlADMfRDO6VO1I/E7IHrNdS9ksnfp7hliYEPIK+kxVKZ4Jr0VJulIAqpKT8WxPC9FcbcnW2U&#10;QsqdDVDPKhgEQAz34slL+ItT9A1n4g/RtA2PkCMzBqf6oZYlBu53Wia+9LP8cDPxHm5ZpFxHZlo1&#10;kpPouN8or8jBVQRNqA9i6IhmfYrKNg1CJSrpJOI+PkQJjnNU3K+kJV2vr3U4E/1IoFEtl1LNcHY6&#10;FS4roTFeWMsmCoocbDKQ2d0AMTTB7xyTga0ghQobBk1D0pmopOO4sixtaWJwHkBG0YN1x1HnGr2E&#10;cNCFd+EnR4zOkFG2g44iBzuMot4HEEN1/Mr+EuVEu5WclkBvbOhLJ+P2IU2dtYnBG8RwGdm1mpS7&#10;k/o2fkkUCpa/iNoPxMBp6zy2KHKwydCDGJgQOCaDsIelIyOV3to0mA5cWg9/iTKWjPuYPYzOA8hE&#10;KhVUjUa3WYQYDcJTPB3PGgxi2GeTqSHdDWHkpN+kFAsMARAD2wB/jiocjICjNs3eMoJ2nV9teWLQ&#10;8kxkOigr0xth3t5FEp2yMphPBDGsllG0m44iB4uPKIjBD11gR6oOMl15Z9tI2nTqE8RkKGvpWwnu&#10;OzuOx6VepqHNZlL90m1k4FgKYpgho2hHHUUO1h/VxegCX1sKl2W7JtGao4uRHLYCiEFY3VQKznDy&#10;56lLjSGIzcBJuoTLBmiMEdaysYIiBwsPLlYNb6H5UhlXvt4/g1bun+6MFG1hDLQVA4ghMTUOId5a&#10;I6LT2zK9OQ2lAVg1cFQnVXQEFDlYdCqAGCai6c/INP+/Rz6gD3dPRjaqMliKWzOK07V+e8HLMoV8&#10;fYJgAbkI1pzC6TbYNJoPII/JYGlnHUUOFhxdEMNQNHuaTNPXn/iKluwYS6EBoVqeBusXGDqlJtDo&#10;tu9TlRJ1ZbrDuSx/llG0u44iB4uNMIjhITRZKjHrznNraF7k4xTo60fFLO167Rw0dqi6hHOG+24a&#10;Q7dW5dSewmUZiGGWsJaHKChysNBAgxj4RuIDVOFxOxyznWZu7kd+SOLk5x1gWdfr7OHKDvVWt9St&#10;1L/xyzKjuB1KT8ooeoqO8CTzFGDM1k8QQyO0SSpV3dmEw5r1Y0ZWGhypQix/ZcmXlg6cMwQUC4M9&#10;wzycNwjn+2XLx4HqADLvWa7IwWwskEN7QAxV8b+/RC0v2txLSWfo9XW9KdFxAY5UYTYgBkYgk644&#10;4uFp+RGVD5EK9TZCWUDmP5PcSg6YxHzCVRGVJ3M1fTKXxE+24GNjHT4a59NhvjK6jMrRdc6inkG9&#10;wNWTHV1yGi5gyvhx+PPa+Q/n/0tcSYuD63VfunjlEPwlwmEWbfVLS55AsGdASPm7kWvilip8/CJc&#10;3rRzOHlhNPJQcJkcMHk5Rnl71E6oLVBvQhWNW86JR+NQj+J5x/FzF+pe1D0YSCYOjyzAwh8d/wi1&#10;pSgA6ZlpNGPTADoeG6mZEWdmWT7p81V7htrhbejRm18RhYTlf0F9XkbRE3WkyQETlycsRxriMOfV&#10;XASP4w5wZWP4tqi99edF4T0c1HMz6lrUnSALXmF4SlmIjt4t09l5kcNp57kf4YBUwRbEwBikZTgQ&#10;si6Qnmz9DuJZ8kJUqPCXzBDMnzQhLQ8WFiYHfFj5w8vGN/ej4uy7QAsnYeTKp/QcIPU83r8JP9eg&#10;rkfdZ9cQ4ejnm+jfQBl0l+6YQGuPfQxiKG8bYuDI0fGpsfREy/mwZ+Ck4EKFPS2HYa7YKtGtEAIS&#10;wobJAZO1FJ4/BZXDmxvWk2hTXirslswbTa4cHnwH2vUdfn6Pgf/Tze8qssehT0/j5VIRiD7f9zat&#10;PjwPjlRlLH9dmT0AbKwVk3SROlXrR/+qKcWXr3liDEhXJ7ChDzkm6+140TxUPk8wSwlCQ3hFwfUl&#10;tJG3HpxKnonikFkaKdoO9IPDFkl5Bq6BWfRne9ksOhyPsLpZtBM5PoBMTounCiF1aUgzXkwJlx+h&#10;IXVAIfwmmynkSw6YrKPQZ3bw4cMxsxY+r+is15fRZs5KxCf8P4IoLpm10Te2Syfh92TaG3n6O1q8&#10;YxTCu5XAx4mH1fo3E4xDRlY6gsRm0YhWs7WrWMHC5wyPqxswQdR08TzJAZOVTc9ekHt0kWmF4M18&#10;SMr1JPrwDX5+hgnCZxWmLWhnEzSObyaEPYf+urgZiWeGUYBvEA7s/GyznfAGzUUnX6I+jSdTg9J8&#10;ISZU+HqGzxlOCmkp4asI5EoOmKwvWpAYbhzaKvgfvPIZie6sw89lqKvMFhsQbauEdvFKRzh00cm4&#10;g/TmxgFQTYNpdLBNjJycbthxKTHUuGwXeqielPMpZ8H2uFwT7uS2HMkBk5UPHaUic7qzcW58Fm/A&#10;OTkiV15NsLXhh5g8f7jxHVKPQltKQJFDvAmb+kUnnUXimUcoJeMSltwlbEMMDCS7YQf6htOIlnOx&#10;GhI2j+YvgilSA6KUcl85YLJyfC2pAzGL4MqrCb4NeBJ9/QE/P0BdXRT333g/z3pezfD1sFBJQrTo&#10;Nzf2potJf1MJhJG3g5FTNgDM5PEI3jKy1Zswj64hhAuE2eqWtxPKnkEUuRvk/2/lgMnKuQ7YHZhv&#10;AqQLJ1s9n3AcZrtHkaMwluId0ZSafgWpl7ypmE8ADs3C8U1XHD9LIahpRS3oiI9cmjLpNkKRrWjY&#10;VoPrLvR9KX5+jkkV5cpDBXXn6O8XUuNDupmbh9Lf8LRk7OxEDBxWPiY5ijpUeQQh33i7JFxGYQwP&#10;CmsphX8gcOO2gr9Rm8ri9FfUJtp65juEON9EFxLPURKyJmXAnl8LKqIfnuNf+C8LvvjpIIoQeAmW&#10;orDAUCoTVIeqhd1EVUs0RLivxlQquEphRilqgj7zVe0zIAk+FFyOCXZYFgcjengPm/FKBTtcuH0c&#10;bT/7jdOWwQZm0dl4adeW6UlaWPnBzfiCTLhwgNhPhLWUQo4IXCUHTFZOiDJWBqe9F9bRf/56QyOF&#10;jCwH+SMjsx/StfMKQbtuz8nhB98QPLEzkI/xQsJFOh13gCJPp4A0AigYq4oKIfWpdngTalyuC9UK&#10;b+58VsGXangFf2ifAB7sHr2kIM4l8OzBeLbU3fvHeybTmiMLKSKwnOWDwt44nFnwtkxOS6XRrWfA&#10;H4QNY4XKX5CWMhwTeosHCV+/chiNfoeJ9J0/3MsQi3D1oTn4UGdpuRX5lJlzIXDh7UWu1+2ajBf0&#10;fHHKzhX/8mPnzSwQRgYdu7yNDkavp+8Ozcc3ZHWqHdGUmpXvSo3KtKfSWFUUcGEmGoE6GB/klfg5&#10;HyTBh1wuFzzvDjyEfSaEyw+Hl4CE39S2EvawYrgGAUd1ikZUpztrj6CWFRkioeKA9HCMUayQlhLO&#10;EwGNHDBhK+BHHxGs0jJTaPqmgbT51Ep8i5XSUpszGWQTg8izsmWzdb29fHBSXRwHH2yyQDiNv0Db&#10;zqzEu/6D2IdlqE54CxDFXUh3dhuVLc7e4QVW2PDrEa7AiC3t3kHlw0upz6Zuy8A5JoSP3zefWkXv&#10;/jFBc70GpRZYh4viwVqWKsRnqBTaQDaq0ysYE/a1UcWNCGSvHPhQzvA6jg/AZuFAbMupr6g0vP40&#10;UiiA77LsZxbz8seqxF9blXBGo90X/ks7zv5AIX6lqX6ZdtS+Sg9qUr4LBRYTzh0rAuWdEOa6Fh/y&#10;ufi5EhPSsB80dCpDh7cq7M4uVP66uIHmbh2K85kAW8R+vLHz2FxiXDNoWIuZ2peCYPkV8lMFdZS4&#10;AQSuJwcD4k6Rr/fPovUnVlCZYCcxFFbhlYUPVhXBvjAR9vPC9sOBg7lVtOX0SqwgalGrindT28oP&#10;0k0RwuEPRLrQCcJcN+EDz7cNX4MkeFmba4EcL4E+Ra0j8iKWPZdwBCu0R0GM6TjHQYi3QsRbtK0y&#10;8kz4l5Oi6YF6E6hhGeGkXRww6EllHi2DfP46xTBxy0DM8KfpTPwhkMNbOAcoVaQTlYmCtx8hOOfA&#10;Jwdh0M7jfGIO/fT3Utx2NKEOVXtQ60rdqKRcvsT8kSNqByGu23WSWJETSeBvfCS7BPUWIw+9XiYW&#10;maKnru+DxLDRVNy/pK1uJrifTAy8nahesik90pA98oUL57XkeB+qFAACvHJoiGr4KmD14UWUkh6H&#10;4J7mcAnW1i0gCl/cjoT5c1TlTBxm7sDNyQb6Cod3LSveR53h6lsrolkBwKc9kqNfLUdlE+3Z+Mm2&#10;Ehw/ILvwnRyfWwiVFNiFvA2z6HOJ+3HOEGE7YmAwMmGvkQGnqqHNpyMZjbBpzRfAmUlXlQJCgMmB&#10;oxobKvGp0bTt9GpnoFITLm+dbfJyHmbi5iM1I5F+/Hsh/YrAJw1Kd4RRTV9qXuEO3IwI+zYZwacV&#10;hPiwcTRIYhZ+/gf1MdRxRpRvlJm/7Un669KvOOy1TySn6/vozG0ZTd3rP0t1SwknvT3FOMvgqnSM&#10;I8DkYPgrdR8Oxi6nnMUddLgpyeH6bvM1K3solsTtBq8m/oxag4PMH6lyaD3qWK03VhN98Y3MOyq3&#10;FyYJNsRhmxHhkEXcmuW7XtTOdNiWwU7Wj9lI8+1EErYTNUo2px4NOKufcHkaq4ZzwlpKQQgBJgfD&#10;E/hw9HZ80Kxlsp69mgj25fRvXjDpPkbLd0+CbcZC7ZajS41HcYUmHNjZCMi83RAuqw7Ox5kOJ7gt&#10;bcK1mXB3clRw3k5k0WPN3sYqjkNxCJX3QQzsOKdKASPA5MDuwobKucSTMHn2N/2qIbfO8CEmW28G&#10;YNvhyIinVQdnIgX9cmpR4S7qivBj9UoL+z8Zws2oUOSZb+nDXRNhTs7R6O0RyenGvjtvJ6JwO/EM&#10;8BbeThzB85QVpNEJ5aIckwPPxHwLL9NjU0AOsGi0erm65QiEN2NmOm049YlmYNWw7K10V61hOJdg&#10;c4bCLQcvbac5W5DH0i9Ic0Iz45mOq4ho2wmEfKsa1pR6NRSOEM8HSk+ZLRaHq5iYWZ/JwVD4N14K&#10;OnDAB+K3TeGVhBeuQ0v44TYA5xJ7L/xCu8+vwTdaR7obZrxtKt1TKH29kHic3trYD+cLDgrwKe6S&#10;lWmhNFjyJTCMR5yGLDhVvSGznViggrdIAi+pxuTA1275xpL0RhR6P58StsiadCNW2ecSbDPBvx+O&#10;3khvX1wHf47WWrTjDlW6Ix+jIQ4VHgb+Jn17U39KcJyFc1mELQ8gGRRtO5EcTXfUGgH/mI6iOLGH&#10;rNXCFYr20XTyTAocgJVDvudZ2O26SlgjOhSzWTdTLjzLyPza5q6/Zy/lg/jwEtEeTsTtpHciN+Hw&#10;ci4m9eO44ejjVpLguAyztwyjo7DLCA+0R1aq3MaC7TbKBNegPo2kthNjsGrgIC6qFCICTA5sYZYv&#10;OXCb2lXuBnfhd7V4DPajhv9HnZ1G2VeDs1JfSPybFm57gn44vJjuqTOCOlbtKbMs/sewvrvzWdp6&#10;+hvErrA3MbCnbXJaEjJiT9M8dwXLQrWdEETMTeJMDhyVuZOR5zUu24law+Jwy5kvcQdvp2xKuffe&#10;ecMRrN1wRCUdpvnbRmAlMR8riSFIstIHlqLBRqD7h8yqg3NANnNhhl7WtmcM3GneTsQignT7Kn3g&#10;+3KvKFa8nRBeaoi+RMnnjACTwwaj4PBp82MwdT2beIzOxO/RAnLY0UgnJzw0kkB05wCsJqKSjtDi&#10;7U/B+nIx3VtnFLYbvclHIAjqZuSYWL7rBT2giY1OeHMAzoFAsaH+FZD4lrMcCJdxajshjJnbFJgc&#10;tqNGoxpyJQ6H1d7kTl8j6nFvOhS9GYFH7P3NdyPSTpKArURQMF2CQdX8yMev22700Kwy8yqHo3fQ&#10;vK3DNfdru15ZZvefv0wSESh2eIvXYdRVXnTSfgBi+FZUScm7D4FiHFAVvgA/45Gchs1QYU/HFzt9&#10;QzM3DYLL9GocptkvMlF+QFzbbgTT+cQDOLhkklhI3W56SvMIzalcSjqDm4m+2EYkkR8OPV0JjJNf&#10;+4r670wM8Y4YaoQwf11rDRJtDvtOSNlVi75IyeeOQPYVJnu3seeg4TVuYLEQmtjhM5q9eTitO/Ex&#10;9s4cK8awum3GhA8u+dyBnb3OJvyFIDiDQBKLqFvd0bCTuO9qP1MQOHX6psHwTTlHoX7wTbFRYNic&#10;BjMjKw0ro0Aa3PQNmXkxAV9aF20zSSzaEY0cMBC/YvXASzhOIWe48LJ4bLul+GCE0H+PLMIKgncm&#10;9gphZhQMXgXweQSTxLHYHXC37qtZXPaoPwFGVe1oIc4oDl5ar0WMtvs5TXa2qkcaTEY08QZGIcyW&#10;+xLz8TNRJSXvfgSuN36ahMffhiocp2tES2d4r5UH3qbwgFLOUPQeWnglkW0nwTElXl8fiQ9IPdhM&#10;/Any5ANce18CO7NiJ8L7tRE9WG+M6CxgWwapqC+iL1Ly+SNwlRzA1vuwengWKpy/QbgMbPIKvjmD&#10;6PM/X9aCk3DAWbtkehYGg3sODmBPULYIOQli4K2HvWnBiRL3NzU9hfrfPEXGFmQy5uFRGbyVjvsR&#10;+D+zaQzMOyAIjgwllWylV8Pn8CEIhGfhc4gSHY49p68HmEvlPSj8Tcp2Ep5QNJsGhLa7BdmqWlS4&#10;W7TLv0NhgaiSki84BHLyqXgKr+OtRT+Z1z5QdwychwJo6R9jqbhvSS0Jqv3tKWWQsp9OWkYqxrw0&#10;9WssbNOQDDTYpiHDfqhYt0f/IAcMUBpWD4+iSwmonNhFuNxZe7gW92HBtlEU4h+qh1MXfoxSsBAC&#10;vGpIgE3D4GYzkHTIcIiQ7B7OwrzbYaHuekRTc/TG1PMxcEq4OKDA5xDC5fYag7BqCMD9Pxv8BGkB&#10;YNUKQhhGSyhkh32rhZQAd8KsXLCwb880QR0lXggI5OmqDZJ4TicIqaQhnWBWzJm1524dhoCvSPOk&#10;CKIQhrTwX8GxMBwZGdhOvKRtIwXLeMyzeEEdJV4ICOQbxwEDN00nCL7FEL6j7FjtEdxceNNsLWOT&#10;IohCGNNCfYXTsSoKnqr9iR3zBMtnmF/fCeoo8UJCIF9y4HZgABfoBPEu/ikcEbQ9zIkz8Z+2gvD1&#10;wgrCT20xCmmAC/o12iGkfznq23iy6KvYpuHfokpKvvAQMEQOOkF8AoJIxO8foToz3AqUjlXZOjsL&#10;cRKHUjBySjiXn55w8y8AksVE2dgtITWWBjV9HpafnItZqLyubBqE8Cp0YcPkoBPEKhDEw/j9c9Qw&#10;0dZ2rNoLIcnT4Mk4HLcYYdhuKIIQxdAs8s5DyDiqGd6c7qo9VLRZ26DAyYhVMTECQuSgE8TPIAjO&#10;ys0ZnQxn5s7G4Lbq/RFkNAXxEEbBUKqUx1tSmnhu5Nk0zRIyw0F9sJ3Iz039hgexLQM7VuWZfNiq&#10;uNip3cLkoBPEOhAEO2mtRC0rCsgdtYZiYqXQB3+M1wKeeLIvhih2ZpDXHKsQLLZNpYepabl/iTbp&#10;QxDDWlElJV/4CEiRg04QW0AQHPdrFapwJI9uN41CQt5k+nTvZM0hyRPdvQt/uN3zxgxsDf19S+AQ&#10;UjggdBRa8JJ7WqGeUtAISJODThCcfp6DFjBBCJ9I9WwwQfPg+/rAW1QKBIEsEgXdX/V8FxFwXl1e&#10;Ro7LSVQhpJbo06Zi1XBcVEnJFw0CLpGDThA7QBCc/YXvqyuKduPRJi9TcnoC/YQoShzrQN1fiCJY&#10;uPKpCFpTvnhNuh8rP8HC5tHzBXWUeBEi4DI56ASxSz+D4BWEMEE83mIG0qTF0YYTn2r5G5SZdRHO&#10;iDxezTcUVxwJNKTZLFxHlxBpZCaEn8WqIVVESckWLQJuIQedIHbqtxi8gjCUByO76zzpRrdeRImO&#10;S7Tn/M8IWmvP1PNFO9SuvV0LFuuIpQZlOtGtVXuLPmwFiGGNqJKSL1oE3EYO120x+JqTQ86VEeka&#10;h3Yf23YZTVnbDcFRdiOcOcdZVJsMEQwLUpb9JzJhPd+n0WQtF4VAYe/eKQLyStQkCLiVHHSCiNQN&#10;pXiLIZTeiLMhTbjlE5r8WzcEDTmhLV3tHojVJPMgz2Y4g7hEI2doH8TDbCPa5JlYNRwSVVLyRY+A&#10;28lBJ4gNIIju+P1r1FCRbpYJrkzPdvgYBHE3wo0laolk1BmECILul2Wr1sBiobihEA7vyBmrpru/&#10;ReqJhYFAgZCDThAc0ZqjSbElZd6ZXm7oadUS9enpNu/S1HU9YEGZCgs8znCtthiFMSFufAcbqMXD&#10;4OnBehNlri45JqRyxy6KgXPDOwuMHHSC+BYEMRi/L0cVcve+GclQHm85n+YhWUxoQDEtLoQqhY+A&#10;A1eXpYNrghyeFn35b1BYIaqk5M2DQIGSg04QH4MgwvC7cFTrztV7IS/lKVhRvoDEvXzFqUphIqCF&#10;fsPVZe/GryE7Ng+h4ZIOyRf1iGKGlZSguRAocHLQCYKjWvPZw+ui3e/ZYDxdSPybfju2XMtIbfe8&#10;D6L4FKR8cloC1SzZjG6Hs5xg+QjEsEFQR4mbDIFCIQedIKaCINiJQnh9+niLOSCIM3Qw+nfkxCil&#10;bjAKYRLxqiEF+Scerv8M+SJYsECJhaxw+GmB5yvRQkKg0MhBJ4ixIAi2f+gr0j8/TM5xSLv3719u&#10;x5XaWS2jlLrBEEFQTNZp8HSZGsLgqW1lNlsRKrOxajgmpKGETYlAoZKDjgBHBuEVRFcRRNhqko2k&#10;Jq+9j9IyU1WwWhHwBGU1g6csL+rV8HloChk8cbaqOYKvU+ImRaDQyQHfKsn6FefPwORmEVxqRTSn&#10;ES3n0ozN/SnMP0LFgRABz6BsdhLcNpW6w+CprUGtq2LTML4cG1IVGyBQ6OTAmGECRelWlGvxT6EM&#10;KO2rPEyn4g7Qin2vUikcUCoTa/fOwszMDOS4LC5j8LQTLVnm3taopxUlAkVCDjpBHAFBsAfPD6hC&#10;mb17NZwEgthPkWe/QiQpuHkrHwy3zKFsM+muNYdRFWQGFyx8dalCvwmCZmbxIiMHnSDYzHoYfueI&#10;1oatnHgSj2g1h06u+Yuik45fzWZtZqCt0Lb0TAfsGSLogXpjRJv7A4hhtaiSkjc3AkVKDjpBfAqC&#10;qIbfhWwgQvzCNRPrF3+7UzugFAxyau5RKYLWMeHGJ8fQQ/WfpbLBPByGSxok1dWlYbisI1jk5KAT&#10;BNtA1MHvA0WgqxnelB5D4BFOllMykB1AhU7WRV5le1mOCB4RVJW63TRStK+fY9WwRVRJyZsfAVOQ&#10;gw7Tk/hZA7WjCGydq/emIzE7afXhuZjc5ZWBlAh4umx2hux+N09EHI1SIk9IgvCrIgpK1joImIYc&#10;8O2ThNXDo4Dud9QqIhAOaPIKHbm8m45e3oJkOSpIjAh2LOtAFPByIbWRIZt95ITKIowbZ8lWxYYI&#10;mIYcGFuOTAyCGIBfv0cNMoq3n08AjW6ziJ5dc5s20fnfyoLSGHqc5DgBmaseaTgZlqdCcSE5zPzb&#10;xt6ipKyIgKnIQSeI30EQY/H7QhFAyxWvTsOaz6bpG/uSbyCn2TN8+SHyGtvJpiCgTqXQ+tSlBnOy&#10;UJkHMj8rpKGELYWA6chBJ4hFIAi2nhwhgma7yt3oYJ0n6dtDs7Tzh8wsDnqsSm4I8FlDouMKDWgy&#10;hgKKCZmanMIzFyhk7Y2AKclBh3wcfjZCbS8yBP1ufokOxWzH+cM2CkFMSrW9yB295LQrVB0u2Z2r&#10;CUeT5riQvK1QxcYImJYcdB8MDiSwEdVwNi12L36y1QKatKYL7B9S9BBzNh5Bya7xqiE5/QquLp8A&#10;RrwNM1z+huQSw9JK0LIImJYcGFH9gPJx/LoS1ccoypVCa9PgZtNozpbHYP8gnAjc6GssLAdi0AK5&#10;NCX2VREsb2BcEgV1lLgFETA1OegE8R3OH/gufbIIvp2q9aG9F9fR2mPLkEVLJcm5Hjs2FUtOS6Ju&#10;dUeLrqz2QJVN3VXxAARMTw76GLyCny1R7xYZk8FN36BDlyIpOvk4BSG0ujp/cKKXlBZPdSLa0S2V&#10;OXuAUHkTq4YUIQ0lbFkELEEOmJAZuoMWnz9UNYp2MO7tR7Scp2XRyshKR5h7wzsTo6+wnJwW/i3D&#10;gVXDKOAhdN3LLtlfWK7DqsHSCFiCHLh3IIgzIAg+f/gO1XC765duRw/Ve4ZW/DkF8R/U9aa2aghv&#10;Ra0r3Ss6aTiQi3LJFkXNwvKGP2Rm6CMm508giGloC8cvM1y61x9Hey/8Sn/HbIV5Na43PTT+A68a&#10;UtNT6b6bniQfL6GhZ8eqLw0DrgRtgYDQDDFJj9k9+BbUzkbbw1d1j7eYRc/x9WaG57p3JyEHRe3w&#10;FtSmknDQWF41KIsyoxPOJnKWIwdM0jSsHjhI7QbUckbHoQpS7PW/+VVatP0pWE9yeHujmvaQc4aa&#10;T6J764wiH2+hYV8PBDhruioehoDQLDELNiAIDjHHFpQfi7TpzlpDaOe5n+iPcz94XP6LJNg11Ipo&#10;jVDzD4hAxrLT1apBFDJ7yFuSHBh6TNhPQBC8tXhMZCiGNHuLJv43EtuLZNE7fpHXmEoWiwasGlKx&#10;asBZg9iqgW+H+ABYFQ9EwLLkoI/VePzk+OkNjI5d2eCq2vZiXuRjWno9T9he8HaielgTalupm1GY&#10;suXYGjJDVEnJ2wMBS5MDJm4sVg/subkG1c/okHSp0Q/bi//S1jMcvZrPH+x7AMFnDUmORLrr5qGi&#10;ae3WqVWD0RllTzlLk4O+vVgPgngDv78gMkSDm06l/Zc2kSMjUcueZdeSCucqjtfQvqqwNSR7XtqX&#10;Ne064G7sl+XJQcfiNfzsgtrOKDYRQRWpX+OXEZx2CEUEYnuB/+xWOOflFVxf9mk0DPEagkW6t0mt&#10;GkTgsqesLcgB33Cp+vaCrzdDjA7VbdX70Paz39O2Mytxe1HadsFpHTh0LV+8LrETmmDhVUO6oI4S&#10;txkCtiAHfXuxBwQxBb9PFxkjds7aH7XRdrcXzihPCdS9/gsU6GuYLxm6HajfiGCoZO2JgG3IQR+e&#10;2fh5F+rtRoerFLYXfRq/RAsih1N4EK8ejGqaW44tQUvhZqZzDeFVA9s1cKIaVTwcAVuRg+69+RTG&#10;lH0BQo2O7b8QXDXy9De0+8LPyNsQYfnthZcWUTqW7qg1AqHywo3CwHK7UJUPhQhiNpa1FTno24v9&#10;2F78G7/PFRm3QdheTPh5M6XjG9dHLGyayGsKRZZzXpbwL0Ndaw4Sfd9c5XkpCpl95W1HDvpQvYOf&#10;7JN8h9GhqxBSi3o2mETv/zFeN46y5v7CCyH5E1Iv0921R8FFvbLR7rMcJ6dZIaKgZO2NgC3Jge/n&#10;9dwXfCVnOFPLPXWG05ZT39LR2EgqjkAxVrzezMxKo8BiYSAHDn0hVBYAtytCGkrY1gjYkhz07cVf&#10;IIiX8PsMoyPIMQ44MO3zv3RF5KgM0UhJRl9TYHJs1xCP7FUdq/aj8iGcdtRw4TwUHxqWVoIegYBt&#10;yUEfPT534OAFtxodzVrI3H03VhBf738b24tyljqczKJMnJf401212aNdqPCq4bKQhhK2PQK2Jgc2&#10;5MHqYRRGcTOqYRPB7vXH0zYYR8UkndAzQZn//IFXDYm4oWhcrivVCm8mMnHPQ/hdEQUl6xkI2Joc&#10;9O3FXhDEVPz+qtEhDfINpYFNptLr6x4WNTs2+ooCkeOt0J21hDzYuR0fgEQvFkiD1EMtjYDtyUEf&#10;HbaafAC1hdHRal6+K3Wo2oc2nPzYEp6bVxA4tlZ4G2pS7l9Gu8hycWrVIAKXZ8l6BDlwrgWsHp7G&#10;0P6GarjP/Ro/T7vP/xem1ZxWz7BHeKHPIC1wLOwz7qo9TPQQ9Qtgw+ntVFEI/AMBwx8Uq2OHD8EG&#10;EAQfUDJJGCpsJ9CjwbO0ZMdo/XDSnGcPHMylSomGosFcOMw824OoohDIEQGPIQe99xy5mo2jahud&#10;D3zyv/Hk13QkZjMVN2HWbi2YS1oi3Va9P4K5BBjtFst9C8LcJaKgZD0LAY8iBz1y1EQM8VdGh5kt&#10;Dgc1fR22D3dQJg782G/BTCUd2avCAyvCtqGHaLPmiSooec9CwKPIgYcWBPE1thec1s3wp4mvBrvW&#10;HEKrD89B1u4ypgkrx6sGdrC6t84AHJqWFZm5fPbyu4iCkvU8BDyOHPQh5tUDR44y7LLYo8F4ijyz&#10;iq6kXSI/n0BTzJTMzAxctYaCuAaLtmehCgEnCpnnyXskOeCDcUwPDDPH6JCHwJW7V6MXaM6WweQf&#10;GFTkfhdOU+lYale5J1UMrWO0Gyz3J+p3IgpK1jMR8Ehy0Id6IX72QjUcd7JTtd607sQX9OfFXyi0&#10;iA8n2SnMC74gd4gbPS0BOSZ55nRXvRZBwGPJQU+rNwFgrUU1jMOAm1+mSb9sgmNWOmwKfESwdqss&#10;Z7CqG9GW6pVuI/LcsxAWyhIm8nAlay8EDH8o7NVtZ29AEBuxveAVxEij/asW1pDuqPkYfXPgbYSV&#10;K18kjll8EOmA0dNtNfpjc4F0VsYLm0pHGxdXkp6MgEeTgz7w7NbNnpuGI6M8VG8sbT79NcK+RxXJ&#10;4WRqejJVCKlNrSveJzJ34yH8voiCkvVsBDyeHPBNegmrh+cxDZYZnQoh/uHUG4eTszYPguVkYKEG&#10;pXXmooijbnXHIqp0caNNZrmVylRaBC4l6/HkoE+Bj/CzH6phr6Vbq/aitcc+p7+ifkUQ17BCu71I&#10;R6SnEP+y1LlaX5HZmwnhpSIKSlYhoMjBefaQidXDs/i1I6rh3Hj9Gr9I//5lPUKspOP7vOAPJ/l0&#10;gVcNt1YbiPiQlURm73oIc8ZsVRQChhFQ5KBDBYLYCYJgk+JxRtGrGd6EuiCs/Y9/z4flZMFHjeLr&#10;S28vfxg9DTTaxGw5Nnri1YMqCgHDCChy+H+oXsc/H0KtbhTBHg0maJaTqRnxSMgr5Phk9BVX5djB&#10;qm6pdlQnormI7kEIrxJRULIKAUZAkcN18wDfrjFYPXC2bj6DMFTYp6E73LoXbhuJhLwBBZaON/v6&#10;sgu8L0ns+vI9ZfRkaCiV0A0IKHL455T4FP+Ls8Gw74Whcnv1gfTbsc/oROx2Ci6gkPacFLdc8RrU&#10;oiJn+zNcYiD5mWFpJagQuA4BRQ43TAf9cPI5/O8NqIbCP/l4+1BfXG2+/Hs3rBx4ay9kmJTvhHQG&#10;j42H8dUI4viWAuVL9OekgLwSVQhcRUCRQw6TAR+obdheLMKfOHK1odKobEe6pfLDtPHUCioRUMqt&#10;bt1sqh3kWxIBXQYYaosulIGfyuhJBDEl+38IKHLIfUK8gj89iGr4zvCRRpNox7kfiHNV+nj5umWq&#10;adeXCB7bumJ30UQ166DKCYVVUQhIIaDIIRfYsHqIwurhVfyZfS8MlfLFayLwylP02Z8vwQ6hLCJH&#10;uSfmZFaWF65MhYyeuL1LVcwGQ8OmhHJBQJFD3lODl+WPorY1OoO63TSS1sOtOzb1JPn7BBlVy1WO&#10;g8dWDWtEjcqwfZbhcgSS6vrSMFxKMCcEFDnkMS84HT1WD5Mg8guqoeCR7O/Qs8FEmrVlEAUEBrtk&#10;Vu0MHnuFOlTpjjR3QtuUj9D2RDXlFQKuIKDIIR/08CFbC4LgGAhsYGCodKzWg9Yc/YAORW9CxGp5&#10;v4uMzDQcbpam9lUMh7vk9iWgfmKooUpIIZAHAoocjE2PKRC7B9VgzEkvzWtz8to7cbGZKRpzQWuR&#10;8/oyTsu6FRFU0VgrnVI/gtAOiSgoWYVATggocjAwL/BhO4rVwwyI8gGloVKvdFuEi+8L46hl8Lso&#10;LXy1qYWBgwFrl+p85CFUPhCSVsIKgVwQUORgfGpwtizeWtxkVKVnw+do25nVUlebyemJVCO8OdUv&#10;YzjEJTdrLyqfj6iiEHAZAUUOBiHE6iFej1jN5tWGShmk07unzgjtajM8sKzh1QMfRKYg2lMHnDUI&#10;hoFbhnamGmqcElII5IOAIgeBKYIP3mcgiCFQud2oGpPDuhMrKC7lNELKBUMtf9uHdBxEhvmXpzaV&#10;OXqd4XIZkisMSytBhYAiB7fPgX/jiR1QDQWFYUes7vXG0+ytHFIOV5v5cAOn30tMvUydcNYQEVhe&#10;pPEcBu60iIKSVQjkhYBaOQjOD3wAI7F64HiTw4yq3lq9N/1y7GM6cGktriY5nV5ucVe8KC0zBQlx&#10;g+g+GFMJFKYcw27mAs9Voh6MgCIHucGfCrWHUSOMqPO5wROt5tCLv94Dy8nTVML/n45ZfM6QCrfs&#10;hNRYGtlqEVUt0cDIo7NlduAX9iJVRSHgNgQUOUhAidXDcf1q8zWj6ux3MaXTKnonciTtv7SJinl7&#10;kV+xAO3Akc8YUtNTcWhZiZ5uMwcxIh8x+thsuU/YmlNUSckrBNS2omDmAOfZZB9qw1ebnNPy1S4/&#10;0saTX9GOs7/S2cR9lJHJpFAbmatawCW7D7JllxZtbSwUOGu4KgoBtyKgVg6ScLLvgujVJr/K28sb&#10;Vo/dtcpnD/yfD3JeulA+UweRLqCnVHNFwKVZqXDVvrH5YLKzDBZeIAofY/5cuT2enatmybxb6SgE&#10;8kNAkUN+COXxd3xjZ+hemxxYRcht0oXXXq86E23g6NKqKATcjoAiBxchxYdzCwiCQ9pPdvFRouqR&#10;UHhDVEnJKwSMIqDIwShSecuxQ1ZjVA4rVxjlPF4yEMR0pTBept7hmQgocnDDuONDmo7VA4ezL4F6&#10;mxsemdcjONz8w3jn/gJ+j3q8hyOgyMFNEwAf1jgQBBtGcWi5B9z02BsfcwL/ozfetbmAnq8eqxC4&#10;ioAiBzdOBnxoY0EQ3fHIKagTUd15SPk9njcS7zjmxiarRykEckVAkYObJwffYOCRL4AkftZJQuqa&#10;87pmMRm8jbpARZN282Cpx+WJgCKHApog+CDz9eZtIAneYnA4JyYJPpMwUtiRiv0lOJXdh3jWRSNK&#10;SkYh4E4EFDm4E80cnoUP9kr875UgCU6O0xKVY8y3Qq2FyjEpOao13zrwecIu1N9R+ZryT+jm5r5Z&#10;wK1Wj1cIqCzbhTYHdBNnjrfwdaG9VL1IIeACAv8DG/YR+yWpA6EAAAAASUVORK5CYIJQSwMECgAA&#10;AAAAAAAhANuGJBW+HwAAvh8AABQAAABkcnMvbWVkaWEvaW1hZ2UyLnBuZ4lQTkcNChoKAAAADUlI&#10;RFIAAABRAAAAUQgGAAAB3Yh6oAAAAAFzUkdCAK7OHOkAAAAEZ0FNQQAAsY8L/GEFAAAACXBIWXMA&#10;ACHVAAAh1QEEnLSdAAAfU0lEQVRoQ+VbCXxNRxe/QexaO629tEppUVWthK5Kqb0NVVstLaW2pJZY&#10;+rV2tad2UZIgQqlaQ4TUVhKJPSJBYicUEZHGu+c7/3Pfvbnv5T318qH9vu/8fv83c+fNzD1z7ixn&#10;zpxR/iPyelMhIpU4CjinId09Sb2wktLS0khNmO68QPNXFVIPdhN4enpSkyZNSA1/JWsBy0plDs3m&#10;10dPIlrjSZ999hmVLl1aMkt6iF2BgnkkgQoVKkTvvvuuZMKzNfwOeQzKyMiY5j9vKtGpGUTnQwy8&#10;/PLLftYsmVSjRg165ZVXyN3dXWocO3YsHT58WN6k5TDR7Nmz6ezZs5IR6Nu3L0VFRenPtpScnGxk&#10;zJUrl9FIa5pTcsMPf5lc8vRICJ8ZCB6geFuTspKaMEN4wycGQgY5yKwe/Fz7xHHjJPPVs3vlqy3u&#10;owzWcjClzy9K6qaWpO4dRO+88470BfX4cFJDq+lfzF0y3g5SUt3dc0lN6AfAoZhox31ATVqsfVKG&#10;5dh38knVKxuRSURm0MmTJ6lMmTL0559/Ss3Vq1cXcPxDyWAiyaBnBIoVK4awGSOTEhIS5M8XX3yR&#10;Pv/8cypRooRe4A38b9DKlStzciD8REZGSivDw8Nd+5Tt6it0+fJlecMaH5Ncs0Nfd2ax3vg9C/gv&#10;WtLXxcq/7cMfMna0hqPe0qU52YB6wEuA+KrBig+HzuntGlxgWw1St9cky6E+xswBpKenU/369bVK&#10;w2tJF9OBtE8bKG2kEjO1ek0pli+3NimoW9vTgAFfU6lSJSj9TCjPNBNphK8v/bZ1NV0/tYPKlSun&#10;9TIr/pyl0B+LlQyuJr9Wmy3luBJQ5DqHRlOBuP3rpG/TOisCSsvz9anMwHrpR2MZORiO6aWXXiL0&#10;VkxAiKNv8ewlcQCT0auvvioTEsSBNC72olbaOUmB3LlzG5yaezgmLVS2b98+vbcDbzOc0+bNm8td&#10;Y7p79+79O3fuWFJSUlQGQktqaqrl9u3b8oz/8IyQiz2vlXZCPEjLNmrUaHf37t2jAG9v75iePXtG&#10;6vFvvvkmqlevXvvxzOkHEXKx17XSfxdhYsJE4O/vT/eDRXbabJYdQmWjRo2S2VlHtitN3+Kpzv5x&#10;Wtbxfue0Pp3m1nI+BFG4J82eMV5W/nt/xEk30ZcGgK6FEa/jD8cpKlv44xht4ojpRYsWLaKCBQtK&#10;pTowcVDCrL9uPpoyYsDHNhMGJgYMPfwNYMHVJww64euc0/QgJWNgz+akhvFMtPtdm5mI/6Y2bdoY&#10;leoVSqVxY0nVKrWd3T2rWWeVBQU1/eZkEK9rDXmqa05btmyhKlWqGJwalVlnIaQxeqAeg9Bc/Kku&#10;r0pq4kZq1uwD8ps1nT799FNZMGUG0kNrRTpKFZYKfbWaMqli4hyFvv76a8qXL6/+Vho9erRNhUb8&#10;d1+pDHlyuSlbOSzDyELVIiY9bVSm4/LpGOIxrs2Pwbz+b2jMsgugPO5ulC+v2zbO8wIjK/FQcI+N&#10;jQ2K2DBblnz1GI8S6/KPpd8S8b6m2fFzcHAwhaxYdIGLOa4MNG3atML6xBoSIuqgxKEaTJo0SbjE&#10;c9u2bSWEZsjTGqYxx2RfIScZ4MWfKlasKP+VLVtWwrx589K8efMSUNYhoUIOpALOSAEBATYVYtFC&#10;PEeOHBEIy5cvTzzRIs0p5WUYFd68edOoEFi2bJnNMyq8fv064s4JMuG3ynTPWwKZ6gFeGgT37t0z&#10;0pDnl19+WWEt6piaNm2KJokKnpiYKIsVmjp16lTpk/Hx8dwZyOBy8uTJR6WgMxozZsyGfv36HcB6&#10;0aVLl8jWrVvvQ7xr166RxYsX38bLbQSe+/fvH4Pwtdde22AtmpXQDxnGIs5x84DXVU9DBeX/bdXR&#10;R0mYre4G8Yfrr9BZjHGeG/aPU7z4L+idfy+BmQ4eCo0cOZKFYEv4GxO7VSvM/oKZXcIKxAoi+Q73&#10;Ibp3wTn+vCHMYm73760M4vjjZxbMefC6MWv6BKLkHRouria6tEYD4o5wM1qYheSXaDuwR88smBv5&#10;pSct8BtH6hk/UuMn8zr+rcSj9kdQhQoVhAnW1ujSmYMSh9I6c+ZMupjA28OjgwV0frnRDX5+VN0A&#10;LR/FzC30Y4YO89J9qLctdr3FCkdPiQ8bNpTc3NyECR1q3Hgt3McqwG8NMnHiW4PZ5f1kI+w6szxa&#10;VY8XFfLp3Upb6nfUtVVa7MF5sOBCs0TIVRiAxolQVxnMIP4a+A/CsG7E/5rZu0uU8reXKvRazUo2&#10;KoO6uASpm1sRHZvDm/ZFrBANITWqayaTZ+ZRvXr1yHL2J5o+fbowat1dawzubeaQSfWXClr9O74g&#10;95was5y/OnhxSunLlOktedTemW5icPkLXElPTbliqPt8Sd3Zy1BZdLUFqyddiaD8+fNT3bp1KePi&#10;JuLdhCzDKbHzNaY2VjHqtQe/XmdyNKMg+HFG7rcWK+cO/aAQDFUorPoXpfXrQqhhwzf55bWoZMni&#10;UmHOnDnp/fdZczExi2fRs/CMl//yDnl5eUka8lOg7RfSkcONQ2bQPZeyiev+mPGXiwCWpmq3AvPc&#10;PTQ9c3foDFBgdCbfeuutTCaBnxsQzeWVEfEr+2VHmS9fPmEslb9WLnziNXlQTygD+2BsBl1aGrHm&#10;VjsXXOZy6MRSYjqjHc2d49zPjLUatjBTZoSU4HSeR6/+RrfWelLpkkXIElqeihdy287v0JlzvlF3&#10;RmvXri2kq4DYyCPEZh7qIOIbNmyQTT3i2NhjoOj5gcQz8bLJN6dh725+Zu2EvvvuO9g7sjdfmvVU&#10;R0wCPXr0kBBMQvGtWbMmHT16VNLw2XUmO3ToQP/y/cJg8o033uA+3lDiMNrw6z7Q3uoimXVfVI6J&#10;Ok+ePKK26uk6zNYM6MUIoTDCsoE4ymFVgoUDz7DlYkOIeEJCwm0OGzBcJ2bmaQ6kouXLteWMFUqD&#10;yT/++ENCwMwkthQIwZTOJLa/r7/+utEAmGKgfyNu1cFtjZAukFuBAgXeXb169YmLFy/e471NAktz&#10;7aBBg9by/Le3c+fOYm3hfhnN8WP8Sc9/8sknybzTvdG4ceNrrIof+eKLL3Zzl4hEHmfA//yuJtor&#10;s0HJycn09ttvU6lSpYx1GXsADJLChQtLP9y5c6fsn2DPfeqpp8jPz08G1LfffktfffWVTDlPP/00&#10;7d271zCuY85EWLJkSQoMDMTcWJWRPeJPmgZzL1YQM5MIwRQ+Gzp+1apV6dlnn5W+hoGFOO98pDEY&#10;wagDhMaiLDY8CNEvrRsaW1Oyi4SpoQ6jFeN9RktrHEC8NaMF4yNrmp6OEOkYtXjG5zSXxbSjx2E9&#10;L834PyZapbyHNRebryDehGEzhk0Z//VABeGJUMZypaXVeiYWNhwiQG9sW19TFDi9pGT8O0gNyWTO&#10;nrBjbN/AYLKUFHiSlBGkfJTJXKYp1gyYaeXMNJPJx7fRN1PGVo8mamhtjTnenjrctloxYvg3BIX5&#10;iTGZ8Wu1D7FDFN0wNTGr7dkBhnj3I5z+YH/EVTw+JtUdDZrSzwVFOaU7cdq+Wt9PX2I90X4/bcLA&#10;vt1kT/7Y+mRGWMMW6nar5K5tJ/V8sBjbAd3SB5iN7vbw6d+VmtV5DEzSNo9WFoO5bdrGHxt5hAyk&#10;Ixugnhgpyx3W3a5du9LmzZt55zjU2Pj7Du5GH7/xCJlkqbU0mLu4KvNIEsARJEtm6dKlNkzaIyXh&#10;Z+O4Ehjl3enRTEE8CTe3/FpWXq4m+We1SMT0InVXI4lT8m+iA3IxA8OHDaV27dpB5be1SPzmQaMG&#10;edlL0rWBowYrTaxHIUSnf7S1Ppix/2NhsmfPntIQ8wYfuHfvroRZNvnhtci3fztqbtsnH45JllxT&#10;ayGi2H9pFR40WR7ssed9Wjh/tjAIFC1a1GAQ+iPCjNML7BjU8E2fVgTTzENPQepypZz1vIeZ+147&#10;uQ6rSer2l0mN7kmWw3057JGFySMHtsgmSeURDiZ1vQ84ExflkDkdOJd66yWWdqByn/M/eO2G5GBX&#10;gX0l00rgRuqqOtx3+jLTS7nPTSDLwZ42DPr6+opSqh7+2pAkqgPq1OGyDhhDo2mOm7yjXs1KBDvS&#10;2y+JlSwfeHFIxqc1mGNmg1mKe3w0W07MZJ4u5pAa+rFmVVjbkDfsO4Shc2djxaaoM4h+iboAe+Yo&#10;qLDNO+CNgk+9aZhymPM7PyDKwuD8vKSuf58oamymsWkHS29jc8MMcu7Yb8KQ5fhPEuLzYg5UkwLo&#10;zTfftGGQAm0Z0wHjVou6Ci0boMRy/vrgxSHdDVBuli7M28wp1sIL8pO67m0eraMo8dQh6tz5U2rZ&#10;shm98MILRBFf0dQpk+lw5C6i0PbCLBjEdENLyxGt0+w5tWrVousnt2Vhyoz8cKpg4eTJpaxhNl7T&#10;uHFAZYorzyMjLFNisuM+gk/s4VGfX1afN0lVjI04GLlyPNSQJO38UhiKjdlDtKyqMHkrMVLSsNHa&#10;tC7EIXMlCyl0aDJv7GcqqVzvLEY58OKM3PPlVtrqnzplaQ0JcQyqOyKZAdMG/T5CY/DwLGEm6cRe&#10;7dm/GFFwLWEc+dCwrl27ZGEukcPrmmtJMAOb+r/0B8Jeoj3MZzCjcfyBOBm5VWPogjZY6M75TKnO&#10;zamZ6jiO815sYek0a0DMVLkiCsVMy03JS/KAuZWMtgyH/i+OqGCxQjk6wc8FZ7n8/EBQWEfq06eP&#10;xuCtU5k+M8B8ZopDHP7BVELzFapcQqGdk56mC4ueusvlXWZOp4LPl3PvCltfvjxudHqlnc3QjJOz&#10;Mu2He7pltSEGciOu8mCK7E/tW3gQbJKnFjx7h9+RbeYUi8Uy5datWz9G7g3dDf+2KVOmkBpnPeRm&#10;WA50zTz0BpKWaYfeiQF0f1cLnrS9tWfg3EqieD+KCF1JMXvWkMqKLu9ZDvJr2jEKyAtdpRkzZoht&#10;r1OnToaX0o0bNySsVq0a/Zl2S+LNmzen3r17S1wHXP9unA23SYNJBOXMaadPn8YaXEJ7o4v0IAYB&#10;3Z3KzGD//v0NS2xqaqqRF31vx44dBoNhYWESWg1L3Rk4TneN/orB9u3bSwgGMUBgefXx8ZFJHOkp&#10;KSlG3uiovTR72giDwTt37kgI7ZtfNZVRVF7qCoFBmNrsGUQazGucRQDGmjVrJnEwradz/zWkCabP&#10;nDkjDKK87iiJgyIOZzCKM1wjbLw5oI8++kic2jCHXbt2TdJ0kxzwIAb1eKVKlWACNp7hY4DQulb/&#10;i/EUwzVCp+ZAGNRtgzqDZi+8h2Fw1apVN6pWrQq/mCz/McYzYCd3jXQGsdjrCij6DkIwrG83zQx6&#10;eHhICNy+fduIYy+Nfqo/2zE4k+H6J758+fKvHBgVwTg+ePDg44iDwZiYGEk3M6gDXSAuLg4aspGG&#10;waTHHwmDTMU/+eSTWfHx8XdPnjyZ8txzz+2sXLlyYL9+/UJhDOcXiotJt27dDnXs2DHey8vrKgzq&#10;QPny5ZNY8vtgVDcb0B2B34NRnC0G3dLS0lJ5ulC3bt26Dw6Z8MTRPXTwjLjupGn23rHG7yOP/owQ&#10;5fVyABw7+T0wA7u+1KmqmocD2VPAb9jb25vWrFkjkytGH/omRifOSLgB8rlg8cdxLeI41IEeuHHj&#10;RuM04IMPPqAffvhB/Jiw2kDD4bwdGK5P1Hv27MHmhZKSkmR/MWzYMFmukKYziOMK9EGWjqRDidUZ&#10;xEjH3IeDH8yDOHdGX12yZAlNmzZN8lgZ/Jbhurk4PDw8LwZGkSJFxGKK06L9+/fT/PnzZYsJiUCa&#10;mHh1BgsUKCAjHoME5ySQIhjkvitx1AOPxE2bNsmZCvfn7DPIlIMna58hQ4YcKFu27FZexg726NFD&#10;/HYB+PTyHPk7p4lvlg6eTg7Cv5cHyx4uE83dwyaP1S/YqIffA4/GbBvcsZFuykBHxnkHzkbMZx54&#10;hppuTkMc6ciPM5TmDOQxlzGfldRjuHZcS0Ssq2vOYxyaC9unZTFVWP9zVFYnVrEdpv/zieYp+S0h&#10;ShA2bY6QtkxZOa6TUoyzYmP1YDvO/xupwUoLCMkSrJB/H81ExMk2QBr+Qx7k3Txc6cvpWIRcu7ny&#10;v0YZK5RWEAiOhrwaaMLCJoK3bTyabAlp1tlTjolQBmWtrm6wMP53Dr/skt7zIAi4hXKS9arDw5Gu&#10;9ndgwevCDB5oI8z/3aGeEVqvGRoMY327NzThjRgxjLtZGtH9FNfAZUaOGC514G7Zfa4TdQdq17/+&#10;94SZsa1BU5xJ4nTN+3NPOQMfNmQgUdpFopRYxolsgstyHcOHDBJhNq2liJ8whGn1u/zvF6a6On8T&#10;nIpQaC36ooNmNPabMZko9SzRHwfkqJKuhj4a3D5O3v17iTBff14TJN79XyvMjK0ezfWeN7Crp+wJ&#10;BvbtSnTrMNGVDba4vJ7o3BK6k3xKVG+o8NgYJV85R3R+GVGSv2u4vkfexWzQey9n9szl2qXff/4C&#10;lLHdsyWEh6Pd4b20njd31jhu2C5Szy4gFWeCp8aTmvSTDTZv3iRD3GwLAmCCkTInx1Dq+W10LSGM&#10;1CubtHJn5pAaP1X+kzx2oEvraOhA7QpY63qZC5D1/sI/T5gU7tFKhBfmSaP7aMJb8ONY6WXqqcmM&#10;SZnA4Tyc4o8PM9JuXoyRMgAc51AlAAsgtuP6LtcZcCtfxZ041GuDXkSJC2mkdxfJBzXKUI18/iHC&#10;zFhduIUhvN6aEBb6cU84F0TqMR/CXWfHGEzq/raaz3v8FDqdEMc9dT73si10YNcGOnb0iOHw5wiw&#10;Y0RF/k7BywONfIej95O6j+vb29QBPuSPNZFGe3eUvGZhWq/rP/k5U7Ue20NVafO6IuaEhTNHEp2Z&#10;R+rBzx8ekR1J3VGb1Ig3+bkbUcJUGjJkiNErYTji1zkETBnx0b9SwOLZ8gxTh+UIfyC5O+4E/C46&#10;PpxGDvhYyrRm3tEGtMV6M/7xCzMjRGmKFU/ll77PkzYn0dC+bYhOjGQG67BQOokwXMa+FtzIV0g9&#10;8AkNHTrUEKIOs4ORPUJDQ8WdFfEePXpwD2+j1fVA1BKeh/XTPJ3RFrQJbXtswsxYpjTB1wKgPnAS&#10;Dez1EdFJnofsGbT2qmyByy5ZOF38eCG8tLQ0Q6gwk5tt/GYMGDCADhyAysQLD3q2PU8PAPHCNIjb&#10;gnp01Qjw/0rupD0aYfJOYBcqHdhMY3hw1w+Idn5lc4SdCTdSFxQkNfgFUn/rQpbjY8lyagpjMlli&#10;R2kOMI6EZ8adM3JMDk+x9JunOO1zunr1qtErMcTNDjI6pBfuaexQUA9EWA2iwKe5TX2kbVLXu9wW&#10;bvPFBUocP8PpGmdmrt/9ALEAB6CyEW01Rq9s8RZBORTe4uKkrn6N1K1epP4+nCh6ouZWEhtAFLeM&#10;F5PZ3MhBpG5uS7S2EanbPuIJv0Pm5Sueq1aFBIugcBvnVvIZLjNITix1AZrx3HPP2QgRQ1rd39qx&#10;oOyxuSrRwjwO23GV24j6fLnNaPvCL+X6EQyqMKy6LsiMYGUuKqrznMaoZW7urC+ek4PUpWVIXQvl&#10;mheHyDGGT46BmB9IPTyNhTiQ1C3tCLfuDT8IK64dDzUENGHCBFG4sQLjMj30R9jO9f/HjRtHVy7E&#10;Sxy2dfAGpB3n9zgS2tbqPDpKGp5RD4LKbURdtSvxM7d93VDx/fmGAS9+515UzujCXOVTVLTKW2Ny&#10;3ZdZXyr+QiteJHU9hlIPogOjWXDcC08spCtnoikiIpwOH9jOas8m2hO2ihIPbc70fgF2fkFJR8Pl&#10;4gUEt2rVKu6hw+S/80lnRVANGjSQEzvokNdO7+We250/Sn8KCgqS/3F1EMP/StIhol8rEy0rynw5&#10;+OAPgV97a21Fm9H2Lxsr+/gZhxcY1oUYLlP+xNnKfFR2dKp2iQ03+u5MM714Xl5SAyvwUK7LDZtK&#10;Py2eR/37f0Xdu3ehVq2a03vvNaLatWvSs8+W5rkup/QqNBonza1bt6b169dTRsyPROtsbwHStk5y&#10;XKT3vnlzZxNtZk0A7/QvruU5PEPmQj0PjtlxIhR/KIJofoFMHh8SpZ/S2niE24o2B/ZRElkGgQwY&#10;gGswcGbnMmFVKlK+mPLOHX/lBio+NVP7UhBmin6X8+B4mjThe27EC1S5ckXWGytRpUrlqHTpktyo&#10;Alm2cwB6Fhq+Zs3PRHBqNAsQODRNdiK6gMSZTP9vaVntvXAuW/sW3Y9fTd9//72RF+d1eOf4cbxr&#10;2tjCRlCOUKqQxhPahjZeW6Tcy+eubOW0IAZ2NnDlw4WxbK/SKAjHHdxf8kpZmiOdVuWgU344z1Pk&#10;emaFZ7V7pdkBdhxo+KmYcFshnt8uB526YGz8yXTM16560up6mWl/psgpLKYA/eNJ+aN+NoLL8NN6&#10;HtoQNysHoU03g3LgaBlXReFNhRuZOE2rzHB9LnRCWJlwZljN3V359NaKfLfUX56ifT8UoNy5HAvI&#10;FeAQliL6cM/iBv/SiCjtGjVq1MgkxHPaf/YIqUM0l4WwiNWUtR5GetrFg1IOp86DBn5NtKI6LywK&#10;3eShWrGYIjzvnVyA0IarAQXv5XKTngfhjWPAHQ1XWtF5sqfa/AUZwixXOkeXqwFFr6qbnqGwCcUo&#10;b27ty0PdgABcRXR0tMyRLVu2FIcaHW3a8Fx4M5ZoAwvIGVZW4LmSe9mqKvRH8iURIOo8EsXzI/+f&#10;vKA0VSmpCI/gFTzHLSmcWrigWxjz/MSEZ0+6MKvXqODe7XxIxUuWbVUodFIZYbRoQYUSoVKEcC9x&#10;FeuKEYWzGpQdrCmk1RHGQ5yfUzY1pPYtPenddxrS/qAWZAmvQXGLy6eUKCyXqOHbimH7xIWnXLhw&#10;IX94eDiNGTPGAJwurly5Ijqcnob43bt36eDBg0YablncTblBt08F466okT5nzhy6f/8+rVixQhYJ&#10;PV0HnOYidu4g9d51uh39HaXFzZd7L/b5dOBKM/Mp77P/b+LEibhNrN64cSN9+/bt4wsUKPDkrTi4&#10;2qy7KuqARyAujOtegQDi8A40Xx4HPvzwQ1JV1bjtDsALC/6XODLVPQQBxO2f4XGjqpYst+HNgDcO&#10;BGnvQGquC8AV6+PHj8dws95k4Bw7J9r42AmX2P8TIaJh8G96GCHCf+rYsWOGnyiA+S4lJSWLEHFr&#10;H/vs6Mi9dOxIVBYh4ugB5fSb/ABsk3CO5WZBocaFeagyj5/+EyFi+wb/LABChDsU1Bw0EELExSrY&#10;CnWgXiw4uC4EkxgEDCE4EiI+xO7du+VKOixA9kKEdWjt2rXybix+uBkOnZJ5hG8ifF/hMJQt1z6X&#10;CULEAToUZhhD4SvWsWNHESIYBOMA4hCiv7+/Q8uLGcgL3zF7B0y4skZGRtqkQZhwvMRQxHYPwgYf&#10;+BgA9tPx8fEyFyMO6L695nrwTpzjeHh4RPDzJMZ7DNe9nLNDuhA5agCqCL48BKungXEwyXOokYbz&#10;EghYf9aRXSGa0+F1eOnSJcuRI0fuxsbGpu7bt8/mf/Q8lLM38t67dw/haAbmxWztj10mCBF+nhw1&#10;AL9NuPSahYjecfPmTRsh4n+4VNr3TGdCxDwXFRVlk/YgIfKKnM7D+TLzcsGZEDFyzOnXr19HOI0B&#10;X0B4nT1+8vHxKXTu3DkbRiAUs1kKaNy4MYR4316IEOykSZNs8joToiPAgIH5016IZmB+tBf+XwgR&#10;vthPbk5kysUNqc5DJgq9D5YULBC4N/r888/TiBEj6OLFi9S9e/fD3JMOYGGAdzEA601ycrIF0NMA&#10;zJvQE1euXGmk2WPhwoUy1y1YsCB19OjRN3C+4igfgMXs8uXLNmkzZ86UoQud1JwOXZbb9MSFCIJZ&#10;qCIDLrQ+PGnPYvzEWMbPsH4sYuCuQh/GZwycWfzAmGOFHwOMI5zNmMuYz1jKCGFsZIQzdjF2W0Ps&#10;MnBLAHVDJRnIGMWYztDrzQ7AB45OoeIUYTwZIqJcPPyOYi7EqgfAqBoRESFDBM8Y3mfPnpUzE+xe&#10;ypYtK/MWrDP4H/lwaQlqD+IA5rvixTOtQhi6sHRjBe7cubOkBQQESBl9XsWu5JlnnjHKQPfDqMD1&#10;nV27dkka3gejLnROPGPXAl99GIO3bNmCD9eQgbuXuRlPhuCzz0NSGGrVqhV5eXmJrtelSxdpHHz4&#10;8R92DvpiA0HARAXFGc/wvYG+h7kQcyJcSeA+r6+eyA+VBTopVnXolUjnoSwrP08X8kHq1q0rdUBo&#10;qBsE/Q9TjD7HYluKEEMaIT4sBIt7AZyGu3o4AqjLyN59veyQvRBr165NhQoVEuUYQsQdAfwH5RZC&#10;1NUaXIqA4guDK5RxTPYQnCMhQsFGb/bz8xMh6he4oV5BiL169ZJeh/qdCbFp06ZShudR4UsXpu4Y&#10;ACFOnjz5KMf1I4BsXxHIDuVISkoagx0CGMEdw0OHDqnnz5/PwCYfrsEYdrhKhUZjNceQXrx4sSwO&#10;yA9guHFvVCEoID09XXoeFidunAw7CAhGCdSJRYE/3v3t27fLe3HmjAWEV10L6kcdoPHjx8v7sHPB&#10;cEfZ5cuXi/Lv6+tLvCjKNIHt5/Tp0/82IYKwz8Ql8y8Z0Phxpxu3oiYysIhgwv6RgcUD/wF6HCH+&#10;A5APehq2Xvp/ZpjLIj/yof7J1jj+Q/kp1lBfsPSyejksYGZ+9DwTGLg0inOUR2bFdoVgQsLXg2oA&#10;kxKu2GLrpD+XtoaOgP8AnOmiHEJH+czQ60P9UIz1MiiPNGd1oNwzVtjzhDLoENA4XDCHKcq/ASrY&#10;miQfqe6/AAAAAElFTkSuQmCCUEsDBAoAAAAAAAAAIQAUwVBNzwUAAM8FAAAUAAAAZHJzL21lZGlh&#10;L2ltYWdlMS5wbmeJUE5HDQoaCgAAAA1JSERSAAAB4gAAAJsIBgAAAL6zmB4AAAABc1JHQgJAwH3F&#10;AAAACXBIWXMAAA7EAAAOxAGVKw4bAAAAGXRFWHRTb2Z0d2FyZQBNaWNyb3NvZnQgT2ZmaWNlf+01&#10;cQAABU9JREFUeNrt3StyHFcYhmHDQEHDLCFLMPQSBA2zDa0iUNDQ0NAb6Br3AYIqsVEmQIaGyUiu&#10;ctnOXLp7zulze8BTNUzV+sFb8+kyr25ubl4BAHn4JgCAEAOAEANA8babzRshBoBMduP4+enu7rUQ&#10;A0AGf4/jwy6Ej0IMAJlCvPfvdrN5J8QAkCnEu3H80sJE7agAVBnilxg3MFE7KgDVhriFidpRAag6&#10;xLVP1I4KQNUhrn2idlQAqg9xzRO1owLQRIhrnagdFYAmQvwihPdCDAC5QvwtxtdCDAD5QvxY00Tt&#10;qAC0FeLKJmpHBaC9EFc0UTsqAK2GuIqJ2lEBaDPElUzUjgpAuyGuYKJ2VABaD3HRE7WjAtB2iAuf&#10;qB0VgPZDXPBE7agA9BLiIidqRwWgjxAXOlE7KgD9hLjAidpRAegtxEVN1I4KQF8hLmyidlQA+gtx&#10;QRO1owLQa4iLmKgdFYA+Q1zIRO2oAPQb4gImakcFoPcQZ52oHRWAvkO8txvHWyEGgEwhfrYN4a0Q&#10;A0CmEL9M1MNwJcQAkCPEmSZqRwVAiDNO1N9fPL8d3242bwCgZM8TcsoQrz1Rf3/x8nApHwwAKrHm&#10;RC3EAJBxohZiADhkpYlaiAHgiDUmaiEGgBNST9RCDACnJJ6ohRgAzkg5UQsxAEyQaqIWYgCYItFE&#10;LcQAMFGKiVqIAWCG2BO1EAPAHJEnaiEGgJliTtRCDAALxJqohRgAlog0UQsxACwUY6IWYgC4wHM/&#10;hRgA8nm4v7//TYgBIJNdCH8JMQBktHSiFmIAiGPRRC3EABDJkolaiAEgorkTtRADQFyzJmohBoDI&#10;5kzUQgwACUydqIUYANKYNFELMQAkMmWiFmIASOjcRC3EAJDWyYlaiAEgsVMTtRADwAqOTdRCDADr&#10;ODhRCzEArOTQRC3EALCiXydqIQaAdf00UQsxAKzsx4laiAEgw7tiIQaATH78ObEQA8CKfv3NaSEG&#10;gPX872+JhRgAVnLov2sJMQCs4Nj/mxZiAEjv6CcwCTEAJHbqM4mFGAASOvURiEIMAGkdnaSFGAAS&#10;OzVJCzEAJHRukhZiAEjn7CQtxACQyJRJWogBIIGpk7QQA0B8kydpIQaAyOZM0kIMABHtxvF2boSF&#10;GABiCOHxaRiuhBgAMtiG8HZJhIUYAC60dJIWYgC41AWTtBADwIUumaSFGAAucOkkLcQAsFSESVqI&#10;AWChGJO0EAPAArEmaSEGgLkiTtJCDAAzxZykhRgAZog9SQsxAEyVYJIWYgCYKMUkLcQAMEGqSVqI&#10;AeCchJO0EAPA+RBfp4ywEAPA8Qi/Tx1hIQaAwxF+fLq7e71qiP8Zhj/2X/wTABQthK8rhPh6jQj/&#10;FGIAqME+lA8tTNJCDIAQZ5ykhRgAIc44SQsxAEKccZIWYgCEOOMkLcQACHHGSVqIARDijJO0EAMg&#10;xBknaSEGQIgzTtJCDEDfIc48SQsxAP2GuIBJWogB6DnE2SdpIQagyxDvxvFDSc/jqAB0E+J9hL+U&#10;MkkLMQDdhXi72bwr7XkcFYAuQrwL4WOJz+OoADQf4hInaSEGoJsQlzhJCzEAXYS41ElaiAFoPsQl&#10;T9JCDEDzIS55khZiAJoOcemTtBAD0GyIa5ikhRiAZkNcwyQtxAA0GeJaJmkhBqC5ENc0SQsxAM2F&#10;uKZJWogBaCrEtU3SQgxAMyGucZIWYgCaCfE2hD9rfR5HBaD2EH+q+XkcFYB6QxzC1+0w/C7EAJAh&#10;xDVP0kIMQO0hrnqSFmIA6g1xA5O0EANQbYhbmKSFGIAq7cbxtqXncVQAqvI0DFdCDABE8R/8X5np&#10;7R8T3wAAAABJRU5ErkJgglBLAwQUAAYACAAAACEA+SdUZOEAAAALAQAADwAAAGRycy9kb3ducmV2&#10;LnhtbEyPwU7DMBBE70j8g7VIXCpq04S0hDgVICFxqQRpVa7beEkiYjuKnTT5e9wTHEf7NPM22066&#10;ZSP1rrFGwv1SACNTWtWYSsJh/3a3AeY8GoWtNSRhJgfb/Poqw1TZs/mksfAVCyXGpSih9r5LOXdl&#10;TRrd0nZkwu3b9hp9iH3FVY/nUK5bvhIi4RobExZq7Oi1pvKnGLSEnV4s6CNJ3sfhiF/Hl3iu5qKQ&#10;8vZmen4C5mnyfzBc9IM65MHpZAejHGtDXq0fAiphE0XALoB4TGJgJwnROhbA84z//yH/BQAA//8D&#10;AFBLAQItABQABgAIAAAAIQCxgme2CgEAABMCAAATAAAAAAAAAAAAAAAAAAAAAABbQ29udGVudF9U&#10;eXBlc10ueG1sUEsBAi0AFAAGAAgAAAAhADj9If/WAAAAlAEAAAsAAAAAAAAAAAAAAAAAOwEAAF9y&#10;ZWxzLy5yZWxzUEsBAi0AFAAGAAgAAAAhAB3hn6+HBQAAxBsAAA4AAAAAAAAAAAAAAAAAOgIAAGRy&#10;cy9lMm9Eb2MueG1sUEsBAi0AFAAGAAgAAAAhADcnR2HMAAAAKQIAABkAAAAAAAAAAAAAAAAA7QcA&#10;AGRycy9fcmVscy9lMm9Eb2MueG1sLnJlbHNQSwECLQAKAAAAAAAAACEA5JAQReBBAADgQQAAFAAA&#10;AAAAAAAAAAAAAADwCAAAZHJzL21lZGlhL2ltYWdlMy5wbmdQSwECLQAKAAAAAAAAACEA24YkFb4f&#10;AAC+HwAAFAAAAAAAAAAAAAAAAAACSwAAZHJzL21lZGlhL2ltYWdlMi5wbmdQSwECLQAKAAAAAAAA&#10;ACEAFMFQTc8FAADPBQAAFAAAAAAAAAAAAAAAAADyagAAZHJzL21lZGlhL2ltYWdlMS5wbmdQSwEC&#10;LQAUAAYACAAAACEA+SdUZOEAAAALAQAADwAAAAAAAAAAAAAAAADzcAAAZHJzL2Rvd25yZXYueG1s&#10;UEsFBgAAAAAIAAgAAAIAAAFyAAAAAA==&#10;">
                <v:shape id="_x0000_s1068" type="#_x0000_t75" style="position:absolute;width:61525;height:18459;visibility:visible;mso-wrap-style:square">
                  <v:fill o:detectmouseclick="t"/>
                  <v:path o:connecttype="none"/>
                </v:shape>
                <v:shape id="Рисунок 78" o:spid="_x0000_s1069"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LBwQAAANsAAAAPAAAAZHJzL2Rvd25yZXYueG1sRE/LisIw&#10;FN0L/kO4gjtNFXzQMYoI6uCAOjqM22tzbYvNTWkytfP3ZiG4PJz3bNGYQtRUudyygkE/AkGcWJ1z&#10;quDnvO5NQTiPrLGwTAr+ycFi3m7NMNb2wd9Un3wqQgi7GBVk3pexlC7JyKDr25I4cDdbGfQBVqnU&#10;FT5CuCnkMIrG0mDOoSHDklYZJffTn1FgLsfR+bAZft0Pv/urrpc43U52SnU7zfIDhKfGv8Uv96dW&#10;MAljw5fwA+T8CQAA//8DAFBLAQItABQABgAIAAAAIQDb4fbL7gAAAIUBAAATAAAAAAAAAAAAAAAA&#10;AAAAAABbQ29udGVudF9UeXBlc10ueG1sUEsBAi0AFAAGAAgAAAAhAFr0LFu/AAAAFQEAAAsAAAAA&#10;AAAAAAAAAAAAHwEAAF9yZWxzLy5yZWxzUEsBAi0AFAAGAAgAAAAhAMaXosHBAAAA2wAAAA8AAAAA&#10;AAAAAAAAAAAABwIAAGRycy9kb3ducmV2LnhtbFBLBQYAAAAAAwADALcAAAD1AgAAAAA=&#10;">
                  <v:imagedata r:id="rId18" o:title=""/>
                  <v:path arrowok="t"/>
                  <o:lock v:ext="edit" aspectratio="f"/>
                </v:shape>
                <v:shape id="Блок-схема: альтернативний процес 79" o:spid="_x0000_s1070"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YqxQAAANsAAAAPAAAAZHJzL2Rvd25yZXYueG1sRI9BawIx&#10;FITvgv8hPKG3mq0Wq1ujVGmhUCzUinp8bJ7ZpZuXJUnX9d+bQsHjMDPfMPNlZ2vRkg+VYwUPwwwE&#10;ceF0xUbB7vvtfgoiRGSNtWNScKEAy0W/N8dcuzN/UbuNRiQIhxwVlDE2uZShKMliGLqGOHkn5y3G&#10;JL2R2uM5wW0tR1k2kRYrTgslNrQuqfjZ/loFx/qwP7mPyefmVftVaKePxoyPSt0NupdnEJG6eAv/&#10;t9+1gqcZ/H1JP0AurgAAAP//AwBQSwECLQAUAAYACAAAACEA2+H2y+4AAACFAQAAEwAAAAAAAAAA&#10;AAAAAAAAAAAAW0NvbnRlbnRfVHlwZXNdLnhtbFBLAQItABQABgAIAAAAIQBa9CxbvwAAABUBAAAL&#10;AAAAAAAAAAAAAAAAAB8BAABfcmVscy8ucmVsc1BLAQItABQABgAIAAAAIQBe0YYqxQAAANsAAAAP&#10;AAAAAAAAAAAAAAAAAAcCAABkcnMvZG93bnJldi54bWxQSwUGAAAAAAMAAwC3AAAA+QIAAAAA&#10;" fillcolor="#c0504d" strokecolor="#f9f9f9" strokeweight="3pt">
                  <v:textbox>
                    <w:txbxContent>
                      <w:p w14:paraId="7E58AD63"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80" o:spid="_x0000_s1071"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lzwwAAANsAAAAPAAAAZHJzL2Rvd25yZXYueG1sRE/Pa8Iw&#10;FL4P/B/CE3YZNnU4KV2jiCJ6GjPqYbdH89aWNS+liVr965fDYMeP73exHGwrrtT7xrGCaZKCIC6d&#10;abhScDpuJxkIH5ANto5JwZ08LBejpwJz4258oKsOlYgh7HNUUIfQ5VL6siaLPnEdceS+XW8xRNhX&#10;0vR4i+G2la9pOpcWG44NNXa0rqn80RerYHZ+m359PnaZo1LfN2f9sd1cXpR6Hg+rdxCBhvAv/nPv&#10;jYIsro9f4g+Qi18AAAD//wMAUEsBAi0AFAAGAAgAAAAhANvh9svuAAAAhQEAABMAAAAAAAAAAAAA&#10;AAAAAAAAAFtDb250ZW50X1R5cGVzXS54bWxQSwECLQAUAAYACAAAACEAWvQsW78AAAAVAQAACwAA&#10;AAAAAAAAAAAAAAAfAQAAX3JlbHMvLnJlbHNQSwECLQAUAAYACAAAACEADkUJc8MAAADbAAAADwAA&#10;AAAAAAAAAAAAAAAHAgAAZHJzL2Rvd25yZXYueG1sUEsFBgAAAAADAAMAtwAAAPcCAAAAAA==&#10;">
                  <v:imagedata r:id="rId19" o:title=""/>
                </v:shape>
                <v:shape id="Блок-схема: альтернативний процес 81" o:spid="_x0000_s1072"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hExAAAANsAAAAPAAAAZHJzL2Rvd25yZXYueG1sRI/NTsMw&#10;EITvSH0Haytxo05yqNJQt0r/gBulRZxX8TaJGq/T2E3C22MkJI6jmflGs1yPphE9da62rCCeRSCI&#10;C6trLhV8ng9PKQjnkTU2lknBNzlYryYPS8y0HfiD+pMvRYCwy1BB5X2bSemKigy6mW2Jg3exnUEf&#10;ZFdK3eEQ4KaRSRTNpcGaw0KFLW0rKq6nu1GQJ1/3xet42+v0ZZMf53Jx3r17pR6nY/4MwtPo/8N/&#10;7TetII3h90v4AXL1AwAA//8DAFBLAQItABQABgAIAAAAIQDb4fbL7gAAAIUBAAATAAAAAAAAAAAA&#10;AAAAAAAAAABbQ29udGVudF9UeXBlc10ueG1sUEsBAi0AFAAGAAgAAAAhAFr0LFu/AAAAFQEAAAsA&#10;AAAAAAAAAAAAAAAAHwEAAF9yZWxzLy5yZWxzUEsBAi0AFAAGAAgAAAAhAPGVWETEAAAA2wAAAA8A&#10;AAAAAAAAAAAAAAAABwIAAGRycy9kb3ducmV2LnhtbFBLBQYAAAAAAwADALcAAAD4AgAAAAA=&#10;" fillcolor="#9bbb59" strokecolor="#f9f9f9" strokeweight="3pt">
                  <v:textbox>
                    <w:txbxContent>
                      <w:p w14:paraId="7E58AD64" w14:textId="7CD3E341" w:rsidR="00773827" w:rsidRDefault="00773827" w:rsidP="00773827">
                        <w:pPr>
                          <w:pStyle w:val="a3"/>
                          <w:spacing w:before="0" w:beforeAutospacing="0" w:after="160" w:afterAutospacing="0" w:line="256" w:lineRule="auto"/>
                          <w:jc w:val="center"/>
                        </w:pPr>
                        <w:r>
                          <w:rPr>
                            <w:rFonts w:eastAsia="Times New Roman"/>
                            <w:sz w:val="16"/>
                            <w:szCs w:val="16"/>
                          </w:rPr>
                          <w:t xml:space="preserve">Create Region </w:t>
                        </w:r>
                        <w:del w:id="63" w:author="Bohdan Benetskyi" w:date="2017-02-22T11:10:00Z">
                          <w:r w:rsidDel="00957975">
                            <w:rPr>
                              <w:rFonts w:eastAsia="Times New Roman"/>
                              <w:sz w:val="16"/>
                              <w:szCs w:val="16"/>
                            </w:rPr>
                            <w:delText>Report</w:delText>
                          </w:r>
                        </w:del>
                        <w:ins w:id="64" w:author="Bohdan Benetskyi" w:date="2017-02-22T11:10:00Z">
                          <w:r w:rsidR="00957975">
                            <w:rPr>
                              <w:rFonts w:eastAsia="Times New Roman"/>
                              <w:sz w:val="16"/>
                              <w:szCs w:val="16"/>
                            </w:rPr>
                            <w:t>Worksheet</w:t>
                          </w:r>
                        </w:ins>
                      </w:p>
                    </w:txbxContent>
                  </v:textbox>
                </v:shape>
                <v:shape id="Блок-схема: альтернативний процес 82" o:spid="_x0000_s1073"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R1wgAAANsAAAAPAAAAZHJzL2Rvd25yZXYueG1sRI9Pi8Iw&#10;FMTvgt8hPMGLaLp1kVKNIi6iJ2Fd8fxoXv9o81KbqPXbm4WFPQ4z8xtmsepMLR7Uusqygo9JBII4&#10;s7riQsHpZztOQDiPrLG2TApe5GC17PcWmGr75G96HH0hAoRdigpK75tUSpeVZNBNbEMcvNy2Bn2Q&#10;bSF1i88AN7WMo2gmDVYcFkpsaFNSdj3ejQK+jPJ8t27Oh3OcfEZTxOT+dVNqOOjWcxCeOv8f/mvv&#10;tYIkht8v4QfI5RsAAP//AwBQSwECLQAUAAYACAAAACEA2+H2y+4AAACFAQAAEwAAAAAAAAAAAAAA&#10;AAAAAAAAW0NvbnRlbnRfVHlwZXNdLnhtbFBLAQItABQABgAIAAAAIQBa9CxbvwAAABUBAAALAAAA&#10;AAAAAAAAAAAAAB8BAABfcmVscy8ucmVsc1BLAQItABQABgAIAAAAIQDwF0R1wgAAANsAAAAPAAAA&#10;AAAAAAAAAAAAAAcCAABkcnMvZG93bnJldi54bWxQSwUGAAAAAAMAAwC3AAAA9gIAAAAA&#10;" fillcolor="#8064a2" strokecolor="#f9f9f9" strokeweight="3pt">
                  <v:textbox>
                    <w:txbxContent>
                      <w:p w14:paraId="7E58AD65"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83" o:spid="_x0000_s1074"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RzqwwAAANsAAAAPAAAAZHJzL2Rvd25yZXYueG1sRI9Pi8Iw&#10;FMTvwn6H8IS9yJqqIFKN0hUW9qDgn4LXt82zLTYvJclq/fZGEDwOM/MbZrHqTCOu5HxtWcFomIAg&#10;LqyuuVSQH3++ZiB8QNbYWCYFd/KwWn70Fphqe+M9XQ+hFBHCPkUFVQhtKqUvKjLoh7Yljt7ZOoMh&#10;SldK7fAW4aaR4ySZSoM1x4UKW1pXVFwO/0aB234PJqe83B//xjvMpm6TYV4o9dnvsjmIQF14h1/t&#10;X61gNoHnl/gD5PIBAAD//wMAUEsBAi0AFAAGAAgAAAAhANvh9svuAAAAhQEAABMAAAAAAAAAAAAA&#10;AAAAAAAAAFtDb250ZW50X1R5cGVzXS54bWxQSwECLQAUAAYACAAAACEAWvQsW78AAAAVAQAACwAA&#10;AAAAAAAAAAAAAAAfAQAAX3JlbHMvLnJlbHNQSwECLQAUAAYACAAAACEAdvEc6sMAAADbAAAADwAA&#10;AAAAAAAAAAAAAAAHAgAAZHJzL2Rvd25yZXYueG1sUEsFBgAAAAADAAMAtwAAAPcCAAAAAA==&#10;" fillcolor="#4f81bd" strokecolor="#f9f9f9" strokeweight="3pt">
                  <v:textbox>
                    <w:txbxContent>
                      <w:p w14:paraId="7E58AD66" w14:textId="77777777" w:rsidR="00773827" w:rsidRDefault="00773827" w:rsidP="00773827">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85" o:spid="_x0000_s1075"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oHwgAAANsAAAAPAAAAZHJzL2Rvd25yZXYueG1sRI9Ba8JA&#10;FITvBf/D8oTe6kaLRaKriKLk2lQP3h7ZZzYk+zZk1yTtr+8KhR6HmfmG2exG24ieOl85VjCfJSCI&#10;C6crLhVcvk5vKxA+IGtsHJOCb/Kw205eNphqN/An9XkoRYSwT1GBCaFNpfSFIYt+5lri6N1dZzFE&#10;2ZVSdzhEuG3kIkk+pMWK44LBlg6Gijp/WAU5lXt3qc91W/0Mt2svs/ejyZR6nY77NYhAY/gP/7Uz&#10;rWC1hOeX+APk9hcAAP//AwBQSwECLQAUAAYACAAAACEA2+H2y+4AAACFAQAAEwAAAAAAAAAAAAAA&#10;AAAAAAAAW0NvbnRlbnRfVHlwZXNdLnhtbFBLAQItABQABgAIAAAAIQBa9CxbvwAAABUBAAALAAAA&#10;AAAAAAAAAAAAAB8BAABfcmVscy8ucmVsc1BLAQItABQABgAIAAAAIQCrO7oHwgAAANsAAAAPAAAA&#10;AAAAAAAAAAAAAAcCAABkcnMvZG93bnJldi54bWxQSwUGAAAAAAMAAwC3AAAA9gIAAAAA&#10;">
                  <v:imagedata r:id="rId27" o:title=""/>
                  <v:path arrowok="t"/>
                </v:shape>
                <w10:wrap type="topAndBottom" anchorx="page" anchory="page"/>
                <w10:anchorlock/>
              </v:group>
            </w:pict>
          </mc:Fallback>
        </mc:AlternateContent>
      </w:r>
    </w:p>
    <w:p w14:paraId="7E58AC9D" w14:textId="77777777" w:rsidR="00773827" w:rsidRDefault="00773827" w:rsidP="00E164FF">
      <w:pPr>
        <w:rPr>
          <w:lang w:eastAsia="en-GB"/>
        </w:rPr>
      </w:pPr>
      <w:r>
        <w:rPr>
          <w:lang w:eastAsia="en-GB"/>
        </w:rPr>
        <w:t>New</w:t>
      </w:r>
      <w:r w:rsidR="002477D0">
        <w:rPr>
          <w:lang w:eastAsia="en-GB"/>
        </w:rPr>
        <w:t>er</w:t>
      </w:r>
      <w:r>
        <w:rPr>
          <w:lang w:eastAsia="en-GB"/>
        </w:rPr>
        <w:t xml:space="preserve"> version</w:t>
      </w:r>
      <w:r w:rsidR="002477D0">
        <w:rPr>
          <w:lang w:eastAsia="en-GB"/>
        </w:rPr>
        <w:t>s</w:t>
      </w:r>
      <w:r>
        <w:rPr>
          <w:lang w:eastAsia="en-GB"/>
        </w:rPr>
        <w:t xml:space="preserve"> of Tableau provides default </w:t>
      </w:r>
      <w:r w:rsidR="002477D0">
        <w:rPr>
          <w:lang w:eastAsia="en-GB"/>
        </w:rPr>
        <w:t>“</w:t>
      </w:r>
      <w:r>
        <w:rPr>
          <w:lang w:eastAsia="en-GB"/>
        </w:rPr>
        <w:t>sum</w:t>
      </w:r>
      <w:r w:rsidR="002477D0">
        <w:rPr>
          <w:lang w:eastAsia="en-GB"/>
        </w:rPr>
        <w:t>”</w:t>
      </w:r>
      <w:r>
        <w:rPr>
          <w:lang w:eastAsia="en-GB"/>
        </w:rPr>
        <w:t xml:space="preserve"> for compatibly by type columns. </w:t>
      </w:r>
      <w:r w:rsidR="002477D0">
        <w:rPr>
          <w:lang w:eastAsia="en-GB"/>
        </w:rPr>
        <w:t>Y</w:t>
      </w:r>
      <w:r w:rsidRPr="00773827">
        <w:rPr>
          <w:lang w:eastAsia="en-GB"/>
        </w:rPr>
        <w:t>ou can</w:t>
      </w:r>
      <w:r w:rsidR="002477D0">
        <w:rPr>
          <w:lang w:eastAsia="en-GB"/>
        </w:rPr>
        <w:t xml:space="preserve"> also</w:t>
      </w:r>
      <w:r w:rsidRPr="00773827">
        <w:rPr>
          <w:lang w:eastAsia="en-GB"/>
        </w:rPr>
        <w:t xml:space="preserve"> create them yourself </w:t>
      </w:r>
      <w:r w:rsidR="002477D0">
        <w:rPr>
          <w:lang w:eastAsia="en-GB"/>
        </w:rPr>
        <w:t xml:space="preserve">as illustrated </w:t>
      </w:r>
      <w:commentRangeStart w:id="76"/>
      <w:r w:rsidR="002477D0">
        <w:rPr>
          <w:lang w:eastAsia="en-GB"/>
        </w:rPr>
        <w:t>below</w:t>
      </w:r>
      <w:commentRangeEnd w:id="76"/>
      <w:r w:rsidR="001E6EDA">
        <w:rPr>
          <w:rStyle w:val="ab"/>
        </w:rPr>
        <w:commentReference w:id="76"/>
      </w:r>
      <w:r w:rsidRPr="00773827">
        <w:rPr>
          <w:lang w:eastAsia="en-GB"/>
        </w:rPr>
        <w:t>.</w:t>
      </w:r>
    </w:p>
    <w:p w14:paraId="7E58AC9E" w14:textId="77777777" w:rsidR="00773827" w:rsidRDefault="00773827" w:rsidP="00E164FF">
      <w:pPr>
        <w:rPr>
          <w:lang w:eastAsia="en-GB"/>
        </w:rPr>
      </w:pPr>
      <w:r w:rsidRPr="00773827">
        <w:rPr>
          <w:noProof/>
          <w:lang w:val="en-GB" w:eastAsia="en-GB"/>
        </w:rPr>
        <w:drawing>
          <wp:inline distT="0" distB="0" distL="0" distR="0" wp14:anchorId="7E58AD18" wp14:editId="7E58AD19">
            <wp:extent cx="6152515" cy="1880870"/>
            <wp:effectExtent l="0" t="0" r="635" b="5080"/>
            <wp:docPr id="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2515" cy="1880870"/>
                    </a:xfrm>
                    <a:prstGeom prst="rect">
                      <a:avLst/>
                    </a:prstGeom>
                    <a:ln/>
                  </pic:spPr>
                </pic:pic>
              </a:graphicData>
            </a:graphic>
          </wp:inline>
        </w:drawing>
      </w:r>
    </w:p>
    <w:p w14:paraId="7E58AC9F" w14:textId="77777777" w:rsidR="00773827" w:rsidRDefault="00773827" w:rsidP="00E164FF">
      <w:pPr>
        <w:rPr>
          <w:lang w:eastAsia="en-GB"/>
        </w:rPr>
      </w:pPr>
    </w:p>
    <w:p w14:paraId="7E58ACA0" w14:textId="77777777" w:rsidR="00773827" w:rsidRDefault="00773827" w:rsidP="00E164FF">
      <w:pPr>
        <w:rPr>
          <w:lang w:eastAsia="en-GB"/>
        </w:rPr>
      </w:pPr>
      <w:r>
        <w:rPr>
          <w:lang w:eastAsia="en-GB"/>
        </w:rPr>
        <w:t xml:space="preserve">We will use predefined sums during creation </w:t>
      </w:r>
      <w:r w:rsidR="002477D0">
        <w:rPr>
          <w:lang w:eastAsia="en-GB"/>
        </w:rPr>
        <w:t xml:space="preserve">of </w:t>
      </w:r>
      <w:r>
        <w:rPr>
          <w:lang w:eastAsia="en-GB"/>
        </w:rPr>
        <w:t xml:space="preserve">the Average. </w:t>
      </w:r>
    </w:p>
    <w:p w14:paraId="7E58ACA1" w14:textId="77777777" w:rsidR="00773827" w:rsidRDefault="0069620C" w:rsidP="00E164FF">
      <w:pPr>
        <w:rPr>
          <w:lang w:eastAsia="en-GB"/>
        </w:rPr>
      </w:pPr>
      <w:r>
        <w:rPr>
          <w:lang w:eastAsia="en-GB"/>
        </w:rPr>
        <w:pict w14:anchorId="7E58AD1A">
          <v:shape id="_x0000_i1030" type="#_x0000_t75" style="width:486.15pt;height:258.05pt">
            <v:imagedata r:id="rId30" o:title="2017-01-17 15_44_08-Tableau - Book2 - Tableau license expires in 7 days"/>
          </v:shape>
        </w:pict>
      </w:r>
      <w:r w:rsidR="004327F7">
        <w:rPr>
          <w:rStyle w:val="ab"/>
        </w:rPr>
        <w:commentReference w:id="77"/>
      </w:r>
    </w:p>
    <w:p w14:paraId="7E58ACA2" w14:textId="77777777" w:rsidR="00773827" w:rsidRDefault="00773827" w:rsidP="00E164FF">
      <w:pPr>
        <w:rPr>
          <w:lang w:eastAsia="en-GB"/>
        </w:rPr>
      </w:pPr>
    </w:p>
    <w:p w14:paraId="7E58ACA3" w14:textId="77777777" w:rsidR="00773827" w:rsidRDefault="00593145" w:rsidP="00E164FF">
      <w:pPr>
        <w:rPr>
          <w:lang w:eastAsia="en-GB"/>
        </w:rPr>
      </w:pPr>
      <w:r w:rsidRPr="00445D7C">
        <w:rPr>
          <w:noProof/>
          <w:lang w:val="en-GB" w:eastAsia="en-GB"/>
        </w:rPr>
        <mc:AlternateContent>
          <mc:Choice Requires="wpc">
            <w:drawing>
              <wp:anchor distT="0" distB="0" distL="114300" distR="114300" simplePos="0" relativeHeight="251685888" behindDoc="0" locked="1" layoutInCell="1" allowOverlap="1" wp14:anchorId="7E58AD1B" wp14:editId="7E58AD1C">
                <wp:simplePos x="0" y="0"/>
                <wp:positionH relativeFrom="page">
                  <wp:posOffset>809625</wp:posOffset>
                </wp:positionH>
                <wp:positionV relativeFrom="page">
                  <wp:posOffset>528955</wp:posOffset>
                </wp:positionV>
                <wp:extent cx="6152515" cy="1845945"/>
                <wp:effectExtent l="0" t="0" r="635" b="1905"/>
                <wp:wrapTopAndBottom/>
                <wp:docPr id="95" name="Полотно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7" name="Рисунок 87"/>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88" name="Блок-схема: альтернативний процес 88"/>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7"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Рисунок 89"/>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0" name="Блок-схема: альтернативний процес 9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8" w14:textId="68621696"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78" w:author="Bohdan Benetskyi" w:date="2017-02-22T11:11:00Z">
                                <w:r w:rsidDel="00957975">
                                  <w:rPr>
                                    <w:rFonts w:eastAsia="Times New Roman"/>
                                    <w:sz w:val="16"/>
                                    <w:szCs w:val="16"/>
                                  </w:rPr>
                                  <w:delText>Report</w:delText>
                                </w:r>
                              </w:del>
                              <w:ins w:id="79"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Блок-схема: альтернативний процес 91"/>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9"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Блок-схема: альтернативний процес 92"/>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A"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4" name="Рисунок 94"/>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1B" id="Полотно 95" o:spid="_x0000_s1076" editas="canvas" style="position:absolute;margin-left:63.75pt;margin-top:41.65pt;width:484.45pt;height:145.35pt;z-index:25168588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RpFmAUAAMQbAAAOAAAAZHJzL2Uyb0RvYy54bWzsWV9v2zYQfx+w7yDo&#10;3bEkS5ZsxCkcpxkKBF3QdOgzLVOxUInUSDp2OgxYN2xPe9k32EcIBhTI1q37CvI32h0pOXb+LFnh&#10;LgngBHFIkTwef7z73em8/WSWZ9YJFTLlrGe7W45tURbzUcqOe/ZXL/cbkW1JRdiIZJzRnn1Kpf1k&#10;5/PPtqdFl3p8zLMRFRYIYbI7LXr2WKmi22zKeExzIrd4QRkMJlzkREFXHDdHgkxBep41PcdpN6dc&#10;jArBYyolPN0zg/aOlp8kNFZfJomkysp6Nuim9KfQn0P8bO5sk+6xIMU4jSs1yEdokZOUwaYLUXtE&#10;EWsi0iui8jQWXPJEbcU8b/IkSWOqzwCncZ1LpxkQdkKkPkwM6NQKQmuNcofHgAGI7E7hMii0izTu&#10;wl+FBrSubHb7rcAqNRHUroTkd5KRE/F6UjQAmIKodJhmqTrVlwwIoFLs5DCND4XpxM9PDoWVjnp2&#10;FNoWIzkYV/lreT5/O/+h/Kv8UP5hwUB1HJxslhI82gGPX0sYaqLUizHdXdlkmKXFfppleLPYro4D&#10;9nO7nZq73ePxJKdMGWMVNIOTcSbHaSFtS3RpPqRwBPFs5GrzoTN1IBVuBy1jQN94Ud9xOt5uYxA4&#10;g4bvhE8b/Y4fNkLnaeg7fuQO3MG3uNr1uxNJ4XAk2yvS2ppd/4q21xph5VfGDrU9WydEew0ipRWq&#10;/2sV4RFCgrpKJaiKx9hMAK0X4HVmzWJAQ3uBJuIuC7xK0p0lIsf/gJc10455unBMBCGGh2038AI3&#10;sK0YxtzIDzp+gHcLOtTLCyHVF5TnFjYAUdBBI0pOQFsztZ5SXbxRQGsG+qAPAAXJ+o6hdzfckICu&#10;c96jMSkoqIBil4wV+LAy1l/K92imDbDYH8t35Z/lWdcqz8r385/n35fv5t+BFZ9B67z8DVrn5e9W&#10;+Tc8/DD/CQbfWlGEAFTCjwDLqncDrB3fCwE/gC8IXB+aMN0YGeLrOk4Q+cCPiG/YArQ1M94Mb5Lx&#10;6WBMhOpnigpGFD00HHwz5mAmPEtHtTtJcTwcZMLY2MAJHH+vutGVaRmzpj27FYGGWvTK4IqM/Q7+&#10;XpUBh8gYXDlCZcDRLXWaUYQgYy9oAjwCKHhmBww9dKEaiWNwX+OdckxG1GgcOPBTb1av0AapBaJk&#10;4wqV7EpAPdMIqWUb86zm63vRkWuhWHX0f1tM6xV6Z87UYnGeMi6uO1kGp6p2NvNrkAw0iJKaDWea&#10;Yz0fp+KjIR+dAvEKDk4GBiOLeD8FjzsgUh0SAbETHkI+AKNjLt7Y1hRia8+WX08IhoPsGQO36rg+&#10;GpvSHT8IwdossTwyXB5hk3zAgYhcvZtu4nyV1c1E8PwVeGEfd4UhwmLYu2fHStSdgTIxHxKJmPb7&#10;epqJMwfsCMOpuR9kiJezV0QUFY0oYKDnvHZl0r3EJmYuQs54f6J4kmqqucCpghRo5RHG1c6Cqi7F&#10;Ve1ly7ETzQj79xU8jedugqfrO1HoGZ6vcts6hAZBFAFjaYav2sb5H1kA7cAZ1hJAQVBFaRCdbw+g&#10;rhs5bgVtEDqQj+DyhxNCO7u7u8E14Q8j3CaEQljAy9KvlVdju3GETx1CtcFchIZNCO1ehNs7hlBE&#10;75On6B1INNbDMDq/Qp3vxDCe1w46dZL+ABkmctp+36tSxpU8fMMw+sX13hmmXUe0TZK+9Mr/n5L0&#10;/4dhvHUxjHbHOzNMqxVCfliXAXQ++KByGH8/cnc3ZQCsoCU6t6xf6k194gHkMLqiiva2YZiPZRh8&#10;T4a/R1Ne7/gLslotA8AAsMdyGQBtFvq6vG4xDgVCdkz7soBaLFZYMM1enX6vRYMWKrTe4nUr8Hyv&#10;rcusYeBdfkX0o8CPqldwP2x7QV1AXN8rOFQ59TdFgPTKd1HLfWgvf/m28w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5JAQReBBAADgQQAAFAAAAGRy&#10;cy9tZWRpYS9pbWFnZTMucG5niVBORw0KGgoAAAANSUhEUgAAAQcAAAECCAYAAADzZhIUAAAAAXNS&#10;R0IArs4c6QAAAAlwSFlzAAAOxAAADsQBlSsOGwAAABl0RVh0U29mdHdhcmUATWljcm9zb2Z0IE9m&#10;ZmljZX/tNXEAAEFgSURBVHhe7V0HeBXFFj5JSCchJPTepUtvAoL4sGMDpEsRBAVBEFCeClaw0JFu&#10;ASv6VESxPFGRTihSRJr0TkhII+Wmvf/s3QAPU3bm3iS7e2f85ksw5+zO/DP3v1NOKfbSSy+RKgoB&#10;hYC5EHjxxRdD0KJqqNVRa6LWQa2EWha1OKo3aiLqJdQTqIdRD+g/j7388ssOV3tUzNUHKH2FgELA&#10;dQRABv54SjPUzqhtURuiVkX1Enx6GuQP4Xnr8PNb1N9AFCmCz9DEFTnIoKZ0FAJuQgAf4hZ41P2o&#10;96DejMorAleKL5Qb6HUEfu7GO97Dz+UgiViRBytyEEFLySoE3IAAPqwReEw31L6otxbwlzQTzmzU&#10;MXjvm/i5FCSRbqQbihyMoKRkFAJuQAAfzsp4zEDUR1H5HKEwC59dLEDthXaMAUHsyu/lihzyQ0j9&#10;XSHgIgI6KfASfzAqHygWZeGVylq0aSwIgrcbuRZFDkU5TOrdtkYAH8By6OATqMNRS5uosyXQlnfR&#10;vgogiFdza5ciBxONmGqKPRDAhy4APXkMdRxqNRP36hW01Q8E8WJObVTkYOKRU02zHgL4sN2FVk9B&#10;bWWR1r+ANp8BQSy6sb2KHCwygqqZ5kYAH7AaaOFk1AHmbmmOrZuN9u8BQWy+/q+KHCw4kqrJ5kEA&#10;Hyo2UnoS9QXUMuZpmVBL2ABrFvrS4XrLSkUOQhgqYYXANQTwYWqCf7HtwL8KCpfYlAt0LuE4HY/d&#10;S1FXjlJc6hVKSoujrKxMCvANpTD/ECoXUpvqRDSnqiXqkY+3n2xTeBv0NOob2Q9Q5CALpdLzWARA&#10;Cvy54Q/S86ih7gbiGIhg9/nfaN/FdXQ8bj8lgCDSM9kq2kHe3r7k7eWjvTITBJGR6YB9tT/5+vhT&#10;hZA61Kri3XR7jQEUEVRRplmj0Dc2kopmZUUOMhAqHY9FAB8e9nmYhdrFnSAkOmJp8+lVtOHEf+hI&#10;zE5KTr+MD7wfBfgEUbBfEAjAi7JyeSHva7Lw34UrB2jFvu3085Gl9EDdsXTvTbzbESrMKL1Q31Hk&#10;IISbEvZ0BEAMw4DBNNSS7sLiXMIR+vnoh7Tp5Jd0EdsG/2L+FOgbjC1DaWwdrtFBbsTA7XD+DesH&#10;EElgseLkyLhCS3aOof1RW+ipNovxzECR5j6Kfi7E6iFDrRxEYFOyHokAGwuh49P1b1W3YHAm/hB9&#10;d2g+bT71FSU4orE6CKHwoGuEcD0xiLyQtxrFvP2pdHBF2nhqBaVnOWjCLR/hLIL9sQyVxpCqhnpE&#10;kYMhvJSQpyIAYrgDfZ+PyleVLpeY5HO06sBc+vXYchwsXqYQ/zAqGegkBVlCyKlR/KxSwRVoy+mv&#10;aSXe93D9sUbbzjcXfDipyMEoYkrOsxAAKfCp3yRUtl1wngC6UBwZKbT60CLUdygm+RSVCAinsAIg&#10;heubyAQRFhiBFco86ly9N4UHljfagw4Q/FStHIzCpeQ8BgEQAwdZ4UM5jrHgctl6+lv6fN9UOnZ5&#10;FxX3L4HtQ1m3rxRya6QvthjRSWdpy6lv6O467OJhqNRjKUUOhrBSQp6CgG7+zK7NTBAulQtXTtAn&#10;e16hjSdXkF8xP5BCmUIjheyG8+qBbz32X4pU5ODSaCplj0YAxDABALzmji/Nn/5+D9eKr1N8ylls&#10;IdghE1eR190+FCbQfrCBuHDlMOwiMq7aSOTzfg5Go1YOhTlI6l3mRACkwC7MvFro7WoLzyb8Te/u&#10;nEB/nPsRh42wYAx0rhayLxxdfb6cvjel48yDbSEMFk1QbSsMoqXE7IkAiIGv7t5H5eCuLpUf/36f&#10;Pt07mZJxC1EUW4jcGp+ZlU7F/coZXTXwY7QwcoocXJoOStnKCIAYHkb7F6OGu9IPvp5csuMZ7dow&#10;FKuF0IBSmu+DGQpbVjrSk6lqWH3NytJgOanIwSBSSsx+CIAY+JqSzxdcKltwE/HuznEUm3KOIvhq&#10;Ek8zCzE4O8YtKkaNynJ0OMPloCIHw1gpQbsgAFIIQl/4mnKgK31Ky3DQR3tegt3CHJg7B+LQMaLI&#10;Dhzz6kcKVg0VQ+tTk3KcDsNw2aLIwTBWStAOCIAYqqEfH6K2d6U/Z+IP07zIEXTw0ibNyMgbNlJF&#10;dRORVz+8vLzoSlo89a89lPx8hPwrIhU5uDJDlK6lEAAxtEODP0ZlgpAu6058Tu/tHE8p6XFwiy6D&#10;60G+AzB8CyD9XlFFJoaE1MtUN6IddanRX0Sd3bX3KHIQgUzJWhYBEAMnj+EYicGyncjITKflu1+E&#10;KfJcCvYNgqVjmEYMZi3p2PZ4ewXQ0OYz4YglFABmHTwyoxQ5mHVkVbvchgCIYSIexm7W0uXilZPY&#10;RjxBey+sgX8CR4LzNuU24loHsxAxKppGtFxENcI54ZVQ4dWVVtRVphBuStgqCIAU2Ed5FirnjZAu&#10;uxCRaf624biNOIttRDkTGDTl3RXeTkQnXaS76oyirjUHivZ7LxS+V+QgCpuStwwCIAa2W1iGeq8r&#10;jeZ4Cx9iK+GL1Lah/ua8jbi+f0wMMckXqXWlh2hI06uhIEUgmIEtRbIiBxHIlKxlENBDxH+EBnMa&#10;e6nC15SLdoylX4++q7lW+3j5mnwbAc8NL2+6nHyBGpTuTE+3WYI2C3uZc1h6xu1qUdsKqemjlMyI&#10;AIihNdrFe2bpJLVRV07RnK1D6c+Lv+vnC874jGYu3iCG2NSLVLNkc5rY/kOEhWNTDqHigPS4G7Nv&#10;K3IQwlAJmxUBEMOdOjFIm0IfiIqkmVuGYGl+TD9fMIcJdF6Y84ohNiWKKoc2oEkd/wMfCqnuz74x&#10;oQ2/U5GDWWe7apdhBEAMfJG/BJVDnEmVtcc/oaU7xlEmpWErYR7fiPyIIY6JoUR9er7jSgoLkErg&#10;vRXvmJLTexQ5SE0lpWQWBEAM49EWTiwjXT778w36Yt8r+NYtTgHexU1/vsAd1bYSKRepWlhjrBhW&#10;Ukk5YriIRw3CqiFJkYP09FGKZkQAxMBH8hygRapwXMfFO57GweMymEGHw3qhmOnPF7ij2YePfMbw&#10;XMcvsWKQysLHWXIGgxj25waeWjlITSulVJQI6MFf2eJxiGw7LuNbd8amQbQvig2bYL+AB5n94DF7&#10;xRCDW4k6EW3puQ6fa1eskmUMiGF1XrqKHCSRVWpFgwCIoTjezDYMD8m24HT8QXpz46PIQblPi8hs&#10;RqepnPrmzXYMMHBqWLYLPdv+E3iDhshC8BqIgcPt51kUOeSHkPq7aRAAMfCJ26eoQv7H13dgz4Xf&#10;aNaWwcgZEYvleCkt36QVCniBLoEYmpe/h8bfskzmujK7m3NBDJzjM9+iyCFfiJSAGRDQjZs+R1ua&#10;y7ZnHfJQLtj2BAyEMnH4WMJSxBCTFEVtKnWnp9sugfu19KUM3+iMNoqfIgejSCm5IkMAxNAAL/8K&#10;tY5sI745OI+W73oepBAIc+ggy2wlOH1udNIl6lC1H41ps0AkDuSNUH2AFQPn+jRcFDkYhkoJFgUC&#10;IIYWOjFUln3/B7uepW8OzNK2ET5e1riRyO5rdHIU3V5jGD3RchZuKQzHgPwHMeB/PCaKnyIHUcSU&#10;fKEhAGLohJetQJW6q0vPTKN5W0fS7yc+wMEjH1fw97C5TaGvgYsVA24l7qk9GjEZXDLjeA/PHIpV&#10;g/DhiiKHQpvq6kUiCIAY2KOSQ7qFiehlyyYhPNr0TY/RznPfIfCr86rSKiULdprsRPVA3WdoYJPX&#10;XWn2YpDC47IPUOQgi5zSKzAEQAw98XC+rgyQecllhIp/Y0NvOhyznUrpodxknlMUOnx7cjnlAvWs&#10;P4n6NJ7iShMWgBhcimWhyMEV+JWu2xEAMQzCQ9nAiYO1CBcO/vrGhp50PvEwthKlLXMj4UyXlw6T&#10;6Gjq1/hV6l5f2vCTMZsFYnhaGLwbFBQ5uIqg0ncbAiCGJ/GwuahSJ2+HonfQWxv7I7DqGSSWsRIx&#10;EEgsDaHd4mgQgrR0u+kpVzCdBmJ4zpUHZOsqcnAHiuoZLiMAYhiLh0yXfdCeC7/T25sGUnpmPIK/&#10;hpsssUzuveIsVOkghoTUBC0Y7F21hspCwHpTQAwvufKA63UVObgLSfUcaQRczT4VeWY1zdg8GFGW&#10;sygIJsXmyjiVDzFkOijRcQXBYOfiyvJRaQyh+CyIQSo2XG4vVeTgynAoXZcRADHwN92Lsg/67dhH&#10;sHocSQHF/GE5aCXjJi9Ky0xF0plUeqLVfLqtOkfPly6jQAzzpLVzUVTk4G5E1fMMIwBimMrfeIYV&#10;bhD8/vBCJJgZp5lCc24Gq9gw8FaCiSEpzUGjWi2iW6v1kIUgA4psw8BZwt1eFDm4HVL1QCMIgBje&#10;htw4I7I5yXyxbwbS3T+vB4C1jtXjNWJIo6daL4JZdHdZCFKhyIFa2BGtQIoihwKBVT00LwRADHPw&#10;91GyKH24+2X6av80KokALV4WCdDCfXUSQwpWDBkghsUgBmmvc47c1B/EwP4mBVYUORQYtOrBNyIA&#10;UuArSs5wPUIWnSU7JtL3h+eCGCLwUUNCCYvYPmYTQzKIYTRCx7ev8oAsBAlQfATE8IPsA4zqKXIw&#10;ipSScwcCC/EQIc/A6186P/Ip+unIYs3qUdIUwh19EH4GE4MDK4bkdCaGxa4QQwxe3hPE8ItwIyQU&#10;FDlIgKZUxBBwNawbX03ORcr7X48tp9JBZS2yVnBilL1iSMGK4em2S6ld5fvFwLsmzcTwIIhhnewD&#10;RPUUOYgipuSFEAAx8Nqfg4ywWbRwyczKoFmwYVh/cgVWDCAGC3lQXTt8TKfRrZe4Qgyc9fohEMMG&#10;YQBdUFDk4AJ4SjVvBPQVw1JIDZTBiqNDz9w8gLacXgnPygqWCdBybcWQSsm4rmRiaF/1QRkIWOes&#10;TgycX6JQiyKHQoXbc14GYuC5xcQgZfaXkp4IP4m+9Me5H5F9ymrEQLiVcNAVRwqNwnVle/lbiTPA&#10;rxtWDDuLYuYocigK1G3+Tn0r8S66OUCmq0lpCfCs7IV8lb9QuEYMwnFKZF7rJh0vyoCvBJtEj2y1&#10;AAZO7H0uVU5B634Qwx9S2m5QUuTgBhDVI64hoK8Y+IxBihgSHZdp2vretP/SOi1svFWiQzsR8HJ6&#10;V6bE0XD4SnSu3kd2apzUVwy7ZR/gDj1FDu5AUT1DQ0BfMUhvJeJTo+n19Y/Q39GbtbBu1iIGWFzg&#10;8DQu9TINaT6dutaUOn9lGE1BDNwQRQ7qg+0WBK67lZA6Y2BieHVdDzoasxWp6awVi4EB1EK7IYJT&#10;/5tfR9xHaRuvE/qKYY9bBsXFhyhycBFApa6tGNjycTHqYBk8YpIv0tT1Pel47HZYPpax3IqBqeEy&#10;+tCzwfP0UL1nZCBgHSaG+3DGsFf2Ae7WU+TgbkQ97Hk6MbDlo1TeSv5Qvba+B52K3YnQ8dZbMTAx&#10;RCPhzP31JlDvRtKe56eBHx8+moYY1LbCwz7IBdRd9pWQMomOST5Pr/7ek07F/2Gp1HTZOPJyKTr5&#10;EnWtNZwGNXlFFl6+ruQVQ5EePubUeLVykB1SpcfbidmAQWqDHYMI0UwMpxN2WZMYkGAmGrkrORPV&#10;iBYzZGfDeSg+AGLYJfuAgtRT5FCQ6Nr42SCGt9A9qUionELeSQy7qQRSyFvtVsLLy1s7Y2hZsRus&#10;H9+RzUR1Cfixr8R2s04TRQ5mHRkTtwvE8BqaJ3Xypm0lcCtxOn4XArUwMVjIWQKdZmKIA7nVK9We&#10;xrZ9l3y8pSLoR+NR7CuxxcTDrK4yzTw4ZmybHvNxkkzbYlOicPiIFQOIIdSSxOBFfOVaOawxjW//&#10;EeJWBsvAwPEY2O16vYxyYeqolUNhom3xd4EY/o0uSB3JX07BrQRWDCdjLXr4iDOGJEc8lQqsQc91&#10;+BLbIan0nVeAHwdq+dUKU0GRgxVGyQRtBDFwCqZXZZqiWT6ue4ROxO6w5HUlu16npCWSf7Fwmtj+&#10;E8SUqCgDgwNKHNqtwCM4yTQuJx1FDu5C0sbPATGMRvekciIwMfCK4XjsNssSQ2pGMs5GfOiZW5ZT&#10;1bD6MiPNByuPgRi+llEuKh1FDkWFvEXeC2IYjqbOkmluYlqc5itxBCbRJS1oEs2OVJyNKiU9iSbc&#10;8hk1KN1OBgbWGQli4IzhliqKHCw1XIXbWBBDf7yRjZyES1JaPL3BTlQxm6hkgPWcqLjDWZRB8fCw&#10;HNHyHVxb3iOMga7AmajmyyoXpZ4ih6JE38TvBjFwIAKOycBh3oSKA8vwNzfC7TpqHVYM1iQGzfox&#10;6RL1ajSZ/lVTypeMMZvq7hR1QgPhorAiBxcBtKM6iOE+9OsDVOFL/DSEdnsTgVr2XFgDt+sKljNw&#10;4vH0ws1ETNI5ugvelb0aSifkmg9ikLryNcucUuRglpEwSTtADLejKR+jBoo2KSMrnaYj5uNOhHaz&#10;XgQnZ2+92foR164tK95PwxCXQbJ8Aj3ppD2S73S7miIHt0Nq3QeCGG5B61eghoj2gqNEz9w0kCJP&#10;rwIxlLdYaDdnbzXrx5RoqlaiJTJSLcW/fURhYPmfUIdg1WCl2HY59lORg8zw21AHxNAM3eL0auGi&#10;3eMEtnO2DKONp75AMFgmBmuZRDuJgY2c4rAVqgxbhg8p2C9UFAaW34baB8SQIqNsNh1FDmYbkSJo&#10;D4iBL+/5Dl7K7G9e5JP0+4mPED7eosTAGalwiOrj7U8T2MgpuLLMKByCUg8QAyefsUVR5GCLYZTv&#10;BIihBrRXoVaRecrC7WPpl6PvgxjKYf1gvRUD95nPSpIcDnoG/hI1St4sA8M5KD0MYuBoTrYpihxs&#10;M5TiHQExVNJXDDXFtYne2/lv+unwQmwlSsuom0Qni2IRsGVo8znURs6Wgf0leoEY/jRJh9zWDEUO&#10;boPSWg8CMZRCi/+D2lim5R/teYW+PTQTh4/8GLYKsF7hc4bopAt0701P0d11pIJZ8aHjoMLMX1mY&#10;KCtyKEy0TfIuEENxNOUL1NYyTfp833T68q9pOLyLsCwxaFeWCNjSuuLDNLDpVBkYWGcMiIFxtGVR&#10;5GDLYc29UyCGAPyV7Rg6yXR91YF36NO9L8AkmolB2HhS5pVu1+EVAzuEVUVchlFtFpCP3JXlNBDD&#10;XLc3zkQPVORgosEo6KbokaLZJLqbzLt+PLyYlu0eD2II120ArHcAqblfpydTkG9ZRHLClaWv1JUl&#10;GzlZ2vrRyPgrcjCCkn1kFqArUjna1p34jJbuHEOh/iVBDDxtrEcMPIzpWQ5Ky0ijCe2WUsXQWjIj&#10;+xuUhmLVYE0ABHqsyEEALCuLYtXA8Rgel+nDllPf0tytw2EYVAJLcF/LXlkyocWlxMIsehY1Lner&#10;DBQHoNQXxJAko2w1HUUOVhsxifbq4d04kpNw2XX+N5q9dSgFFgsgXxgJWdWWIftm4p46o+FQJXUz&#10;wcZNHOKNbRo8oihysPkwgxieQBelwrv9FbWF3towgIp5Z5JfsSBLmkXz8PLNRGzKJWpSrisNbsqB&#10;s4VLKjQ4xJspclgKt15SQZGDJHBWUAMx9EM7pU7Uj8Tsges11L2Syd+nuGWJgQ8gr6TFUpngmvRU&#10;m6UgCqkpPxbE8L0VxtydbZRCyp0NUM8qGARADPfiyUv4i1P0DWfiD9G0DY+QIzMGp/qhliUG7nda&#10;Jr70s/xwM/EeblmkXEdmWjWSk+i43yivyMFVBE2oD2LoiGZ9iso2DUIlKukk4j4+RAmOc1Tcr6Ql&#10;Xa+vdTgT/UigUS2XUs1wdjoVLiuhMV5YyyYKihxsMpDZ3QAxNMHvHJOBrSCFChsGTUPSmaik47iy&#10;LG1pYnAeQEbRg3XHUecavYRw0IV34SdHjM6QUbaDjiIHO4yi3gcQQ3X8yv4S5US7lZyWQG9s6Esn&#10;4/YhTZ21icEbxHAZ2bWalLuT+jZ+SRQKlr+I2g/EwGnrPLYocrDJ0IMYmBA4JoOwh6UjI5Xe2jSY&#10;DlxaD3+JMpaM+5g9jM4DyEQqFVSNRrdZhBgNwlM8Hc8aDGLYZ5OpId0NYeSk36QUCwwBEAPbAH+O&#10;KhyMgKM2zd4ygnadX215YtDyTGQ6KCvTG2He3kUSnbIymE8EMayWUbSbjiIHi48oiMEPXWBHqg4y&#10;XXln20jadOoTxGQoa+lbCe47O47HpV6moc1mUv3SbWTgWApimCGjaEcdRQ7WH9XF6AJfWwqXZbsm&#10;0Zqji5EctgKIQVjdVArOcPLnqUuNIYjNwEm6hMsGaIwR1rKxgiIHCw8uVg1voflSGVe+3j+DVu6f&#10;7owUbWEMtBUDiCExNQ4h3lojotPbMr05DaUBWDVwVCdVdAQUOVh0KoAYJqLpz8g0/79HPqAPd09G&#10;NqoyWIpbM4rTtX57wcsyhXx9gmABuQjWnMLpNtg0mg8gj8lgaWcdRQ4WHF0Qw1A0e5pM09ef+IqW&#10;7BhLoQGhWp4G6xcYOqUm0Oi271OVEnVlusO5LH+WUbS7jiIHi40wiOEhNFkqMevOc2toXuTjFOjr&#10;R8Us7XrtHDR2qLqEc4b7bhpDt1bl1J7CZRmIYZawlocoKHKw0ECDGPhG4gNU4XE7HLOdZm7uR35I&#10;4uTnHWBZ1+vs4coO9Va31K3Uv/HLMqO4HUpPyih6io7wJPMUYMzWTxBDI7RJKlXd2YTDmvVjRlYa&#10;HKlCLH9lyZeWDpwzBBQLgz3DPJw3COf7ZcvHgeoAMu9ZrsjBbCyQQ3tADFXxv79ELS/a3EtJZ+j1&#10;db0p0XEBjlRhNiAGRiCTrjji4Wn5EZUPkQr1NkJZQOY/k9xKDpjEfMJVEZUnczV9MpfET7bgY2Md&#10;Phrn02G+MrqMytF1zqKeQb3A1ZMdXXIaLmDK+HH489r5D+f/S1xJi4PrdV+6eOUQ/CXCYRZt9UtL&#10;nkCwZ0BI+buRa+KWKnz8IlzetHM4eWE08lBwmRwweTlGeXvUTqgtUG9CFY1bzolH41CP4nnH8XMX&#10;6l7UPRhIJg6PLMDCHx3/CLWlKADpmWk0Y9MAOh4bqZkRZ2ZZPunzVXuG2uFt6NGbXxGFhOV/QX1e&#10;RtETdaTJAROXJyxHGuIw59VcBI/jDnBlY/i2qL3150XhPRzUczPqWtSdIAteYXhKWYiO3i3T2XmR&#10;w2nnuR/hgFTBFsTAGKRlOBCyLpCebP0O4lnyQlSo8JfMEMyfNCEtDxYWJgd8WPnDy8Y396Pi7LtA&#10;Cydh5Mqn9Bwg9Tzevwk/16CuR91n1xDh6Oeb6N9AGXSX7phAa499DGIobxti4MjR8amx9ETL+bBn&#10;4KTgQoU9LYdhrtgq0a0QAhLChskBk7UUnj8FlcObG9aTaFNeKuyWzBtNrhwefAfa9R1+fo+B/9PN&#10;7yqyx6FPT+PlUhGIPt/3Nq0+PA+OVGUsf12ZPQBsrBWTdJE6VetH/6opxZeveWIMSFcnsKEPOSbr&#10;7XjRPFQ+TzBLCUJDeEXB9SW0kbcenEqeieKQWRop2g70g8MWSXkGroFZ9Gd72Sw6HI+wulm0Ezk+&#10;gExOi6cKIXVpSDNeTAmXH6EhdUAh/CabKeRLDpiso9BndvDhwzGzFj6v6KzXl9FmzkrEJ/w/gigu&#10;mbXRN7ZLJ+H3ZNobefo7WrxjFMK7lcDHiYfV+jcTjENGVjqCxGbRiFaztatYwcLnDI+rGzBB1HTx&#10;PMkBk5VNz16Qe3SRaYXgzXxIyvUk+vANfn6GCcJnFaYtaGcTNI5vJoQ9h/66uBmJZ4ZRgG8QDuz8&#10;bLOd8AbNRSdfoj6NJ1OD0nwhJlT4eobPGU4KaSnhqwjkSg6YrC9akBhuHNoq+B+88hmJ7qzDz2Wo&#10;q8wWGxBtq4R28UpHOHTRybiD9ObGAVBNg2l0sE2MnJxu2HEpMdS4bBd6qJ6U8ylnwfa4XBPu5LYc&#10;yQGTlQ8dpSJzurNxbnwWb8A5OSJXXk2wteGHmDx/uPEdUo9CW0pAkUO8CZv6RSedReKZRygl4xKW&#10;3CVsQwwMJLthB/qG04iWc7EaEjaP5i+CKVIDopRyXzlgsnJ8LakDMYvgyqsJvg14En39AT8/QF1d&#10;FPffeD/Pel7N8PWwUElCtOg3N/ami0l/UwmEkbeDkVM2AMzk8QjeMrLVmzCPriGEC4TZ6pa3E8qe&#10;QRS5G+T/b+WAycq5DtgdmG8CpAsnWz2fcBxmu0eRozCW4h3RlJp+BamXvKmYTwAOzcLxTVccP0sh&#10;qGlFLeiIj1yaMuk2QpGtaNhWg+su9H0pfn6OSRXlykMFdefo7xdS40O6mZuH0t/wtGTs7EQMHFY+&#10;JjmKOlR5BCHfeLskXEZhDA8KaymFfyBw47aCv1GbyuL0V9Qm2nrmO4Q430QXEs9RErImZcCeXwsq&#10;oh+e41/4Lwu++OkgihB4CZaisMBQKhNUh6qF3URVSzREuK/GVCq4SmFGKWqCPvNV7TMgCT4UXI4J&#10;dlgWByN6eA+b8UoFO1y4fRxtP/uN05bBBmbR2Xhp15bpSVpY+cHN+IJMuHCA2E+EtZRCjghcJQdM&#10;Vk6IMlYGp70X1tF//npDI4WMLAf5IyOzH9K18wpBu27PyeEH3xA8sTOQj/FCwkU6HXeAIk+ngDQC&#10;KBirigoh9al2eBNqXK4L1Qpv7nxWwZdqeAV/aJ8AHuwevaQgziXw7MF4ttTd+8d7JtOaIwspIrCc&#10;5YPC3jicWfC2TE5LpdGtZ8AfhA1jhcpfkJYyHBN6iwcJX79yGI1+h4n0nT/cyxCLcPWhOfhQZ2m5&#10;FfmUmXMhcOHtRa7X7ZqMF/R8ccrOFf/yY+fNLBBGBh27vI0ORq+n7w7Nxzdkdaod0ZSale9Kjcq0&#10;p9JYVRRwYSYagToYH+SV+DkfJMGHXC4XPO8OPIR9JoTLD4eXgITf1LYS9rBiuAYBR3WKRlSnO2uP&#10;oJYVGSKh4oD0cIxRrJCWEs4TAY0cMGEr4EcfEazSMlNo+qaBtPnUSnyLldJSmzMZZBODyLOyZbN1&#10;vb18cFJdHAcfbLJAOI2/QNvOrMS7/oPYh2WoTngLEMVdSHd2G5Utzt7hBVbY8OsRrsCILe3eQeXD&#10;S6nPpm7LwDkmhI/fN59aRe/+MUFzvQalFliHi+LBWpYqxGeoFNpANqrTKxgT9rVRxY0IZK8c+FDO&#10;8DqOD8Bm4UBsy6mvqDS8/jRSKIDvsuxnFvPyx6rEX1uVcEaj3Rf+SzvO/kAhfqWpfpl21L5KD2pS&#10;vgsFFhPOHSsC5Z0Q5roWH/K5+LkSE9KwHzR0KkOHtyrszi5U/rq4geZuHYrzmQBbxH68sfPYXGJc&#10;M2hYi5nal4Jg+RXyUwV1lLgBBK4nBwPiTpGv98+i9SdWUJlgJzEUVuGVhQ9WFcG+MBH288L2w4GD&#10;uVW05fRKrCBqUauKd1Pbyg/STRHC4Q9EutAJwlw34QPPtw1fgyR4WZtrgRwvgT5FrSPyIpY9l3AE&#10;K7RHQYzpOMdBiLdCxFu0rTLyTPiXk6LpgXoTqGEZ4aRdHDDoSWUeLYN8/jrFMHHLQMzwp+lM/CGQ&#10;w1s4ByhVpBOViYK3HyE458AnB2HQzuN8Yg799PdS3HY0oQ5Ve1DrSt2opFy+xPyRI2oHIa7bdZJY&#10;kRNJ4G98JLsE9RYjD71eJhaZoqeu74PEsNFU3L+krW4muJ9MDLydqF6yKT3SkD3yhQvnteR4H6oU&#10;AAK8cmiIavgqYPXhRZSSHofgnuZwCdbWLSAKX9yOhPlzVOVMHGbuwM3JBvoKh3ctK95HneHqWyui&#10;WQHApz2So18tR2UT7dn4ybYSHD8gu/CdHJ9bCJUU2IW8DbPoc4n7cc4QYTtiYDAyYa+RAaeqoc2n&#10;IxmNsGnNF8CZSVeVAkKAyYGjGhsq8anRtO30amegUhMub51t8nIeZuLmIzUjkX78eyH9isAnDUp3&#10;hFFNX2pe4Q7cjAj7NhnBpxWE+LBxNEhiFn7+B/Ux1HFGlG+Umb/tSfrr0q847LVPJKfr++jMbRlN&#10;3es/S3VLCSe9PcU4y+CqdIwjwORg+Ct1Hw7GLqecxR10uCnJ4fpu8zUreyiWxO0Gryb+jFqDg8wf&#10;qXJoPepYrTdWE33xjcw7KrcXJgk2xGGbEeGQRdya5bte1M502JbBTtaP2Ujz7UQSthM1SjanHg04&#10;q59weRqrhnPCWkpBCAEmB8MT+HD0dnzQrGWynr2aCPbl9G9eMOk+Rst3T4JtxkLtlqNLjUdxhSYc&#10;2NkIyLzdEC6rDs7HmQ4nuC1twrWZcHdyVHDeTmTRY83exiqOQ3EIlfdBDOw4p0oBI8DkwO7Chsq5&#10;xJMwefY3/aoht87wISZbbwZg2+HIiKdVB2ciBf1yalHhLuqK8GP1Sgv7PxnCzahQ5Jlv6cNdE2FO&#10;ztHo7RHJ6ca+O28nonA78QzwFt5OHMHzlBWk0QnlohyTA8/EfAsv02NTQA6waLR6ubrlCIQ3Y2Y6&#10;bTj1iWZg1bDsrXRXrWE4l2BzhsItBy9tpzlbkMfSL0hzQjPjmY6riGjbCYR8qxrWlHo1FI4QzwdK&#10;T5ktFoermJhZn8nBUPg3Xgo6cMAH4rdN4ZWEF65DS/jhNgDnEnsv/EK7z6/BN1pHuhtmvG0q3VMo&#10;fb2QeJze2tgP5wsOCvAp7pKVaaE0WPIlMIxHnIYsOFW9IbOdWKCCt0gCL6nG5MDXbvnGkvRGFHo/&#10;nxK2yJp0I1bZ5xJsM8G/H47eSG9fXAd/jtZatOMOVbojH6MhDhUeBv4mfXtTf0pwnIVzWYQtDyAZ&#10;FG07kRxNd9QaAf+YjqI4sYes1cIVivbRdPJMChyAlUO+51nY7bpKWCM6FLNZN1MuPMvI/Nrmrr9n&#10;L+WD+PAS0R5OxO2kdyI34fByLib147jh6ONWkuC4DLO3DKOjsMsID7RHVqrcxoLtNsoE16A+jaS2&#10;E2OwauAgLqoUIgJMDmxhli85cJvaVe4Gd+F3tXgM9qOG/0ednUbZV4OzUl9I/JsWbnuCfji8mO6p&#10;M4I6Vu0psyz+x7C+u/NZ2nr6G8SusDcxsKdtcloSMmJP0zx3BctCtZ0QRMxN4kwOHJW5k5HnNS7b&#10;iVrD4nDLmS9xB2+nbEq59955wxGs3XBEJR2m+dtGYCUxHyuJIUiy0geWosFGoPuHzKqDc0A2c2GG&#10;Xta2Zwzcad5OxCKCdPsqfeD7cq8oVrydEF5qiL5EyeeMAJPDBqPg8GnzYzB1PZt4jM7E79ECctjR&#10;SCcnPDSSQHTnAKwmopKO0OLtT8H6cjHdW2cUthu9yUcgCOpm5JhYvusFPaCJjU54cwDOgUCxof4V&#10;kPiWsxwIl3FqOyGMmdsUmBy2o0ajGnIlDofV3uROXyPqcW86FL0ZgUfs/c13I9JOkoCtRFAwXYJB&#10;1fzIx6/bbvTQrDLzKoejd9C8rcM192u7Xllm95+/TBIRKHZ4i9dh1FVedNJ+AGL4VlRJybsPgWIc&#10;UBW+AD/jkZyGzVBhT8cXO31DMzcNgsv0ahym2S8yUX5AXNtuBNP5xAM4uGSSWEjdbnpK8wjNqVxK&#10;OoObib7YRiSRHw49XQmMk1/7ivrvTAzxjhhqhDB/XWsNEm0O+05I2VWLvkjJ545A9hUme7ex56Dh&#10;NW5gsRCa2OEzmr15OK078TH2zhwrxrC6bcaEDy753IGdvc4m/IUgOINAEouoW93RsJO472o/UxA4&#10;dfqmwfBNOUehfvBNsVFg2JwGMyMrDSujQBrc9A2ZeTEBX1oXbTNJLNoRjRwwEL9i9cBLOE4hZ7jw&#10;snhsu6X4YITQf48swgqCdyb2CmFmFAxeBfB5BJPEsdgdcLfuq1lc9qg/AUZV7WghzigOXlqvRYy2&#10;+zlNdraqRxpMRjTxBkYhzJb7EvPxM1ElJe9+BK43fpqEx9+GKhyna0RLZ3ivlQfepvCAUs5Q9B5a&#10;eCWRbSfBMSVeXx+JD0g92Ez8CfLkA1x7XwI7s2Inwvu1ET1Yb4zoLGBbBqmoL6IvUvL5I3CVHMDW&#10;+7B6eBYqnL9BuAxs8gq+OYPo8z9f1oKTcMBZu2R6FgaDew4OYE9Qtgg5CWLgrYe9acGJEvc3NT2F&#10;+t88RcYWZDLm4VEZvJWO+xH4P7NpDMw7IAiODCWVbKVXw+fwIQiEZ+FziBIdjj2nrweYS+U9KPxN&#10;ynYSnlA0mwaEtrsF2apaVLhbtMu/Q2GBqJKSLzgEcvKpeAqv461FP5nXPlB3DJyHAmjpH2OpuG9J&#10;LQmq/e0pZZCyn05aRirGvDT1ayxs05AMNNimIcN+qFi3R/8gBwxQGlYPj6JLCaic2EW43Fl7uBb3&#10;YcG2URTiH6qHUxd+jFKwEAK8akiATcPgZjOQdMhwiJDsHs7CvNthoe56RFNz9MbU8zFwSrg4oMDn&#10;EMLl9hqDsGoIwP0/G/wEaQFg1QpCGEZLKGSHfauFlAB3wqxcsLBvzzRBHSVeCAjk6aoNknhOJwip&#10;pCGdYFbMmbXnbh2GgK9I86QIohCGtPBfwbEwHBkZ2E68pG0jBct4zLN4QR0lXggI5BvHAQM3TScI&#10;vsUQvqPsWO0R3Fx402wtY5MiiEIY00J9hdOxKgqeqv2JHfMEy2eYX98J6ijxQkIgX3LgdmAAF+gE&#10;8S7+KRwRtD3MiTPxn7aC8PXCCsJPbTEKaYAL+jXaIaR/OerbeLLoq9im4d+iSkq+8BAwRA46QXwC&#10;gkjE7x+hOjPcCpSOVdk6OwtxEodSMHJKOJefnnDzLwCSxUTZ2C0hNZYGNX0elp+ci1movK5sGoTw&#10;KnRhw+SgE8QqEMTD+P1z1DDR1nas2gshydPgyTgctxhh2G4oghDF0CzyzkPIOKoZ3pzuqj1UtFnb&#10;oMDJiFUxMQJC5KATxM8gCM7KzRmdDGfmzsbgtur9EWQ0BfEQRsFQqpTHW1KaeG7k2TTNEjLDQX2w&#10;ncjPTf2GB7EtAztW5Zl82Kq42KndwuSgE8Q6EAQ7aa1ELSsKyB21hmJipdAHf4zXAp54si+GKHZm&#10;kNccqxAstk2lh6lpuX+JNulDEMNaUSUlX/gISJGDThBbQBAc92sVqnAkj243jUJC3mT6dO9kzSHJ&#10;E929C3+43fPGDGwN/X1L4BBSOCB0FFrwkntaoZ5S0AhIk4NOEJx+noMWMEEIn0j1bDBB8+D7+sBb&#10;VAoEgSwSBd1f9XwXEXBeXV5GjstJVCGklujTpmLVcFxUSckXDQIukYNOEDtAEJz9he+rK4p249Em&#10;L1NyegL9hChKHOtA3V+IIli48qkIWlO+eE26Hys/wcLm0fMFdZR4ESLgMjnoBLFLP4PgFYQwQTze&#10;YgbSpMXRhhOfavkblJl1Ec6IPF7NNxRXHAk0pNksXEeXEGlkJoSfxaohVURJyRYtAm4hB50gduq3&#10;GLyCMJQHI7vrPOlGt15EiY5LtOf8zwhaa8/U80U71K69XQsW64ilBmU60a1Ve4s+bAWIYY2okpIv&#10;WgTcRg7XbTH4mpNDzpUR6RqHdh/bdhlNWdsNwVF2I5w5x1lUmwwRDAtSlv0nMmE936fRZC0XhUBh&#10;794pAvJK1CQIuJUcdIKI1A2leIshlN6IsyFNuOUTmvxbNwQNOaEtXe0eiNUk8yDPZjiDuEQjZ2gf&#10;xMNsI9rkmVg1HBJVUvJFj4DbyUEniA0giO74/WvUUJFulgmuTM92+BgEcTfCjSVqiWTUGYQIgu6X&#10;ZavWwGKhuKEQDu/IGaumu79F6omFgUCBkINOEBzRmqNJsSVl3plebuhp1RL16ek279LUdT1gQZkK&#10;CzzOcK22GIUxIW58BxuoxcPg6cF6E2WuLjkmpHLHLoqBc8M7C4wcdIL4FgQxGL8vRxVy974ZyVAe&#10;bzmf5iFZTGhAMS0uhCqFj4ADV5elg2uCHJ4WfflvUFghqqTkzYNAgZKDThAfgyDC8LtwVOvO1Xsh&#10;L+UpWFG+gMS9fMWpSmEioIV+w9Vl78avITs2D6Hhkg7JF/WIYoaVlKC5EChwctAJgqNa89nD66Ld&#10;79lgPF1I/Jt+O7Zcy0ht97wPovgUpHxyWgLVLNmMboeznGD5CMSwQVBHiZsMgUIhB50gpoIg2IlC&#10;eH36eIs5IIgzdDD6d+TEKKVuMAphEvGqIQX5Jx6u/wz5IliwQImFrHD4aYHnK9FCQqDQyEEniLEg&#10;CLZ/6CvSPz9MznFIu/fvX27HldpZLaOUusEQQVBM1mnwdJkawuCpbWU2WxEqs7FqOCakoYRNiUCh&#10;koOOAEcG4RVEVxFE2GqSjaQmr72P0jJTVbBaEfAEZTWDpywv6tXweWgKGTxxtqo5gq9T4iZFoNDJ&#10;Ad8qyfoV58/A5GYRXGpFNKcRLefSjM39Kcw/QsWBEAHPoGx2Etw2lbrD4KmtQa2rYtMwvhwbUhUb&#10;IFDo5MCYYQJF6VaUa/FPoQwo7as8TKfiDtCKfa9SKRxQKhNr987CzMwM5LgsLmPwtBMtWebe1qin&#10;FSUCRUIOOkEcAUGwB88PqEKZvXs1nASC2E+RZ79CJCm4eSsfDLfMoWwz6a41h1EVZAYXLHx1qUK/&#10;CYJmZvEiIwedINjMehh+54jWhq2ceBKPaDWHTq75i6KTjl/NZm1moK3QtvRMB+wZIuiBemNEm/sD&#10;iGG1qJKSNzcCRUoOOkF8CoKoht+FbCBC/MI1E+sXf7tTO6AUDHJq7lEpgtYx4cYnx9BD9Z+lssE8&#10;HIZLGiTV1aVhuKwjWOTkoBME20DUwe8DRaCrGd6UHkPgEU6WUzKQHUCFTtZFXmV7WY4IHhFUlbrd&#10;NFK0r59j1bBFVEnJmx8BU5CDDtOT+FkDtaMIbJ2r96YjMTtp9eG5mNzllYGUCHi6bHaG7H43T0Qc&#10;jVIiT0iC8KsiCkrWOgiYhhzw7ZOE1cOjgO531CoiEA5o8godubybjl7egmQ5KkiMCHYs60AU8HIh&#10;tZEhm33khMoijBtnyVbFhgiYhhwYW45MDIIYgF+/Rw0yirefTwCNbrOInl1zmzbR+d/KgtIYepzk&#10;OAGZqx5pOBmWp0JxITnM/NvG3qKkrIiAqchBJ4jfQRBj8ftCEUDLFa9Ow5rPpukb+5JvIKfZM3z5&#10;IfIa28mmIKBOpdD61KUGc7JQmQcyPyukoYQthYDpyEEniEUgCLaeHCGCZrvK3ehgnSfp20OztPOH&#10;zCwOeqxKbgjwWUOi4woNaDKGAooJmZqcwjMXKGTtjYApyUGHfBx+NkJtLzIE/W5+iQ7FbMf5wzYK&#10;QUxKtb3IHb3ktCtUHS7ZnasJR5PmuJC8rVDFxgiYlhx0HwwOJLAR1XA2LXYvfrLVApq0pgvsH1L0&#10;EHM2HkHJrvGqITn9Cq4unwBGvA0zXP6G5BLD0krQsgiYlhwYUf2A8nH8uhLVxyjKlUJr0+Bm02jO&#10;lsdg/yCcCNzoaywsB2LQArk0JfZVESxvYFwSBXWUuAURMDU56ATxHc4f+C59sgi+nar1ob0X19Ha&#10;Y8uQRUslybkeOzYVS05Lom51R4uurPZAlU3dVfEABExPDvoYvIKfLVHvFhmTwU3foEOXIik6+TgF&#10;IbS6On9wopeUFk91ItrRLZU5e4BQeROrhhQhDSVsWQQsQQ6YkBm6gxafP1Q1inYw7u1HtJynZdHK&#10;yEpHmHvDOxOjr7CcnBb+LcOBVcMo4CF03csu2V9YrsOqwdIIWIIcuHcgiDMgCD5/+A7VcLvrl25H&#10;D9V7hlb8OQXxH9T1prZqCG9FrSvdKzppOJCLcskWRc3C8oY/ZGboIybnTyCIaWgLxy8zXLrXH0d7&#10;L/xKf8dshXk1rjc9NP4DrxpS01PpvpueJB8voaFnx6ovDQOuBG2BgNAMMUmP2T34FtTORtvDV3WP&#10;t5hFz/H1ZobnuncnIQdF7fAW1KaScNBYXjUoizKjE84mcpYjB0zSNKweOEjtBtRyRsehClLs9b/5&#10;VVq0/SlYT3J4e6Oa9pBzhppPonvrjCIfb6FhXw8EOGu6Kh6GgNAsMQs2IAgOMccWlB+LtOnOWkNo&#10;57mf6I9zP3hc/osk2DXUimiNUPMPiEDGstPVqkEUMnvIW5IcGHpM2E9AELy1eExkKIY0e4sm/jcS&#10;24tk0Tt+kdeYShaLBqwaUrFqwFmD2KqBb4f4AFgVD0TAsuSgj9V4/OT46Q2Mjl3Z4Kra9mJe5GNa&#10;ej1P2F7wdqJ6WBNqW6mbUZiy5dgaMkNUScnbAwFLkwMmbixWD+y5uQbVz+iQdKnRD9uL/9LWMxy9&#10;ms8f7HsAwWcNSY5EuuvmoaJp7dapVYPRGWVPOUuTg769WA+CeAO/vyAyRIObTqX9lzaRIyNRy55l&#10;15IK5yqO19C+qrA1JHte2pc17TrgbuyX5clBx+I1/OyC2s4oNhFBFalf45cRnHYIRQRie4H/7FY4&#10;5+UVXF/2aTQM8RqCRbq3Sa0aROCyp6wtyAHfcKn69oKvN0OMDtVt1fvQ9rPf07YzK3F7Udp2wWkd&#10;OHQtX7wusROaYOFVQ7qgjhK3GQK2IAd9e7EHBDEFv08XGSN2ztoftdF2txfOKE8J1L3+CxToa5gv&#10;GbodqN+IYKhk7YmAbchBH57Z+HkX6u1Gh6sUthd9Gr9ECyKHU3gQrx6Mappbji1BS+FmpnMN4VUD&#10;2zVwohpVPBwBW5GD7r35FMaUfQFCjY7tvxBcNfL0N7T7ws/I2xBh+e2FlxZROpbuqDUCofLCjcLA&#10;crtQlQ+FCGI2lrUVOejbi/3YXvwbv88VGbdB2F5M+HkzpeMb10csbJrIawpFlnNelvAvQ11rDhJ9&#10;31zleSkKmX3lbUcO+lC9g5/sk3yH0aGrEFKLejaYRO//MV43jrLm/sILIfkTUi/T3bVHwUW9stHu&#10;sxwnp1khoqBk7Y2ALcmB7+f13Bd8JWc4U8s9dYbTllPf0tHYSCqOQDFWvN7MzEqjwGJhIAcOfSFU&#10;FgC3K0IaStjWCNiSHPTtxV8giJfw+wyjI8gxDjgw7fO/dEXkqAzRSElGX1NgcmzXEI/sVR2r9qPy&#10;IZx21HDhPBQfGpZWgh6BgG3JQR89Pnfg4AW3Gh3NWsjcfTdWEF/vfxvbi3KWOpzMokycl/jTXbXZ&#10;o12o8KrhspCGErY9ArYmBzbkwephFEZxM6phE8Hu9cfTNhhHxSSd0DNBmf/8gVcNibihaFyuK9UK&#10;byYycc9D+F0RBSXrGQjYmhz07cVeEMRU/P6q0SEN8g2lgU2m0uvrHhY1Ozb6igKR463QnbWEPNi5&#10;HR+ARC8WSIPUQy2NgO3JQR8dtpp8ALWF0dFqXr4rdajahzac/NgSnptXEDi2VngbalLuX0a7yHJx&#10;atUgApdnyXoEOXCuBawensbQ/oZquM/9Gj9Pu8//F6bVnFbPsEd4oc8gLXAs7DPuqj1M9BD1C2DD&#10;6e1UUQj8AwHDHxSrY4cPwQYQBB9QMkkYKmwn0KPBs7Rkx2j9cNKcZw8czKVKiYaiwVw4zDzbg6ii&#10;EMgRAY8hB733HLmajaNqG50PfPK/8eTXdCRmMxU3YdZuLZhLWiLdVr0/grkEGO0Wy30LwtwloqBk&#10;PQsBjyIHPXLURAzxV0aHmS0OBzV9HbYPd1AmDvzYb8FMJR3Zq8IDK8K2oYdos+aJKih5z0LAo8iB&#10;hxYE8TW2F5zWzfCnia8Gu9YcQqsPz0HW7jKmCSvHqwZ2sLq3zgAcmpYVmbl89vK7iIKS9TwEPI4c&#10;9CHm1QNHjjLsstijwXiKPLOKrqRdIj+fQFPMlMzMDFy1hoK4Bou2Z6EKAScKmefJeyQ54INxTA8M&#10;M8fokIfAlbtXoxdozpbB5B8YVOR+F05T6VhqV7knVQytY7QbLPcn6nciCkrWMxHwSHLQh3ohfvZC&#10;NRx3slO13rTuxBf058VfKLSIDyfZKcwLviB3iBs9LQE5JnnmdFe9FkHAY8lBT6s3AWCtRTWMw4Cb&#10;X6ZJv2yCY1Y6bAp8RLB2qyxnsKob0ZbqlW4j8tyzEBbKEibycCVrLwQMfyjs1W1nb0AQG7G94BXE&#10;SKP9qxbWkO6o+Rh9c+BthJUrXySOWXwQ6YDR0201+mNzgXRWxgubSkcbF1eSnoyAR5ODPvDs1s2e&#10;m4YjozxUbyxtPv01wr5HFcnhZGp6MlUIqU2tK94nMnfjIfy+iIKS9WwEPJ4c8E16CauH5zENlhmd&#10;CiH+4dQbh5OzNg+C5WRgoQaldeaiiKNudcciqnRxo01muZXKVFoELiXr8eSgT4GP8LMfqmGvpVur&#10;9qK1xz6nv6J+RRDXsEK7vUhHpKcQ/7LUuVpfkdmbCeGlIgpKViGgyMF59pCJ1cOz+LUjquHceP0a&#10;v0j//mU9Qqyk4/u84A8n+XSBVw23VhuI+JCVRGbveghzxmxVFAKGEVDkoEMFgtgJgmCT4nFG0asZ&#10;3oS6IKz9j3/Ph+VkwUeN4utLby9/GD0NNNrEbDk2euLVgyoKAcMIKHL4f6hexz8fQq1uFMEeDSZo&#10;lpOpGfFIyCvk+GT0FVfl2MGqbql2VCeiuYjuQQivElFQsgoBRkCRw3XzAN+uMVg9cLZuPoMwVNin&#10;oTvcuhduG4mEvAEFlo43+/qyC7wvSez68j1l9GRoKJXQDQgocvjnlPgU/4uzwbDvhaFye/WB9Nux&#10;z+hE7HYKLqCQ9pwUt1zxGtSiImf7M1xiIPmZYWklqBC4DgFFDjdMB/1w8jn87w2ohsI/+Xj7UF9c&#10;bb78ezesHHhrL2SYlO+EdAaPjYfx1Qji+JYC5Uv056SAvBJVCFxFQJFDDpMBH6ht2F4swp84crWh&#10;0qhsR7ql8sO08dQKKhFQyq1u3WyqHeRbEgFdBhhqiy6UgZ/K6EkEMSX7fwgocsh9QryCPz2IavjO&#10;8JFGk2jHuR+Ic1X6ePm6Zapp15cIHtu6YnfRRDXroMoJhVVRCEghoMghF9iweojC6uFV/Jl9LwyV&#10;8sVrIvDKU/TZny/BDqEsIke5J+ZkVpYXrkyFjJ64vUtVzAZDw6aEckFAkUPeU4OX5Y+itjU6g7rd&#10;NJLWw607NvUk+fsEGVXLVY6Dx1YNa0SNyrB9luFyBJLq+tIwXEowJwQUOeQxLzgdPVYPkyDyC6qh&#10;4JHs79CzwUSatWUQBQQGu2RW7Qwee4U6VOmONHdC25SP0PZENeUVAq4goMghH/TwIVsLguAYCGxg&#10;YKh0rNaD1hz9gA5Fb0LEanm/i4zMNBxulqb2VQyHu+T2JaB+YqihSkghkAcCihyMTY8pELsH1WDM&#10;SS/Na3Py2jtxsZkpGnNBa5Hz+jJOy7oVEVTRWCudUj+C0A6JKChZhUBOCChyMDAv8GE7itXDDIjy&#10;AaWhUq90W4SL7wvjqGXwuygtfLWphYGDAWuX6nzkIVQ+EJJWwgqBXBBQ5GB8anC2LN5a3GRUpWfD&#10;52jbmdVSV5vJ6YlUI7w51S9jOMQlN2svKp+PqKIQcBkBRQ4GIcTqIV6PWM3m1YZKGaTTu6fOCO1q&#10;MzywrOHVAx9EpiDaUwecNQiGgVuGdqYaapwSUgjkg4AiB4Epgg/eZyCIIVC53agak8O6EysoLuU0&#10;QsoFQy1/24d0HESG+ZenNpU5ep3hchmSKwxLK0GFgCIHt8+Bf+OJHVANBYVhR6zu9cbT7K0cUg5X&#10;m/lwA6ffS0y9TJ1w1hARWF6k8RwG7rSIgpJVCOSFgFo5CM4PfAAjsXrgeJPDjKreWr03/XLsYzpw&#10;aS2uJjmdXm5xV7woLTMFCXGD6D4YUwkUphzDbuYCz1WiHoyAIge5wZ8KtYdRI4yo87nBE63m0Iu/&#10;3gPLydNUwv+fjll8zpAKt+yE1Fga2WoRVS3RwMijs2V24Bf2IlVFIeA2BBQ5SECJ1cNx/WrzNaPq&#10;7HcxpdMqeidyJO2/tImKeXuRX7EA7cCRzxhS01NxaFmJnm4zBzEiHzH62Gy5T9iaU1RJySsE1Lai&#10;YOYA59lkH2rDV5uc0/LVLj/SxpNf0Y6zv9LZxH2UkcmkUBuZq1rAJbsPsmWXFm1tLBQ4a7gqCgG3&#10;IqBWDpJwsu+C6NUmv8rbyxtWj921ymcP/J8Pcl66UD5TB5EuoKdUc0XApVmpcNW+sflgsrMMFl4g&#10;Ch9j/ly5PZ6dq2bJvFvpKATyQ0CRQ34I5fF3fGNn6F6bHFhFyG3ShdderzoTbeDo0qooBNyOgCIH&#10;FyHFh3MLCIJD2k928VGi6pFQeENUSckrBIwioMjBKFJ5y7FDVmNUDitXGOU8XjIQxHSlMF6m3uGZ&#10;CChycMO440OajtUDh7MvgXqbGx6Z1yM43PzDeOf+An6PeryHI6DIwU0TAB/WOBAEG0ZxaLkH3PTY&#10;Gx9zAv+jN961uYCerx6rELiKgCIHN04GfGhjQRDd8cgpqBNR3XlI+T2eNxLvOObGJqtHKQRyRUCR&#10;g5snB99g4JEvgCR+1klC6przumYxGbyNukBFk3bzYKnH5YmAIocCmiD4IPP15m0gCd5icDgnJgk+&#10;kzBS2JGK/SU4ld2HeNZFI0pKRiHgTgQUObgTzRyehQ/2SvzvlSAJTo7TEpVjzLdCrYXKMSk5qjXf&#10;OvB5wi7U31H5mvJP6ObmvlnArVaPVwioLNuFNgd0E2eOt/B1ob1UvUgh4AIC/wMb9hH7JakDoQAA&#10;AABJRU5ErkJgglBLAwQKAAAAAAAAACEA24YkFb4fAAC+HwAAFAAAAGRycy9tZWRpYS9pbWFnZTIu&#10;cG5niVBORw0KGgoAAAANSUhEUgAAAFEAAABRCAYAAAHdiHqgAAAAAXNSR0IArs4c6QAAAARnQU1B&#10;AACxjwv8YQUAAAAJcEhZcwAAIdUAACHVAQSctJ0AAB9TSURBVGhD5VsJfE1HF79B7Fo7rb20SmlR&#10;Va2ErkqpvQ1VWy0tpbakllj6tXa1p3ZRkiBCqVpDhNRWEok9IkFiJxQRkca75zv/c9+9ue/lPfXy&#10;of2+7/x+/zdz583MPXPuLGfOnFH+I/J6UyEilTgKOKch3T1JvbCS0tLSSE2Y7rxA81cVUg92E3h6&#10;elKTJk1IDX8lawHLSmUOzebXR08iWuNJn332GZUuXVoyS3qIXYGCeSSBChUqRO+++65kwrM1/A55&#10;DMrIyJjmP28q0akZROdDDLz88st+1iyZVKNGDXrllVfI3d1dahw7diwdPnxY3qTlMNHs2bPp7Nmz&#10;khHo27cvRUVF6c+2lJycbGTMlSuX0UhrmlNyww9/mVzy9EgInxkIHqB4W5OykpowQ3jDJwZCBjnI&#10;rB78XPvEceMk89Wze+WrLe6jDNZyMKXPL0rqppak7h1E77zzjvQF9fhwUkOr6V/MXTLeDlJS3d1z&#10;SU3oB8ChmGjHfUBNWqx9Uobl2HfySdUrG5FJRGbQyZMnqUyZMvTnn39KzdWrVxdw/EPJYCLJoGcE&#10;ihUrhrAZI5MSEhLkzxdffJE+//xzKlGihF7gDfxv0MqVK3NyIPxERkZKK8PDw137lO3qK3T58mV5&#10;wxofk1yzQ193ZrHe+D0L+C9a0tfFyr/twx8ydrSGo97SpTnZgHrAS4D4qsGKD4fO6e0aXGBbDVK3&#10;1yTLoT7GzAGkp6dT/fr1tUrDa0kX04G0TxsobaQSM7V6TSmWL7c2Kahb29OAAV9TqVIlKP1MKM80&#10;E2mEry/9tnU1XT+1g8qVK6f1Miv+nKXQH4uVDK4mv1abLeW4ElDkOodGU4G4/eukb9M6KwJKy/P1&#10;qczAeulHYxk5GI7ppZdeIvRWTECIo2/x7CVxAJPRq6++KhMSxIE0LvaiVto5SYHcuXMbnJp7OCYt&#10;VLZv3z69twNvM5zT5s2by11junv37v07d+5YUlJSVAZCS2pqquX27dvyjP/wjJCLPa+VdkI8SMs2&#10;atRod/fu3aMAb2/vmJ49e0bq8W+++SaqV69e+/HM6QcRcrHXtdJ/F2FiwkTg7+9P94NFdtpslh1C&#10;ZaNGjZLZWUe2K03f4qnO/nFa1vF+57Q+nebWcj4EUbgnzZ4xXlb+e3/ESTfRlwaAroURr+MPxykq&#10;W/jjGG3iiOlFixYtooIFC0qlOjBxUMKsv24+mjJiwMc2EwYmBgw9/A1gwdUnDDrh65zT9CAlY2DP&#10;5qSG8Uy0+12bmYj/pjZt2hiV6hVKpXFjSdUqtZ3dPatZZ5UFBTX95mQQr2sNeaprTlu2bKEqVaoY&#10;nBqVWWchpDF6oB6D0Fz8qS6vSmriRmrW7APymzWdPv30U1kwZQbSQ2tFOkoVlgp9tZoyqWLiHIW+&#10;/vprypcvr/5WGj16tE2FRvx3X6kMeXK5KVs5LMPIQtUiJj1tVKbj8ukY4jGuzY/BvP5vaMyyC6A8&#10;7m6UL6/bNs7zAiMr8VBwj42NDYrYMFuWfPUYjxLr8o+l3xLxvqbZ8XNwcDCFrFh0gYs5rgw0bdq0&#10;wvrEGhIi6qDEoRpMmjRJuMRz27ZtJYRmyNMapjHHZF8hJxngxZ8qVqwo/5UtW1bCvHnz0rx58xJQ&#10;1iGhQg6kAs5IAQEBNhVi0UI8R44cEQjLly9PPNEizSnlZRgV3rx506gQWLZsmc0zKrx+/Trizgky&#10;4bfKdM9bApnqAV4aBPfu3TPSkOeXX35ZYS3qmJo2bYomiQqemJgoixWaOnXqVOmT8fHx3BnI4HLy&#10;5MlHpaAzGjNmzIZ+/fodwHrRpUuXyNatW+9DvGvXrpHFixffxsttBJ779+8fg/C1117bYC2aldAP&#10;GcYiznHzgNdVT0MF5f9t1dFHSZit7gbxh+uv0FmMcZ4b9o9TvPgv6J1/L4GZDh4KjRw5koVgS/gb&#10;E7tVK8z+gpldwgrECiL5DvchunfBOf68IcxibvfvrQzi+ONnFsx58Loxa/oEouQdGi6uJrq0RgPi&#10;jnAzWpiF5JdoO7BHzyyYG/mlJy3wG0fqGT9S4yfzOv6txKP2R1CFChWECdbW6NKZgxKH0jpz5ky6&#10;mMDbw6ODBXR+udENfn5U3QAtH8XMLfRjhg7z0n2oty12vcUKR0+JDxs2lNzc3IQJHWrceC3cxyrA&#10;bw0yceJbg9nl/WQj7DqzPFpVjxcV8undSlvqd9S1VVrswXmw4EKzRMhVGIDGiVBXGcwg/hr4D8Kw&#10;bsT/mtm7S5Tyt5cq9FrNSjYqg7q4BKmbWxEdm8Ob9kWsEA0hNaprJpNn5lG9evXIcvYnmj59ujBq&#10;3V1rDO5t5pBJ9ZcKWv07viD3nBqznL86eHFK6cuU6S151N6ZbmJw+QtcSU9NuWKo+3xJ3dnLUFl0&#10;tQWrJ12JoPz581PdunUp4+Im4t2ELMMpsfM1pjZWMeq1B79eZ3I0oyD4cUbutxYr5w79oBAMVSis&#10;+hel9etCqGHDN/nltahkyeJSYc6cOen991lzMTGLZ9Gz8IyX//IOeXl5SRryU6DtF9KRw41DZtA9&#10;l7KJ6/6Y8ZeLAJamarcC89w9ND1zd+gMUGB0Jt96661MJoGfGxDN5ZUR8Sv7ZUeZL18+YSyVv1Yu&#10;fOI1eVBPKAP7YGwGXVoaseZWOxdc5nLoxFJiOqMdzZ3j3M+MtRq2MFNmhJTgdJ5Hr/5Gt9Z6UumS&#10;RcgSWp6KF3Lbzu/QmXO+UXdGa9euLaSrgNjII8RmHuog4hs2bJBNPeLY2GOg6PmBxDPxssk3p2Hv&#10;bn5m7YS+++472DuyN1+a9VRHTAI9evSQEExC8a1ZsyYdPXpU0vDZdSY7dOhA//L9wmDyjTfe4D7e&#10;UOIw2vDrPtDe6iKZdV9Ujok6T548orbq6TrM1gzoxQihMMKygTjKYVWChQPPsOViQ4h4QkLCbQ4b&#10;MFwnZuZpDqSi5cu15YwVSoPJP/74Q0LAzCS2FAjBlM4ktr+vv/660QCYYqB/I27VwW2NkC6QW4EC&#10;Bd5dvXr1iYsXL97jvU0CS3PtoEGD1vL8t7dz585ibeF+Gc3xY/xJz3/yySfJvNO90bhx42usih/5&#10;4osvdnOXiEQeZ8D//K4m2iuzQcnJyfT2229TqVKljHUZewAMksKFC0s/3Llzp+yfYM996qmnyM/P&#10;TwbUt99+S1999ZVMOU8//TTt3bvXMK5jzkRYsmRJCgwMxNxYlZE94k+aBnMvVhAzkwjBFD4bOn7V&#10;qlXp2Weflb6GgYU473ykMRjBqAOExqIsNjwI0S+tGxpbU7KLhKmhDqMV431GS2scQLw1owXjI2ua&#10;no4Q6Ri1eMbnNJfFtKPHYT0vzfg/JlqlvIc1F5uvIN6EYTOGTRn/9UAF4YlQxnKlpdV6JhY2HCJA&#10;b2xbX1MUOL2kZPw7SA3JZM6esGNs38BgspQUeJKUEaR8lMlcpinWDJhp5cw0k8nHt9E3U8ZWjyZq&#10;aG2NOd6eOty2WjFi+DcEhfmJMZnxa7UPsUMU3TA1Mavt2QGGePcjnP5gf8RVPD4m1R0NmtLPBUU5&#10;pTtx2r5a309fYj3Rfj9twsC+3WRP/tj6ZEZYwxbqdqvkrm0n9XywGNsB3dIHmI3u9vDp35Wa1XkM&#10;TNI2j1YWg7lt2sYfG3mEDKQjG6CeGCnLHdbdrl270ubNm3nnONTY+PsO7kYfv/EImWSptTSYu7gq&#10;80gSwBEkS2bp0qU2TNojJeFn47gSGOXd6dFMQTwJN7f8WlZerib5Z7VIxPQidVcjiVPyb6IDcjED&#10;w4cNpXbt2kHlt7VI/OZBowZ52UvStYGjBitNrEchRKd/tLU+mLH/Y2GyZ8+e0hDzBh+4d++uhFk2&#10;+eG1yLd/O2pu2ycfjkmWXFNrIaLYf2kVHjRZHuyx531aOH+2MAgULVrUYBD6I8KM0wvsGNTwTZ9W&#10;BNPMQ09B6nKlnPW8h5n7Xju5DqtJ6vaXSY3uSZbDfTnskYXJIwe2yCZJ5REOJnW9DzgTF+WQOR04&#10;l3rrJZZ2oHKf8z947YbkYFeBfSXTSuBG6qo63Hf6MtNLuc9NIMvBnjYM+vr6ilKqHv7akCSqA+rU&#10;4bIOGEOjaY6bvKNezUoEO9LbL4mVLB94cUjGpzWYY2aDWYp7fDRbTsxkni7mkBr6sWZVWNuQN+w7&#10;hKFzZ2PFpqgziH6JugB75iiosM074I2CT71pmHKY8zs/IMrC4Py8pK5/nyhqbKaxaQdLb2Nzwwxy&#10;7thvwpDl+E8S4vNiDlSTAujNN9+0YZACbRnTAeNWi7oKLRugxHL++uDFId0NUG6WLszbzCnWwgvy&#10;k7rubR6toyjx1CHq3PlTatmyGb3wwgtEEV/R1CmT6XDkLqLQ9sIsGMR0Q0vLEa3T7Dm1atWi6ye3&#10;ZWHKjPxwqmDh5MmlrGE2XtO4cUBliivPIyMsU2Ky4z6CT+zhUZ9fVp83SVWMjTgYuXI81JAk7fxS&#10;GIqN2UO0rKoweSsxUtKw0dq0LsQhcyULKXRoMm/sZyqpXO8sRjnw4ozc8+VW2uqfOmVpDQlxDKo7&#10;IpkB0wb9PkJj8PAsYSbpxF7t2b8YUXAtYRz50LCuXbtkYS6Rw+uaa0kwA5v6v/QHwl6iPcxnMKNx&#10;/IE4GblVY+iCNljozvlMqc7NqZnqOI7zXmxh6TRrQMxUuSIKxUzLTclL8oC5lYy2DIf+L46oYLFC&#10;OTrBzwVnufz8QFBYR+rTp4/G4K1TmT4zwHxmikMc/sFUQvMVqlxCoZ2TnqYLi566y+VdZk6ngs+X&#10;c+8KW1++PG50eqWdzdCMk7My7Yd7umW1IQZyI67yYIrsT+1beBBskqcWPHuH35Ft5hSLxTLl1q1b&#10;P0buDd0N/7YpU6aQGmc95GZYDnTNPPQGkpZph96JAXR/VwuetL21Z+DcSqJ4P4oIXUkxe9aQyoou&#10;71kO8mvaMQrIC12lGTNmiG2vU6dOhpfSjRs3JKxWrRr9mXZL4s2bN6fevXtLXAdc/26cDbdJg0kE&#10;5cxpp0+fxhpcQnuji/QgBgHdncrMYP/+/Q1LbGpqqpEXfW/Hjh0Gg2FhYRJaDUvdGThOd43+isH2&#10;7dtLCAYxQGB59fHxkUkc6SkpKUbe6Ki9NHvaCIPBO3fuSAjtm181lVFUXuoKgUGY2uwZRBrMa5xF&#10;AMaaNWsmcTCtp3P/NaQJps+cOSMMorzuKImDIg5nMIozXCNsvDmgjz76SJzaMIddu3ZN0nSTHPAg&#10;BvV4pUqVYAI2nuFjgNC6Vv+L8RTDNUKn5kAY1G2DOoNmL7yHYXDVqlU3qlatCr+YLP8xxjNgJ3eN&#10;dAax2OsKKPoOQjCsbzfNDHp4eEgI3L5924hjL41+qj/bMTiT4fonvnz58q8cGBXBOD548ODjiIPB&#10;mJgYSTczqANdIC4uDhqykYbBpMcfCYNMxT/55JNZ8fHxd0+ePJny3HPP7axcuXJgv379QmEM5xeK&#10;i0m3bt0OdezYMd7Ly+sqDOpA+fLlk1jy+2BUNxvQHYHfg1GcLQbd0tLSUnm6ULdu3boPDpnwxNE9&#10;dPCMuO6kafbescbvI4/+jBDl9XIAHDv5PTADu77UqaqahwPZU8Bv2Nvbm9asWSOTK0Yf+iZGJ85I&#10;uAHyuWDxx3Et4jjUgR64ceNG4zTggw8+oB9++EH8mLDaQMPhvB0Yrk/Ue/bsweaFkpKSZH8xbNgw&#10;Wa6QpjOI4wr0QZaOpEOJ1RnESMfch4MfzIM4d0ZfXbJkCU2bNk3yWBn8luG6uTg8PDwvBkaRIkXE&#10;YorTov3799P8+fNliwmJQJqYeHUGCxQoICMegwTnJJAiGOS+K3HUA4/ETZs2yZkK9+fsM8iUgydr&#10;nyFDhhwoW7bsVl7GDvbo0UP8dgH49PIc+TuniW+WDp5ODsK/lwfLHi4Tzd3DJo/VL9ioh98Dj8Zs&#10;G9yxkW7KQEfGeQfORsxnHniGmm5OQxzpyI8zlOYM5DGXMZ+V1GO4dlxLRKyra85jHJoL26dlMVVY&#10;/3NUVidWsR2m//OJ5in5LSFKEDZtjpC2TFk5rpNSjLNiY/VgO87/G6nBSgsIyRKskH8fzUTEyTZA&#10;Gv5DHuTdPFzpy+lYhFy7ufK/RhkrlFYQCI6GvBpowsImgrdtPJpsCWnW2VOOiVAGZa2ubrAw/ncO&#10;v+yS3vMgCLiFcpL1qsPDka72d2DB68IMHmgjzP/doZ4RWq8ZGgxjfbs3NOGNGDGMu1ka0f0U18Bl&#10;Ro4YLnXgbtl9rhN1B2rXv/73hJmxrUFTnEnidM37c085Ax82ZCBR2kWilFjGiWyCy3Idw4cMEmE2&#10;raWInzCEafW7/O8Xpro6fxOcilBoLfqig2Y09psxmSj1LNEfB+Sokq6GPhrcPk7e/XuJMF9/XhMk&#10;3v1fK8yMrR7N9Z43sKun7AkG9u1KdOsw0ZUNtri8nujcErqTfEpUb6jw2BglXzlHdH4ZUZK/a7i+&#10;R97FbNB7L2f2zOXapd9//gKUsd2zJYSHo93hvbSeN3fWOG7YLlLPLiAVZ4KnxpOa9JMNNm/eJEPc&#10;bAsCYIKRMifHUOr5bXQtIYzUK5u0cmfmkBo/Vf6TPHagS+to6EDtCljrepkLkPX+wj9PmBTu0UqE&#10;F+ZJo/towlvw41jpZeqpyYxJmcDhPJzijw8z0m5ejJEyABznUCUACyC24/ou1xlwK1/FnTjUa4Ne&#10;RIkLaaR3F8kHNcpQjXz+IcLMWF24hSG83poQFvpxTzgXROoxH8JdZ8cYTOr+tprPe/wUOp0Qxz11&#10;PveyLXRg1wY6dvSI4fDnCLBjREX+TsHLA418h6P3k7qP69vb1AE+5I81kUZ7d5S8ZmFar+s/+TlT&#10;tR7bQ1Vp87oi5oSFM0cSnZlH6sHPHx6RHUndUZvUiDf5uRtRwlQaMmSI0SthOOLXOQRMGfHRv1LA&#10;4tnyDFOH5Qh/ILk77gT8Ljo+nEYO+FjKtGbe0Qa0xXoz/vELMyNEaYoVT+WXvs+TNifR0L5tiE6M&#10;ZAbrsFA6iTBcxr4W3MhXSD3wCQ0dOtQQog6zg5E9QkNDxZ0V8R49enAPb6PV9UDUEp6H9dM8ndEW&#10;tAlte2zCzFimNMHXAqA+cBIN7PUR0Umeh+wZtPaqbIHLLlk4Xfx4Iby0tDRDqDCTm238ZgwYMIAO&#10;HIDKxAsPerY9Tw8A8cI0iNuCenTVCPD/Su6kPRph8k5gFyod2ExjeHDXD4h2fmVzhJ0JN1IXFCQ1&#10;+AVSf+tCluNjyXJqCmMyWWJHaQ4wjoRnxp0zckwOT7H0m6c47XO6evWq0SsxxM0OMjqkF+5p7FBQ&#10;D0RYDaLAp7lNfaRtUte73BZu88UFShw/w+kaZ2au3/0AsQAHoLIRbTVGr2zxFkE5FN7i4qSufo3U&#10;rV6k/j6cKHqi5lYSG0AUt4wXk9ncyEGkbm5LtLYRqds+4gm/Q+blK56rVoUEi6BwG+dW8hkuM0hO&#10;LHUBmvHcc8/ZCBFDWt3f2rGg7LG5KtHCPA7bcZXbiPp8uc1o+8Iv5foRDKowrLouyIxgZS4qqvOc&#10;xqhlbu6sL56Tg9SlZUhdC+WaF4fIMYZPjoGYH0g9PI2FOJDULe0It+4NPwgrrh0PNQQ0YcIEUbix&#10;AuMyPfRH2M71/8eNG0dXLsRLHLZ18AakHef3OBLa1uo8OkoanlEPgsptRF21K/Ezt33dUPH9+YYB&#10;L37nXlTO6MJc5VNUtMpbY3Ldl1lfKv5CK14kdT2GUg+iA6NZcNwLTyykK2eiKSIinA4f2M5qzyba&#10;E7aKEg9tzvR+AXZ+QUlHw+XiBQS3atUq7qHD5L/zSWdFUA0aNJATO+iQ107v5Z7bnT9KfwoKCpL/&#10;cXUQw/9K0iGiXysTLSvKfDn44A+BX3trbUWb0fYvGyv7+BmHFxjWhRguU/7E2cp8VHZ0qnaJDTf6&#10;7kwzvXheXlIDK/BQrssNm0o/LZ5H/ft/Rd27d6FWrZrTe+81otq1a9Kzz5bmuS6n9Co0GifNrVu3&#10;pvXr11NGzI9E62xvAdK2TnJcpPe+eXNnE21mTQDv9C+u5Tk8Q+ZCPQ+O2XEiFH8ogmh+gUweHxKl&#10;n9LaeITbijYH9lESWQaBDBiAazBwZucyYVUqUr6Y8s4df+UGKj41U/tSEGaKfpfz4HiaNOF7bsQL&#10;VLlyRdYbK1GlSuWodOmS3KgCWbZzAHoWGr5mzc9EcGo0CxA4NE12IrqAxJlM/29pWe29cC5b+xbd&#10;j19N33//vZEX53V45/hxvGva2MJGUI5QqpDGE9qGNl5bpNzL565s5bQgBnY2cOXDhbFsr9IoCMcd&#10;3F/ySlmaI51W5aBTfjjPU+R6ZoVntXul2QF2HGj4qZhwWyGe3y4HnbpgbPzJdMzXrnrS6nqZaX+m&#10;yCkspgD940n5o342gsvw03oe2hA3KwehTTeDcuBoGVdF4U2FG5k4TavMcH0udEJYmXBmWM3dXfn0&#10;1op8t9RfnqJ9PxSg3LkcC8gV4BCWIvpwz+IG/9KIKO0aNWrUyCTEc9p/9gipQzSXhbCI1ZS1HkZ6&#10;2sWDUg6nzoMGfk20ojovLArd5KFasZgiPO+dXIDQhqsBBe/lcpOeB+GNY8AdDVda0Xmyp9r8BRnC&#10;LFc6R5erAUWvqpueobAJxShvbu3LQ92AAFxFdHS0zJEtW7YUhxodbdrwXHgzlmgDC8gZVlbguZJ7&#10;2aoq9EfyJREg6jwSxfMj/5+8oDRVKakIj+AVPMctKZxauKBbGPP8xIRnT7owq9eo4N7tfEjFS5Zt&#10;VSh0UhlhtGhBhRKhUoRwL3EV64oRhbMalB2sKaTVEcZDnJ9TNjWk9i096d13GtL+oBZkCa9BcYvL&#10;p5QoLJeo4duKYfvEhadcuHAhf3h4OI0ZM8YAnC6uXLkiOpyehvjdu3fp4MGDRhpuWdxNuUG3TwXj&#10;rqiRPmfOHLp//z6tWLFCFgk9XQec5iJ27iD13nW6Hf0dpcXNl3sv9vl04Eoz8ynvs/9v4sSJuE2s&#10;3rhxI3379u3jCxQo8OStOLjarLsq6oBHIC6M616BAOLwDjRfHgc+/PBDUlXVuO0OwAsL/pc4MtU9&#10;BAHE7Z/hcaOqliy34c2ANw4Eae9Aaq4LwBXr48ePx3Cz3mTgHDsn2vjYCZfY/xMhomHwb3oYIcJ/&#10;6tixY4afKID5LiUlJYsQcWsf++zoyL107EhUFiHi6AHl9Jv8AGyTcI7lZkGhxoV5qDKPn/4TIWL7&#10;Bv8sAEKEOxTUHDQQQsTFKtgKdaBeLDi4LgSTGAQMITgSIj7E7t275Uo6LED2QoR1aO3atfJuLH64&#10;GQ6dknmEbyJ8X+EwlC3XPpcJQsQBOhRmGEPhK9axY0cRIhgE4wDiEKK/v79Dy4sZyAvfMXsHTLiy&#10;RkZG2qRBmHC8xFDEdg/CBh/4GAD20/Hx8TIXIw7ovr3mevBOnON4eHhE8PMkxnsM172cs0O6EDlq&#10;AKoIvjwEq6eBcTDJc6iRhvMSCFh/1pFdIZrT4XV46dIly5EjR+7Gxsam7tu3z+Z/9DyUszfy3rt3&#10;D+FoBubFbO2PXSYIEX6eHDUAv0249JqFiN5x8+ZNGyHif7hU2vdMZ0LEPBcVFWWT9iAh8oqczsP5&#10;MvNywZkQMXLM6devX0c4jQFfQHidPX7y8fEpdO7cORtGIBSzWQpo3LgxhHjfXogQ7KRJk2zyOhOi&#10;I8CAgfnTXohmYH60F/5fCBG+2E9uTmTKxQ2pzkMmCr0PlhQsELg3+vzzz9OIESPo4sWL1L1798Pc&#10;kw5gYYB3MQDrTXJysgXQ0wDMm9ATV65caaTZY+HChTLXLViwIHX06NE3cL7iKB+Axezy5cs2aTNn&#10;zpShC53UnA5dltv0xIUIglmoIgMutD48ac9i/MRYxs+wfixi4K5CH8ZnDJxZ/MCYY4UfA4wjnM2Y&#10;y5jPWMoIYWxkhDN2MXZbQ+wycEsAdUMlGcgYxZjO0OvNDsAHjk6h4hRhPBkiolw8/I5iLsSqB8Co&#10;GhERIUMEzxjeZ8+elTMT7F7Kli0r8xasM/gf+XBpCWoP4gDmu+LFM61CGLqwdGMF7ty5s6QFBARI&#10;GX1exa7kmWeeMcpA98OowPWdXbt2SRreB6MudE48Y9cCX30Yg7ds2YIP15CBu5e5GU+G4LPPQ1IY&#10;atWqFXl5eYmu16VLF2kcfPjxH3YO+mIDQcBEBcUZz/C9gb6HuRBzIlxJ4D6vr57ID5UFOilWdeiV&#10;SOehLCs/TxfyQerWrSt1QGioGwT9D1OMPsdiW4oQQxohPiwEi3sBnIa7ejgCqMvI3n297JC9EGvX&#10;rk2FChUS5RhCxB0B/AflFkLU1RpcioDiC4MrlHFM9hCcIyFCwUZv9vPzEyHqF7ihXkGIvXr1kl6H&#10;+p0JsWnTplKG51HhSxem7hgAIU6ePPkox/UjgGxfEcgO5UhKShqDHQIYwR3DQ4cOqefPn8/AJh+u&#10;wRh2uEqFRmM1x5BevHixLA7ID2C4cW9UISggPT1deh4WJ26cDDsICEYJ1IlFgT/e/e3bt8t7ceaM&#10;BYRXXQvqRx2g8ePHy/uwc8FwR9nly5eL8u/r60u8KMo0ge3n9OnT/zYhgrDPxCXzLxnQ+HGnG7ei&#10;JjKwiGDC/pGBxQP/AXocIf4DkA96GrZe+n9mmMsiP/Kh/snWOP5D+SnWUF+w9LJ6OSxgZn70PBMY&#10;uDSKc5RHZsV2hWBCwteDagCTEq7YYuukP5e2ho6A/wCc6aIcQkf5zNDrQ/1QjPUyKI80Z3Wg3DNW&#10;2POEMugQ0DhcMIcpyr8BKtiaJB+p7r8AAAAASUVORK5CYIJQSwMECgAAAAAAAAAhABTBUE3PBQAA&#10;zwUAABQAAABkcnMvbWVkaWEvaW1hZ2UxLnBuZ4lQTkcNChoKAAAADUlIRFIAAAHiAAAAmwgGAAAA&#10;vrOYHgAAAAFzUkdCAkDAfcUAAAAJcEhZcwAADsQAAA7EAZUrDhsAAAAZdEVYdFNvZnR3YXJlAE1p&#10;Y3Jvc29mdCBPZmZpY2V/7TVxAAAFT0lEQVR42u3dK3IcVxiGYcNAQcMsIUsw9BIEDbMNrSJQ0NDQ&#10;0BvoGvcBgiqxUSZAhobJSK5y2c5cunvO6XN7wFM1TNX6wVvz6TKvbm5uXgEAefgmAIAQA4AQA0Dx&#10;tpvNGyEGgEx24/j56e7utRADQAZ/j+PDLoSPQgwAmUK89+92s3knxACQKcS7cfzSwkTtqABUGeKX&#10;GDcwUTsqANWGuIWJ2lEBqDrEtU/UjgpA1SGufaJ2VACqD3HNE7WjAtBEiGudqB0VgCZC/CKE90IM&#10;ALlC/C3G10IMAPlC/FjTRO2oALQV4somakcFoL0QVzRROyoArYa4ionaUQFoM8SVTNSOCkC7Ia5g&#10;onZUAFoPcdETtaMC0HaIC5+oHRWA9kNc8ETtqAD0EuIiJ2pHBaCPEBc6UTsqAP2EuMCJ2lEB6C3E&#10;RU3UjgpAXyEubKJ2VAD6C3FBE7WjAtBriIuYqB0VgD5DXMhE7agA9BviAiZqRwWg9xBnnagdFYC+&#10;Q7y3G8dbIQaATCF+tg3hrRADQKYQv0zUw3AlxACQI8SZJmpHBUCIM07U3188vx3fbjZvAKBkzxNy&#10;yhCvPVF/f/HycCkfDAAqseZELcQAkHGiFmIAOGSliVqIAeCINSZqIQaAE1JP1EIMAKcknqiFGADO&#10;SDlRCzEATJBqohZiAJgi0UQtxAAwUYqJWogBYIbYE7UQA8AckSdqIQaAmWJO1EIMAAvEmqiFGACW&#10;iDRRCzEALBRjohZiALjAcz+FGADyebi/v/9NiAEgk10IfwkxAGS0dKIWYgCIY9FELcQAEMmSiVqI&#10;ASCiuRO1EANAXLMmaiEGgMjmTNRCDAAJTJ2ohRgA0pg0UQsxACQyZaIWYgBI6NxELcQAkNbJiVqI&#10;ASCxUxO1EAPACo5N1EIMAOs4OFELMQCs5NBELcQAsKJfJ2ohBoB1/TRRCzEArOzHiVqIASDDu2Ih&#10;BoBMfvw5sRADwIp+/c1pIQaA9fzvb4mFGABWcui/awkxAKzg2P+bFmIASO/oJzAJMQAkduoziYUY&#10;ABI69RGIQgwAaR2dpIUYABI7NUkLMQAkdG6SFmIASOfsJC3EAJDIlElaiAEggamTtBADQHyTJ2kh&#10;BoDI5kzSQgwAEe3G8XZuhIUYAGII4fFpGK6EGAAy2IbwdkmEhRgALrR0khZiALjUBZO0EAPAhS6Z&#10;pIUYAC5w6SQtxACwVIRJWogBYKEYk7QQA8ACsSZpIQaAuSJO0kIMADPFnKSFGABmiD1JCzEATJVg&#10;khZiAJgoxSQtxAAwQapJWogB4JyEk7QQA8D5EF+njLAQA8DxCL9PHWEhBoDDEX58urt7vWqI/xmG&#10;P/Zf/BMAFC2EryuE+HqNCP8UYgCowT6UDy1M0kIMgBBnnKSFGAAhzjhJCzEAQpxxkhZiAIQ44yQt&#10;xAAIccZJWogBEOKMk7QQAyDEGSdpIQZAiDNO0kIMQN8hzjxJCzEA/Ya4gElaiAHoOcTZJ2khBqDL&#10;EO/G8UNJz+OoAHQT4n2Ev5QySQsxAN2FeLvZvCvteRwVgC5CvAvhY4nP46gANB/iEidpIQagmxCX&#10;OEkLMQBdhLjUSVqIAWg+xCVP0kIMQPMhLnmSFmIAmg5x6ZO0EAPQbIhrmKSFGIBmQ1zDJC3EADQZ&#10;4lomaSEGoLkQ1zRJCzEAzYW4pklaiAFoKsS1TdJCDEAzIa5xkhZiAJoJ8TaEP2t9HkcFoPYQf6r5&#10;eRwVgHpDHMLX7TD8LsQAkCHENU/SQgxA7SGuepIWYgDqDXEDk7QQA1BtiFuYpIUYgCrtxvG2pedx&#10;VACq8jQMV0IMAETxH/xfmentHxPfAAAAAElFTkSuQmCCUEsDBBQABgAIAAAAIQD5J1Rk4QAAAAsB&#10;AAAPAAAAZHJzL2Rvd25yZXYueG1sTI/BTsMwEETvSPyDtUhcKmrThLSEOBUgIXGpBGlVrtt4SSJi&#10;O4qdNPl73BMcR/s08zbbTrplI/WusUbC/VIAI1Na1ZhKwmH/drcB5jwaha01JGEmB9v8+irDVNmz&#10;+aSx8BULJcalKKH2vks5d2VNGt3SdmTC7dv2Gn2IfcVVj+dQrlu+EiLhGhsTFmrs6LWm8qcYtISd&#10;XizoI0nex+GIX8eXeK7mopDy9mZ6fgLmafJ/MFz0gzrkwelkB6Mca0NerR8CKmETRcAugHhMYmAn&#10;CdE6FsDzjP//If8FAAD//wMAUEsBAi0AFAAGAAgAAAAhALGCZ7YKAQAAEwIAABMAAAAAAAAAAAAA&#10;AAAAAAAAAFtDb250ZW50X1R5cGVzXS54bWxQSwECLQAUAAYACAAAACEAOP0h/9YAAACUAQAACwAA&#10;AAAAAAAAAAAAAAA7AQAAX3JlbHMvLnJlbHNQSwECLQAUAAYACAAAACEAo9EaRZgFAADEGwAADgAA&#10;AAAAAAAAAAAAAAA6AgAAZHJzL2Uyb0RvYy54bWxQSwECLQAUAAYACAAAACEANydHYcwAAAApAgAA&#10;GQAAAAAAAAAAAAAAAAD+BwAAZHJzL19yZWxzL2Uyb0RvYy54bWwucmVsc1BLAQItAAoAAAAAAAAA&#10;IQDkkBBF4EEAAOBBAAAUAAAAAAAAAAAAAAAAAAEJAABkcnMvbWVkaWEvaW1hZ2UzLnBuZ1BLAQIt&#10;AAoAAAAAAAAAIQDbhiQVvh8AAL4fAAAUAAAAAAAAAAAAAAAAABNLAABkcnMvbWVkaWEvaW1hZ2Uy&#10;LnBuZ1BLAQItAAoAAAAAAAAAIQAUwVBNzwUAAM8FAAAUAAAAAAAAAAAAAAAAAANrAABkcnMvbWVk&#10;aWEvaW1hZ2UxLnBuZ1BLAQItABQABgAIAAAAIQD5J1Rk4QAAAAsBAAAPAAAAAAAAAAAAAAAAAARx&#10;AABkcnMvZG93bnJldi54bWxQSwUGAAAAAAgACAAAAgAAEnIAAAAA&#10;">
                <v:shape id="_x0000_s1077" type="#_x0000_t75" style="position:absolute;width:61525;height:18459;visibility:visible;mso-wrap-style:square">
                  <v:fill o:detectmouseclick="t"/>
                  <v:path o:connecttype="none"/>
                </v:shape>
                <v:shape id="Рисунок 87" o:spid="_x0000_s1078"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UaUxQAAANsAAAAPAAAAZHJzL2Rvd25yZXYueG1sRI/dasJA&#10;FITvBd9hOYJ3ulGohtRVRGgrFepf0dvT7GkSzJ4N2W2Mb+8KBS+HmfmGmS1aU4qGaldYVjAaRiCI&#10;U6sLzhR8H98GMQjnkTWWlknBjRws5t3ODBNtr7yn5uAzESDsElSQe18lUro0J4NuaCvi4P3a2qAP&#10;ss6krvEa4KaU4yiaSIMFh4UcK1rllF4Of0aBOe9ejtv38eayPX396GaJ8cf0U6l+r12+gvDU+mf4&#10;v73WCuIpPL6EHyDndwAAAP//AwBQSwECLQAUAAYACAAAACEA2+H2y+4AAACFAQAAEwAAAAAAAAAA&#10;AAAAAAAAAAAAW0NvbnRlbnRfVHlwZXNdLnhtbFBLAQItABQABgAIAAAAIQBa9CxbvwAAABUBAAAL&#10;AAAAAAAAAAAAAAAAAB8BAABfcmVscy8ucmVsc1BLAQItABQABgAIAAAAIQCC3UaUxQAAANsAAAAP&#10;AAAAAAAAAAAAAAAAAAcCAABkcnMvZG93bnJldi54bWxQSwUGAAAAAAMAAwC3AAAA+QIAAAAA&#10;">
                  <v:imagedata r:id="rId18" o:title=""/>
                  <v:path arrowok="t"/>
                  <o:lock v:ext="edit" aspectratio="f"/>
                </v:shape>
                <v:shape id="Блок-схема: альтернативний процес 88" o:spid="_x0000_s1079"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OWwQAAANsAAAAPAAAAZHJzL2Rvd25yZXYueG1sRE9da8Iw&#10;FH0f7D+EO/BtplORUo2yDQVBHMwN9fHSXNNic1OSWOu/Nw+DPR7O93zZ20Z05EPtWMHbMANBXDpd&#10;s1Hw+7N+zUGEiKyxcUwK7hRguXh+mmOh3Y2/qdtHI1IIhwIVVDG2hZShrMhiGLqWOHFn5y3GBL2R&#10;2uMthdtGjrJsKi3WnBoqbOmzovKyv1oFp+Z4OLvt9Gu30v4jdPnEmPFJqcFL/z4DEamP/+I/90Yr&#10;yNPY9CX9ALl4AAAA//8DAFBLAQItABQABgAIAAAAIQDb4fbL7gAAAIUBAAATAAAAAAAAAAAAAAAA&#10;AAAAAABbQ29udGVudF9UeXBlc10ueG1sUEsBAi0AFAAGAAgAAAAhAFr0LFu/AAAAFQEAAAsAAAAA&#10;AAAAAAAAAAAAHwEAAF9yZWxzLy5yZWxzUEsBAi0AFAAGAAgAAAAhAARIU5bBAAAA2wAAAA8AAAAA&#10;AAAAAAAAAAAABwIAAGRycy9kb3ducmV2LnhtbFBLBQYAAAAAAwADALcAAAD1AgAAAAA=&#10;" fillcolor="#c0504d" strokecolor="#f9f9f9" strokeweight="3pt">
                  <v:textbox>
                    <w:txbxContent>
                      <w:p w14:paraId="7E58AD67"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89" o:spid="_x0000_s1080"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6DuxQAAANsAAAAPAAAAZHJzL2Rvd25yZXYueG1sRI9Ba8JA&#10;FITvQv/D8gpeRDeKlhhdpVTEnsRGPXh7ZF+T0OzbkF019te7guBxmJlvmPmyNZW4UONKywqGgwgE&#10;cWZ1ybmCw37dj0E4j6yxskwKbuRguXjrzDHR9so/dEl9LgKEXYIKCu/rREqXFWTQDWxNHLxf2xj0&#10;QTa51A1eA9xUchRFH9JgyWGhwJq+Csr+0rNRMD5Ohqfd/ya2lKW31THdrlfnnlLd9/ZzBsJT61/h&#10;Z/tbK4in8PgSfoBc3AEAAP//AwBQSwECLQAUAAYACAAAACEA2+H2y+4AAACFAQAAEwAAAAAAAAAA&#10;AAAAAAAAAAAAW0NvbnRlbnRfVHlwZXNdLnhtbFBLAQItABQABgAIAAAAIQBa9CxbvwAAABUBAAAL&#10;AAAAAAAAAAAAAAAAAB8BAABfcmVscy8ucmVsc1BLAQItABQABgAIAAAAIQCff6DuxQAAANsAAAAP&#10;AAAAAAAAAAAAAAAAAAcCAABkcnMvZG93bnJldi54bWxQSwUGAAAAAAMAAwC3AAAA+QIAAAAA&#10;">
                  <v:imagedata r:id="rId19" o:title=""/>
                </v:shape>
                <v:shape id="Блок-схема: альтернативний процес 90" o:spid="_x0000_s1081"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GsCvwAAANsAAAAPAAAAZHJzL2Rvd25yZXYueG1sRE+5jsIw&#10;EO2R+AdrkOgWBwpEAgaFm245VluP4tkk2ngcYgPh73GBRPn07tmiNZW4U+NKywqGgwgEcWZ1ybmC&#10;n8v2awLCeWSNlWVS8CQHi3m3M8NE2wef6H72uQgh7BJUUHhfJ1K6rCCDbmBr4sD92cagD7DJpW7w&#10;EcJNJUdRNJYGSw4NBda0Kij7P9+MgnT0e4v37XWjJ7tlehzL+LL+9kr1e206BeGp9R/x233QCuKw&#10;PnwJP0DOXwAAAP//AwBQSwECLQAUAAYACAAAACEA2+H2y+4AAACFAQAAEwAAAAAAAAAAAAAAAAAA&#10;AAAAW0NvbnRlbnRfVHlwZXNdLnhtbFBLAQItABQABgAIAAAAIQBa9CxbvwAAABUBAAALAAAAAAAA&#10;AAAAAAAAAB8BAABfcmVscy8ucmVsc1BLAQItABQABgAIAAAAIQAbAGsCvwAAANsAAAAPAAAAAAAA&#10;AAAAAAAAAAcCAABkcnMvZG93bnJldi54bWxQSwUGAAAAAAMAAwC3AAAA8wIAAAAA&#10;" fillcolor="#9bbb59" strokecolor="#f9f9f9" strokeweight="3pt">
                  <v:textbox>
                    <w:txbxContent>
                      <w:p w14:paraId="7E58AD68" w14:textId="68621696"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69" w:author="Bohdan Benetskyi" w:date="2017-02-22T11:11:00Z">
                          <w:r w:rsidDel="00957975">
                            <w:rPr>
                              <w:rFonts w:eastAsia="Times New Roman"/>
                              <w:sz w:val="16"/>
                              <w:szCs w:val="16"/>
                            </w:rPr>
                            <w:delText>Report</w:delText>
                          </w:r>
                        </w:del>
                        <w:ins w:id="70" w:author="Bohdan Benetskyi" w:date="2017-02-22T11:11:00Z">
                          <w:r w:rsidR="00957975">
                            <w:rPr>
                              <w:rFonts w:eastAsia="Times New Roman"/>
                              <w:sz w:val="16"/>
                              <w:szCs w:val="16"/>
                            </w:rPr>
                            <w:t>Worksheet</w:t>
                          </w:r>
                        </w:ins>
                      </w:p>
                    </w:txbxContent>
                  </v:textbox>
                </v:shape>
                <v:shape id="Блок-схема: альтернативний процес 91" o:spid="_x0000_s1082"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zfxAAAANsAAAAPAAAAZHJzL2Rvd25yZXYueG1sRI9ba8JA&#10;FITfBf/DcoS+lLoxlZKmriJKqU9CbfH5kD251OzZmN1c+u+7QsHHYWa+YVab0dSip9ZVlhUs5hEI&#10;4szqigsF31/vTwkI55E11pZJwS852KynkxWm2g78Sf3JFyJA2KWooPS+SaV0WUkG3dw2xMHLbWvQ&#10;B9kWUrc4BLipZRxFL9JgxWGhxIZ2JWWXU2cU8M9jnn9sm/PxHCfL6Bkx6fZXpR5m4/YNhKfR38P/&#10;7YNW8LqA25fwA+T6DwAA//8DAFBLAQItABQABgAIAAAAIQDb4fbL7gAAAIUBAAATAAAAAAAAAAAA&#10;AAAAAAAAAABbQ29udGVudF9UeXBlc10ueG1sUEsBAi0AFAAGAAgAAAAhAFr0LFu/AAAAFQEAAAsA&#10;AAAAAAAAAAAAAAAAHwEAAF9yZWxzLy5yZWxzUEsBAi0AFAAGAAgAAAAhAIUcTN/EAAAA2wAAAA8A&#10;AAAAAAAAAAAAAAAABwIAAGRycy9kb3ducmV2LnhtbFBLBQYAAAAAAwADALcAAAD4AgAAAAA=&#10;" fillcolor="#8064a2" strokecolor="#f9f9f9" strokeweight="3pt">
                  <v:textbox>
                    <w:txbxContent>
                      <w:p w14:paraId="7E58AD69"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 o:spid="_x0000_s1083"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sxAAAANsAAAAPAAAAZHJzL2Rvd25yZXYueG1sRI9Ba8JA&#10;FITvQv/D8gpepG6agtjoKmlB8KBQNeD1mX0modm3YXfV+O+7QsHjMDPfMPNlb1pxJecbywrexwkI&#10;4tLqhisFxWH1NgXhA7LG1jIpuJOH5eJlMMdM2xvv6LoPlYgQ9hkqqEPoMil9WZNBP7YdcfTO1hkM&#10;UbpKaoe3CDetTJNkIg02HBdq7Oi7pvJ3fzEK3PZr9HEsqt3hlP5gPnGbHItSqeFrn89ABOrDM/zf&#10;XmsFnyk8vsQfIBd/AAAA//8DAFBLAQItABQABgAIAAAAIQDb4fbL7gAAAIUBAAATAAAAAAAAAAAA&#10;AAAAAAAAAABbQ29udGVudF9UeXBlc10ueG1sUEsBAi0AFAAGAAgAAAAhAFr0LFu/AAAAFQEAAAsA&#10;AAAAAAAAAAAAAAAAHwEAAF9yZWxzLy5yZWxzUEsBAi0AFAAGAAgAAAAhAJxkL6zEAAAA2wAAAA8A&#10;AAAAAAAAAAAAAAAABwIAAGRycy9kb3ducmV2LnhtbFBLBQYAAAAAAwADALcAAAD4AgAAAAA=&#10;" fillcolor="#4f81bd" strokecolor="#f9f9f9" strokeweight="3pt">
                  <v:textbox>
                    <w:txbxContent>
                      <w:p w14:paraId="7E58AD6A"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4" o:spid="_x0000_s1084"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lBwwAAANsAAAAPAAAAZHJzL2Rvd25yZXYueG1sRI9Ba8JA&#10;FITvBf/D8oTe6sa2FI2uIoqSa6MevD2yz2xI9m3IbpPYX98tFHocZuYbZr0dbSN66nzlWMF8loAg&#10;LpyuuFRwOR9fFiB8QNbYOCYFD/Kw3Uye1phqN/An9XkoRYSwT1GBCaFNpfSFIYt+5lri6N1dZzFE&#10;2ZVSdzhEuG3ka5J8SIsVxwWDLe0NFXX+ZRXkVO7cpT7VbfU93K69zN4OJlPqeTruViACjeE//NfO&#10;tILlO/x+iT9Abn4AAAD//wMAUEsBAi0AFAAGAAgAAAAhANvh9svuAAAAhQEAABMAAAAAAAAAAAAA&#10;AAAAAAAAAFtDb250ZW50X1R5cGVzXS54bWxQSwECLQAUAAYACAAAACEAWvQsW78AAAAVAQAACwAA&#10;AAAAAAAAAAAAAAAfAQAAX3JlbHMvLnJlbHNQSwECLQAUAAYACAAAACEAQa6JQcMAAADbAAAADwAA&#10;AAAAAAAAAAAAAAAHAgAAZHJzL2Rvd25yZXYueG1sUEsFBgAAAAADAAMAtwAAAPcCAAAAAA==&#10;">
                  <v:imagedata r:id="rId27" o:title=""/>
                  <v:path arrowok="t"/>
                </v:shape>
                <w10:wrap type="topAndBottom" anchorx="page" anchory="page"/>
                <w10:anchorlock/>
              </v:group>
            </w:pict>
          </mc:Fallback>
        </mc:AlternateContent>
      </w:r>
    </w:p>
    <w:p w14:paraId="7E58ACA4" w14:textId="59F3AC45" w:rsidR="00773827" w:rsidRDefault="00773827" w:rsidP="00E164FF">
      <w:pPr>
        <w:rPr>
          <w:b/>
          <w:lang w:eastAsia="en-GB"/>
        </w:rPr>
      </w:pPr>
      <w:r>
        <w:rPr>
          <w:lang w:eastAsia="en-GB"/>
        </w:rPr>
        <w:t xml:space="preserve">At our Region </w:t>
      </w:r>
      <w:del w:id="80" w:author="Bohdan Benetskyi" w:date="2017-02-22T11:10:00Z">
        <w:r w:rsidDel="00957975">
          <w:rPr>
            <w:lang w:eastAsia="en-GB"/>
          </w:rPr>
          <w:delText>Report</w:delText>
        </w:r>
      </w:del>
      <w:ins w:id="81" w:author="Bohdan Benetskyi" w:date="2017-02-22T11:10:00Z">
        <w:r w:rsidR="00957975">
          <w:rPr>
            <w:lang w:eastAsia="en-GB"/>
          </w:rPr>
          <w:t>Worksheet</w:t>
        </w:r>
      </w:ins>
      <w:r>
        <w:rPr>
          <w:lang w:eastAsia="en-GB"/>
        </w:rPr>
        <w:t xml:space="preserve"> we will use recommended </w:t>
      </w:r>
      <w:r w:rsidRPr="00773827">
        <w:rPr>
          <w:b/>
          <w:lang w:eastAsia="en-GB"/>
        </w:rPr>
        <w:t>Table View</w:t>
      </w:r>
      <w:r>
        <w:rPr>
          <w:b/>
          <w:lang w:eastAsia="en-GB"/>
        </w:rPr>
        <w:t>:</w:t>
      </w:r>
    </w:p>
    <w:p w14:paraId="7E58ACA5" w14:textId="77777777" w:rsidR="00773827" w:rsidRDefault="0069620C">
      <w:pPr>
        <w:ind w:left="1440" w:firstLine="720"/>
        <w:jc w:val="center"/>
        <w:rPr>
          <w:lang w:eastAsia="en-GB"/>
        </w:rPr>
        <w:pPrChange w:id="82" w:author="Bohdan Benetskyi" w:date="2017-02-22T16:59:00Z">
          <w:pPr>
            <w:ind w:left="1440" w:firstLine="720"/>
          </w:pPr>
        </w:pPrChange>
      </w:pPr>
      <w:r>
        <w:rPr>
          <w:lang w:eastAsia="en-GB"/>
        </w:rPr>
        <w:pict w14:anchorId="7E58AD1D">
          <v:shape id="_x0000_i1031" type="#_x0000_t75" style="width:95.6pt;height:3in">
            <v:imagedata r:id="rId31" o:title="2017-01-17 23_28_15-Create First Dashboard"/>
          </v:shape>
        </w:pict>
      </w:r>
    </w:p>
    <w:p w14:paraId="7E58ACA6" w14:textId="77777777" w:rsidR="00593145" w:rsidRDefault="002477D0" w:rsidP="00E164FF">
      <w:pPr>
        <w:rPr>
          <w:lang w:eastAsia="en-GB"/>
        </w:rPr>
      </w:pPr>
      <w:r>
        <w:rPr>
          <w:lang w:eastAsia="en-GB"/>
        </w:rPr>
        <w:t>At</w:t>
      </w:r>
      <w:r w:rsidR="00773827">
        <w:rPr>
          <w:lang w:eastAsia="en-GB"/>
        </w:rPr>
        <w:t xml:space="preserve"> </w:t>
      </w:r>
      <w:r w:rsidR="00773827">
        <w:rPr>
          <w:b/>
          <w:lang w:eastAsia="en-GB"/>
        </w:rPr>
        <w:t xml:space="preserve">Sheet1 </w:t>
      </w:r>
      <w:r>
        <w:rPr>
          <w:b/>
          <w:lang w:eastAsia="en-GB"/>
        </w:rPr>
        <w:t xml:space="preserve">- </w:t>
      </w:r>
      <w:r w:rsidR="00773827" w:rsidRPr="001C0169">
        <w:rPr>
          <w:lang w:eastAsia="en-GB"/>
        </w:rPr>
        <w:t>drag</w:t>
      </w:r>
      <w:r w:rsidR="00773827">
        <w:rPr>
          <w:lang w:eastAsia="en-GB"/>
        </w:rPr>
        <w:t xml:space="preserve"> &amp; drop </w:t>
      </w:r>
      <w:r w:rsidR="00773827" w:rsidRPr="00773827">
        <w:rPr>
          <w:b/>
          <w:lang w:eastAsia="en-GB"/>
        </w:rPr>
        <w:t>Mnth Endt</w:t>
      </w:r>
      <w:r w:rsidR="001C0169">
        <w:rPr>
          <w:b/>
          <w:lang w:eastAsia="en-GB"/>
        </w:rPr>
        <w:t xml:space="preserve"> </w:t>
      </w:r>
      <w:r>
        <w:rPr>
          <w:b/>
          <w:lang w:eastAsia="en-GB"/>
        </w:rPr>
        <w:t xml:space="preserve">dimension to columns </w:t>
      </w:r>
      <w:r w:rsidR="001C0169">
        <w:rPr>
          <w:lang w:eastAsia="en-GB"/>
        </w:rPr>
        <w:t xml:space="preserve">and </w:t>
      </w:r>
      <w:commentRangeStart w:id="83"/>
      <w:r w:rsidR="001C0169">
        <w:rPr>
          <w:b/>
          <w:lang w:eastAsia="en-GB"/>
        </w:rPr>
        <w:t>Rgn Nm</w:t>
      </w:r>
      <w:commentRangeEnd w:id="83"/>
      <w:r w:rsidR="001E6EDA">
        <w:rPr>
          <w:rStyle w:val="ab"/>
        </w:rPr>
        <w:commentReference w:id="83"/>
      </w:r>
      <w:r w:rsidR="001C0169">
        <w:rPr>
          <w:b/>
          <w:lang w:eastAsia="en-GB"/>
        </w:rPr>
        <w:t xml:space="preserve"> </w:t>
      </w:r>
      <w:r>
        <w:rPr>
          <w:b/>
          <w:lang w:eastAsia="en-GB"/>
        </w:rPr>
        <w:t>dimension to rows</w:t>
      </w:r>
      <w:r w:rsidR="001C0169">
        <w:rPr>
          <w:lang w:eastAsia="en-GB"/>
        </w:rPr>
        <w:t xml:space="preserve"> </w:t>
      </w:r>
      <w:r>
        <w:rPr>
          <w:lang w:eastAsia="en-GB"/>
        </w:rPr>
        <w:t>as illustrated in the screen grab below</w:t>
      </w:r>
      <w:r w:rsidR="001C0169">
        <w:rPr>
          <w:lang w:eastAsia="en-GB"/>
        </w:rPr>
        <w:t xml:space="preserve">. </w:t>
      </w:r>
    </w:p>
    <w:p w14:paraId="7E58ACA7" w14:textId="77777777" w:rsidR="00773827" w:rsidRDefault="0069620C">
      <w:pPr>
        <w:jc w:val="center"/>
        <w:rPr>
          <w:lang w:eastAsia="en-GB"/>
        </w:rPr>
        <w:pPrChange w:id="84" w:author="Bohdan Benetskyi" w:date="2017-02-22T16:59:00Z">
          <w:pPr/>
        </w:pPrChange>
      </w:pPr>
      <w:r>
        <w:rPr>
          <w:lang w:eastAsia="en-GB"/>
        </w:rPr>
        <w:pict w14:anchorId="7E58AD1E">
          <v:shape id="_x0000_i1032" type="#_x0000_t75" style="width:425.65pt;height:234.45pt">
            <v:imagedata r:id="rId32" o:title="2017-01-17 23_30_28-Tableau - Book2 - Tableau license expires in 7 days"/>
          </v:shape>
        </w:pict>
      </w:r>
    </w:p>
    <w:p w14:paraId="7E58ACA8" w14:textId="77777777" w:rsidR="00593145" w:rsidRDefault="00593145" w:rsidP="00E164FF">
      <w:pPr>
        <w:rPr>
          <w:lang w:eastAsia="en-GB"/>
        </w:rPr>
      </w:pPr>
      <w:r w:rsidRPr="00445D7C">
        <w:rPr>
          <w:noProof/>
          <w:lang w:val="en-GB" w:eastAsia="en-GB"/>
        </w:rPr>
        <mc:AlternateContent>
          <mc:Choice Requires="wpc">
            <w:drawing>
              <wp:anchor distT="0" distB="0" distL="114300" distR="114300" simplePos="0" relativeHeight="251687936" behindDoc="0" locked="1" layoutInCell="1" allowOverlap="1" wp14:anchorId="7E58AD1F" wp14:editId="7E58AD20">
                <wp:simplePos x="0" y="0"/>
                <wp:positionH relativeFrom="page">
                  <wp:posOffset>809625</wp:posOffset>
                </wp:positionH>
                <wp:positionV relativeFrom="page">
                  <wp:posOffset>528955</wp:posOffset>
                </wp:positionV>
                <wp:extent cx="6152515" cy="1845945"/>
                <wp:effectExtent l="0" t="0" r="635" b="1905"/>
                <wp:wrapTopAndBottom/>
                <wp:docPr id="9225" name="Полотно 9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16" name="Рисунок 9216"/>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17" name="Блок-схема: альтернативний процес 921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B"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18" name="Рисунок 9218"/>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20" name="Блок-схема: альтернативний процес 9220"/>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C" w14:textId="42DF4AF3"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85" w:author="Bohdan Benetskyi" w:date="2017-02-22T11:11:00Z">
                                <w:r w:rsidDel="00957975">
                                  <w:rPr>
                                    <w:rFonts w:eastAsia="Times New Roman"/>
                                    <w:sz w:val="16"/>
                                    <w:szCs w:val="16"/>
                                  </w:rPr>
                                  <w:delText>Report</w:delText>
                                </w:r>
                              </w:del>
                              <w:ins w:id="86"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1" name="Блок-схема: альтернативний процес 9221"/>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D"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2" name="Блок-схема: альтернативний процес 9222"/>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E"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24" name="Рисунок 9224"/>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1F" id="Полотно 9225" o:spid="_x0000_s1085" editas="canvas" style="position:absolute;margin-left:63.75pt;margin-top:41.65pt;width:484.45pt;height:145.35pt;z-index:25168793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lToAUAAOAbAAAOAAAAZHJzL2Uyb0RvYy54bWzsWV9v2zYQfx+w7yDo&#10;3bEkS5ZsxCkcpxkKBF3QdOgzLVO2UInUSDp2OgxYN2xPe9k32EcIBhTI1q37CvI32h0pOXb+LFmb&#10;NSngBHFIkTwef7z73em8/WieZ9YxFTLlrGe7W45tURbzUcrGPfur5/uNyLakImxEMs5ozz6h0n60&#10;8/ln27OiSz0+4dmICguEMNmdFT17olTRbTZlPKE5kVu8oAwGEy5yoqArxs2RIDOQnmdNz3HazRkX&#10;o0LwmEoJT/fMoL2j5ScJjdWXSSKpsrKeDbop/Sn05xA/mzvbpDsWpJikcaUGeQ8tcpIy2HQpao8o&#10;Yk1FeklUnsaCS56orZjnTZ4kaUz1GeA0rnPhNAPCjonUh4kBnVpBaN2h3OEYMACR3RlcBoV2kcZd&#10;+KvQgNalzW6+FVilpoLalZD8VjJyIl5OiwYAUxCVDtMsVSf6kgEBVIodH6bxoTCd+OnxobDSUc/u&#10;eG7bthjJwbzKX8uzxevFD+Vf5bvyD0sPVUfCBWY5weMd8PilhKEmSj4f0921jYZZWuynWYa3i+3q&#10;SGBDN9uqud89Hk9zypQxWEEzOB1ncpIW0rZEl+ZDCscQT0auNiE6VwdS4XbQMkb0jRf1Hafj7TYG&#10;gTNo+E74uNHv+GEjdB6HvuNH7sAdfIurXb87lRQOR7K9Iq0t2vUvaXulIVa+ZWxR27R1TLTnIFJa&#10;ofq/VhEeISSoq1SCqniCzQTQegaeZ9YsBzS052gi7rLA6yTdeSJy/A94WXPtnCdL50QQYnjYdgMv&#10;cAPbimHMjfyg4wfovqBDvbwQUn1BeW5hAxAFHTSi5Bi0NVPrKdXFGwW0ZqAP+gHQkKzvGHq3ww1J&#10;6CoHPpqQgoIKKHbNYMOlwf5SvkVTbYDV/li+Kf8sT7tWeVq+Xfy8+L58s/gOLPkUWmflb9A6K3+3&#10;yr/h4bvFTzD4Gg08RBCqDY4Az6p3DbQd3wsBQ4AwCFwfmjDdGBpi7DpOEPnAk4hx2ALENUNeD3GS&#10;8dlgQoTqZ4oKRhQ9NFx8Pe5gKjxLR7VLSTEeDjJh7GzgBI6/V93q2rSMWbOe3YpAQy16bXBNxn4H&#10;fy/LgENkDK4doTLg6JY6yShCkLFnNAE+ARQ8swOGILpUjcQxuLDxUDkhI2o0Dhz4qTerV2ij1AJR&#10;snGHSnYloJ5phNSyjYlW8/W96Ai2VKw6+r8tpvUKvTNnark4TxkXV50sg1NVO5v5NUgGGkRJzYdz&#10;zbVehFPx0ZCPToCABQdHA4ORRbyfgtcdEKkOiYAYCg8hL4DRCRevbGsGMbZny6+nBMNC9oSBa3Vc&#10;H41N6Y4fhGBtllgdGa6OsGk+4EBGrt5NN3G+yupmInj+Ajyxj7vCEGEx7N2zYyXqzkCZ2A8JRUz7&#10;fT3NxJsDdoRh1dwPssTz+QsiiopKFLDQU167M+leYBQzFyFnvD9VPEk13ZzjVEEK1PJJxldI4q6L&#10;r9ogVmMomhL27yuIGu/dBFHXd6LQM1xf5bl1KA2CKALW0ixftQ0BfHKBFBmjsswPDaQgqqI2iNQ3&#10;B1LXjRy3gjcIHchNcPnDCaWd3d3d4IowiJFuE0ohPOBl6dfMyzHeOMP/HUr15ZyHiE0o7Z6H3VuG&#10;UkTvI6TrHqQcd8UyOtdCvW/FMp7XDjp1wv4AWSZy2n7fq9LHtZx8wzL6Rfa+Waa1jGqbhH2lBPCf&#10;EvaPxTLe3bGMdslbs0yrFUKuWJcFdG74oHIZfz9ydzdlAayqJTrHrF/yTb3i/nOZ1jKqbVjmfVkG&#10;35nh7xMqu3v+krAult1hCBhktSyAdgt9XXa3GIeiIRvTviygRotVF0y516ffaxGhZV7mlrXruor3&#10;AUXtVuD5HnxRgZXVwLv4uuhHgR9Vr+R+2PaCuqh4d6/kUPnU3yIB0mvfU632ob36xdzOP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kkBBF4EEAAOBB&#10;AAAUAAAAZHJzL21lZGlhL2ltYWdlMy5wbmeJUE5HDQoaCgAAAA1JSERSAAABBwAAAQIIBgAAAPNm&#10;EhQAAAABc1JHQgCuzhzpAAAACXBIWXMAAA7EAAAOxAGVKw4bAAAAGXRFWHRTb2Z0d2FyZQBNaWNy&#10;b3NvZnQgT2ZmaWNlf+01cQAAQWBJREFUeF7tXQd4FcUWPklIJyEk9N6lS28CgviwYwOkSxEEBUEQ&#10;UJ4KVrDQkW4BK/pURLE8UZFOKFJEmvROSEgj5aa9/+zdAA9TdubeJLt7Z/zmSzDn7M78M/e/U04p&#10;9tJLL5EqCgGFgLkQePHFF0PQomqo1VFrotZBrYRaFrU4qjdqIuol1BOoh1EP6D+Pvfzyyw5Xe1TM&#10;1QcofYWAQsB1BEAG/nhKM9TOqG1RG6JWRfUSfHoa5A/heevw81vU30AUKYLP0MQVOcigpnQUAm5C&#10;AB/iFnjU/aj3oN6MyisCV4ovlBvodQR+7sY73sPP5SCJWJEHK3IQQUvJKgTcgAA+rBF4TDfUvqi3&#10;FvCXNBPObNQxeO+b+LkUJJFupBuKHIygpGQUAm5AAB/OynjMQNRHUfkcoTALn10sQO2FdowBQezK&#10;7+WKHPJDSP1dIeAiAjop8BJ/MCofKBZl4ZXKWrRpLAiCtxu5FkUORTlM6t22RgAfwHLo4BOow1FL&#10;m6izJdCWd9G+CiCIV3NrlyIHE42Yaoo9EMCHLgA9eQx1HGo1E/fqFbTVDwTxYk5tVORg4pFTTbMe&#10;Aviw3YVWT0FtZZHWv4A2nwFBLLqxvYocLDKCqpnmRgAfsBpo4WTUAeZuaY6tm4327wFBbL7+r4oc&#10;LDiSqsnmQQAfKjZSehL1BdQy5mmZUEvYAGsW+tLhestKRQ5CGCphhcA1BPBhaoJ/se3AvwoKl9iU&#10;C3Qu4Tgdj91LUVeOUlzqFUpKi6OsrEwK8A2lMP8QKhdSm+pENKeqJeqRj7efbFN4G/Q06hvZD1Dk&#10;IAul0vNYBEAK/LnhD9LzqKHuBuIYiGD3+d9o38V1dDxuPyWAINIz2SraQd7evuTt5aO9MhMEkZHp&#10;gH21P/n6+FOFkDrUquLddHuNARQRVFGmWaPQNzaSimZlRQ4yECodj0UAHx72eZiF2sWdICQ6Ymnz&#10;6VW04cR/6EjMTkpOv4wPvB8F+ARRsF8QCMCLsnJ5Ie9rsvDfhSsHaMW+7fTzkaX0QN2xdO9NvNsR&#10;KswovVDfUeQghJsS9nQEQAzDgME01JLuwuJcwhH6+eiHtOnkl3QR2wb/Yv4U6BuMLUNpbB2u0UFu&#10;xMDtcP4N6wcQSWCx4uTIuEJLdo6h/VFb6Kk2i/HMQJHmPop+LsTqIUOtHERgU7IeiQAbC6Hj0/Vv&#10;VbdgcCb+EH13aD5tPvUVJTiisToIofCga4RwPTGIvJC3GsW8/al0cEXaeGoFpWc5aMItH+Esgv2x&#10;DJXGkKqGekSRgyG8lJCnIgBiuAN9n4/KV5Uul5jkc7TqwFz69dhyHCxephD/MCoZ6CQFWULIqVH8&#10;rFLBFWjL6a9pJd73cP2xRtvONxd8OKnIwShiSs6zEAAp8KnfJFS2XXCeALpQHBkptPrQItR3KCb5&#10;FJUICKewAiCF65vIBBEWGIEVyjzqXL03hQeWN9qDDhD8VK0cjMKl5DwGARADB1nhQzmOseBy2Xr6&#10;W/p831Q6dnkXFfcvge1DWbevFHJrpC+2GNFJZ2nLqW/o7jrs4mGo1GMpRQ6GsFJCnoKAbv7Mrs1M&#10;EC6VC1dO0Cd7XqGNJ1eQXzE/kEKZQiOF7Ibz6oFvPfZfilTk4NJoKmWPRgDEMAEAvOaOL82f/n4P&#10;14qvU3zKWWwh2CETV5HX3T4UJtB+sIG4cOUw7CIyrtpI5PN+DkajVg6FOUjqXeZEAKTALsy8Wujt&#10;agvPJvxN7+6cQH+c+xGHjbBgDHSuFrIvHF19vpy+N6XjzINtIQwWTVBtKwyipcTsiQCIga/u3kfl&#10;4K4ulR//fp8+3TuZknELURRbiNwan5mVTsX9yhldNfBjtDByihxcmg5K2coIgBgeRvsXo4a70g++&#10;nlyy4xnt2jAUq4XQgFKa74MZCltWOtKTqWpYfc3K0mA5qcjBIFJKzH4IgBj4mpLPF1wqW3AT8e7O&#10;cRSbco4i+GoSTzMLMTg7xi0qRo3KcnQ4w+WgIgfDWClBuyAAUghCX/iacqArfUrLcNBHe16C3cIc&#10;mDsH4tAxosgOHPPqRwpWDRVD61OTcpwOw3DZosjBMFZK0A4IgBiqoR8forZ3pT9n4g/TvMgRdPDS&#10;Js3IyBs2UkV1E5FXP7y8vOhKWjz1rz2U/HyE/CsiFTm4MkOUrqUQADG0Q4M/RmWCkC7rTnxO7+0c&#10;TynpcXCLLoPrQb4DMHwLIP1eUUUmhoTUy1Q3oh11qdFfRJ3dtfcochCBTMlaFgEQAyeP4RiJwbKd&#10;yMhMp+W7X4Qp8lwK9g2CpWOYRgxmLenY9nh7BdDQ5jPhiCUUAGYdPDKjFDmYdWRVu9yGAIhhIh7G&#10;btbS5eKVk9hGPEF7L6yBfwJHgvM25TbiWgezEDEqmka0XEQ1wjnhlVDh1ZVW1FWmEG5K2CoIgBTY&#10;R3kWKueNkC67EJFp/rbhuI04i21EORMYNOXdFd5ORCddpLvqjKKuNQeK9nsvFL5X5CAKm5K3DAIg&#10;BrZbWIZ6ryuN5ngLH2Ir4YvUtqH+5ryNuL5/TAwxyRepdaWHaEjTq6EgRSCYgS1FsiIHEciUrGUQ&#10;0EPEf4QGcxp7qcLXlIt2jKVfj76ruVb7ePmafBsBzw0vb7qcfIEalO5MT7dZgjYLe5lzWHrG7WpR&#10;2wqp6aOUzIgAiKE12sV7ZukktVFXTtGcrUPpz4u/6+cLzviMZi7eIIbY1ItUs2Rzmtj+Q4SFY1MO&#10;oeKA9Lgbs28rchDCUAmbFQEQw506MUibQh+IiqSZW4ZgaX5MP18whwl0XpjziiE2JYoqhzagSR3/&#10;Ax8Kqe7PvjGhDb9TkYNZZ7tql2EEQAx8kb8ElUOcSZW1xz+hpTvGUSalYSthHt+I/IghjomhRH16&#10;vuNKCguQSuC9Fe+YktN7FDlITSWlZBYEQAzj0RZOLCNdPvvzDfpi3yv41i1OAd7FTX++wB3VthIp&#10;F6laWGOsGFZSSTliuIhHDcKqIUmRg/T0UYpmRADEwEfyHKBFqnBcx8U7nsbB4zKYQYfDeqGY6c8X&#10;uKPZh498xvBcxy+xYpDKwsdZcgaDGPbnBp5aOUhNK6VUlAjowV/Z4nGIbDsu41t3xqZBtC+KDZtg&#10;v4AHmf3gMXvFEINbiToRbem5Dp9rV6ySZQyIYXVeuoocJJFVakWDAIihON7MNgwPybbgdPxBenPj&#10;o8hBuU+LyGxGp6mc+ubNdgwwcGpYtgs92/4TeIOGyELwGoiBw+3nWRQ55IeQ+rtpEAAx8Inbp6hC&#10;/sfXd2DPhd9o1pbByBkRi+V4KS3fpBUKeIEugRial7+Hxt+yTOa6Mrubc0EMnOMz36LIIV+IlIAZ&#10;ENCNmz5HW5rLtmcd8lAu2PYEDIQycfhYwlLEEJMURW0qdaen2y6B+7X0pQzf6Iw2ip8iB6NIKbki&#10;QwDE0AAv/wq1jmwjvjk4j5bveh6kEAhz6CDLbCU4fW500iXqULUfjWmzQCQO5I1QfYAVA+f6NFwU&#10;ORiGSgkWBQIghhY6MVSWff8Hu56lbw7M0rYRPl7WuJHI7mt0chTdXmMYPdFyFm4pDMeA/Acx4H88&#10;JoqfIgdRxJR8oSEAYuiEl61AlbqrS89Mo3lbR9LvJz7AwSMfV/D3sLlNoa+BixUDbiXuqT0aMRlc&#10;MuN4D88cilWD8OGKIodCm+rqRSIIgBjYo5JDuoWJ6GXLJiE82vRNj9HOc98h8KvzqtIqJQt2muxE&#10;9UDdZ2hgk9ddafZikMLjsg9Q5CCLnNIrMARADD3xcL6uDJB5yWWEin9jQ286HLOdSumh3GSeUxQ6&#10;fHtyOeUC9aw/ifo0nuJKExaAGFyKZaHIwRX4la7bEQAxDMJD2cCJg7UIFw7++saGnnQ+8TC2EqUt&#10;cyPhTJeXDpPoaOrX+FXqXl/a8JMxmwVieFoYvBsUFDm4iqDSdxsCIIYn8bC5qFInb4eid9BbG/sj&#10;sOoZJJaxEjEQSCwNod3iaBCCtHS76SlXMJ0GYnjOlQdk6ypycAeK6hkuIwBiGIuHTJd90J4Lv9Pb&#10;mwZSemY8gr+GmyyxTO694ixU6SCGhNQELRjsXbWGykLAelNADC+58oDrdRU5uAtJ9RxpBFzNPhV5&#10;ZjXN2DwYUZazKAgmxebKOJUPMWQ6KNFxBcFg5+LK8lFpDKH4LIhBKjZcbi9V5ODKcChdlxEAMfA3&#10;3YuyD/rt2EewehxJAcX8YTloJeMmL0rLTEXSmVR6otV8uq06R8+XLqNADPOktXNRVOTgbkTV8wwj&#10;AGKYyt94hhVuEPz+8EIkmBmnmUJzbgar2DDwVoKJISnNQaNaLaJbq/WQhSADimzDwFnC3V4UObgd&#10;UvVAIwiAGN6G3DgjsjnJfLFvBtLdP68HgLWO1eM1Ykijp1ovgll0d1kIUqHIgVrYEa1AiiKHAoFV&#10;PTQvBEAMc/D3UbIofbj7Zfpq/zQqiQAtXhYJ0MJ9dRJDClYMGSCGxSAGaa9zjtzUH8TA/iYFVhQ5&#10;FBi06sE3IgBS4CtKznA9QhadJTsm0veH54IYIvBRQ0IJi9g+ZhNDMohhNELHt6/ygCwECVB8BMTw&#10;g+wDjOopcjCKlJJzBwIL8RAhz8DrXzo/8in66chizepR0hTCHX0QfgYTgwMrhuR0JobFrhBDDF7e&#10;E8Twi3AjJBQUOUiAplTEEHA1rBtfTc5Fyvtfjy2n0kFlLbJWcGKUvWJIwYrh6bZLqV3l+8XAuybN&#10;xPAgiGGd7ANE9RQ5iCKm5IUQADHw2p+DjLBZtHDJzMqgWbBhWH9yBVYMIAYLeVBdO3xMp9Gtl7hC&#10;DJz1+iEQwwZhAF1QUOTgAnhKNW8E9BXDUkgNlMGKo0PP3DyAtpxeCc/KCpYJ0HJtxZBKybiuZGJo&#10;X/VBGQhY56xODJxfolCLIodChdtzXgZi4LnFxCBl9peSngg/ib70x7kfkX3KasRAuJVw0BVHCo3C&#10;dWV7+VuJM8CvG1YMO4ti5ihyKArUbf5OfSvxLro5QKarSWkJ8KzshXyVv1C4RgzCcUpkXusmHS/K&#10;gK8Em0SPbLUABk7sfS5VTkHrfhDDH1LablBS5OAGENUjriGgrxj4jEGKGBIdl2na+t60/9I6LWy8&#10;VaJDOxHwcnpXpsTRcPhKdK7eR3ZqnNRXDLtlH+AOPUUO7kBRPUNDQF8xSG8l4lOj6fX1j9Df0Zu1&#10;sG7WIgZYXODwNC71Mg1pPp261pQ6f2UYTUEM3BBFDuqD7RYErruVkDpjYGJ4dV0POhqzFanprBWL&#10;gQHUQrshglP/m19H3EdpG68T+ophj1sGxcWHKHJwEUClrq0Y2PJxMepgGTxiki/S1PU96Xjsdlg+&#10;lrHcioGp4TL60LPB8/RQvWdkIGAdJob7cMawV/YB7tZT5OBuRD3seToxsOWjVN5K/lC9tr4HnYrd&#10;idDx1lsxMDFEI+HM/fUmUO9G0p7np4EfHz6ahhjUtsLDPsgF1F32lZAyiY5JPk+v/t6TTsX/YanU&#10;dNk48nIpOvkSda01nAY1eUUWXr6u5BVDkR4+5tR4tXKQHVKlx9uJ2YBBaoMdgwjRTAynE3ZZkxiQ&#10;YCYauSs5E9WIFjNkZ8N5KD4AYtgl+4CC1FPkUJDo2vjZIIa30D2pSKicQt5JDLupBFLIW+1WwsvL&#10;WztjaFmxG6wf35HNRHUJ+LGvxHazThNFDmYdGRO3C8TwGpondfKmbSVwK3E6fhcCtTAxWMhZAp1m&#10;YogDudUr1Z7Gtn2XfLylIuhH41HsK7HFxMOsrjLNPDhmbJse83GSTNtiU6Jw+IgVA4gh1JLE4EV8&#10;5Vo5rDGNb/8R4lYGy8DA8RjY7Xq9jHJh6qiVQ2GibfF3gRj+jS5IHclfTsGtBFYMJ2MteviIM4Yk&#10;RzyVCqxBz3X4EtshqfSdV4AfB2r51QpTQZGDFUbJBG0EMXAKpldlmqJZPq57hE7E7rDkdSW7Xqek&#10;JZJ/sXCa2P4TxJSoKAODA0oc2q3AIzjJNC4nHUUO7kLSxs8BMYxG96RyIjAx8IrheOw2yxJDakYy&#10;zkZ86JlbllPVsPoyI80HK4+BGL6WUS4qHUUORYW8Rd4LYhiOps6SaW5iWpzmK3EEJtElLWgSzY5U&#10;nI0qJT2JJtzyGTUo3U4GBtYZCWLgjOGWKoocLDVchdtYEEN/vJGNnIRLUlo8vcFOVDGbqGSA9Zyo&#10;uMNZlEHx8LAc0fIdXFveI4yBrsCZqObLKhelniKHokTfxO8GMXAgAo7JwGHehIoDy/A3N8LtOmod&#10;VgzWJAbN+jHpEvVqNJn+VVPKl4wxm+ruFHVCA+GisCIHFwG0ozqI4T706wNU4Uv8NIR2exOBWvZc&#10;WAO36wqWM3Di8fTCzURM0jm6C96VvRpKJ+SaD2KQuvI1y5xS5GCWkTBJO0AMt6MpH6MGijYpIyud&#10;piPm406EdrNeBCdnb73Z+hHXri0r3k/DEJdBsnwCPemkPZLvdLuaIge3Q2rdB4IYbkHrV6CGiPaC&#10;o0TP3DSQIk+vAjGUt1hoN2dvNevHlGiqVqIlMlItxb99RGFg+Z9Qh2DVYKXYdjn2U5GDzPDbUAfE&#10;0Azd4vRq4aLd4wS2c7YMo42nvkAwWCYGa5lEO4mBjZzisBWqDFuGDynYL1QUBpbfhtoHxJAio2w2&#10;HUUOZhuRImgPiIEv7/kOXsrsb17kk/T7iY8QPt6ixMAZqXCI6uPtTxPYyCm4sswoHIJSDxADJ5+x&#10;RVHkYIthlO8EiKEGtFehVpF5ysLtY+mXo++DGMph/WC9FQP3mc9KkhwOegb+EjVK3iwDwzkoPQxi&#10;4GhOtimKHGwzlOIdATFU0lcMNcW1id7b+W/66fBCbCVKy6ibRCeLYhGwZWjzOdRGzpaB/SV6gRj+&#10;NEmH3NYMRQ5ug9JaDwIxlEKL/4PaWKblH+15hb49NBOHj/wYtgqwXuFzhuikC3TvTU/R3XWkglnx&#10;oeOgwsxfWZgoK3IoTLRN8i4QQ3E05QvU1jJN+nzfdPryr2k4vIuwLDFoV5YI2NK64sM0sOlUGRhY&#10;ZwyIgXG0ZVHkYMthzb1TIIYA/JXtGDrJdH3VgXfo070vwCSaiUHYeFLmlW7X4RUDO4RVRVyGUW0W&#10;kI/cleU0EMNctzfORA9U5GCiwSjopuiRotkkupvMu348vJiW7R4PYgjXbQCsdwCpuV+nJ1OQb1lE&#10;csKVpa/UlSUbOVna+tHI+CtyMIKSfWQWoCtSOdrWnfiMlu4cQ6H+JUEMPG2sRww8jOlZDkrLSKMJ&#10;7ZZSxdBaMiP7G5SGYtVgTQAEeqzIQQAsK4ti1cDxGB6X6cOWU9/S3K3DYRhUAktwX8teWTKhxaXE&#10;wix6FjUud6sMFAeg1BfEkCSjbDUdRQ5WGzGJ9urh3TiSk3DZdf43mr11KAUWCyBfGAlZ1ZYh+2bi&#10;njqj4VAldTPBxk0c4o1tGjyiKHKw+TCDGJ5AF6XCu/0VtYXe2jCAinlnkl+xIEuaRfPw8s1EbMol&#10;alKuKw1uyoGzhUsqNDjEmylyWAq3XlJBkYMkcFZQAzH0QzulTtSPxOyB6zXUvZLJ36e4ZYmBDyCv&#10;pMVSmeCa9FSbpSAKqSk/FsTwvRXG3J1tlELKnQ1QzyoYBEAM9+LJS/iLU/QNZ+IP0bQNj5AjMwan&#10;+qGWJQbud1omvvSz/HAz8R5uWaRcR2ZaNZKT6LjfKK/IwVUETagPYuiIZn2KyjYNQiUq6STiPj5E&#10;CY5zVNyvpCVdr691OBP9SKBRLZdSzXB2OhUuK6ExXljLJgqKHGwykNndADE0we8ck4GtIIUKGwZN&#10;Q9KZqKTjuLIsbWlicB5ARtGDdcdR5xq9hHDQhXfhJ0eMzpBRtoOOIgc7jKLeBxBDdfzK/hLlRLuV&#10;nJZAb2zoSyfj9iFNnbWJwRvEcBnZtZqUu5P6Nn5JFAqWv4jaD8TAaes8tihysMnQgxiYEDgmg7CH&#10;pSMjld7aNJgOXFoPf4kyloz7mD2MzgPIRCoVVI1Gt1mEGA3CUzwdzxoMYthnk6kh3Q1h5KTfpBQL&#10;DAEQA9sAf44qHIyAozbN3jKCdp1fbXli0PJMZDooK9MbYd7eRRKdsjKYTwQxrJZRtJuOIgeLjyiI&#10;wQ9dYEeqDjJdeWfbSNp06hPEZChr6VsJ7js7jselXqahzWZS/dJtZOBYCmKYIaNoRx1FDtYf1cXo&#10;Al9bCpdluybRmqOLkRy2AohBWN1UCs5w8uepS40hiM3ASbqEywZojBHWsrGCIgcLDy5WDW+h+VIZ&#10;V77eP4NW7p/ujBRtYQy0FQOIITE1DiHeWiOi09syvTkNpQFYNXBUJ1V0BBQ5WHQqgBgmounPyDT/&#10;v0c+oA93T0Y2qjJYilszitO1fnvByzKFfH2CYAG5CNacwuk22DSaDyCPyWBpZx1FDhYcXRDDUDR7&#10;mkzT15/4ipbsGEuhAaFangbrFxg6pSbQ6LbvU5USdWW6w7ksf5ZRtLuOIgeLjTCI4SE0WSox685z&#10;a2he5OMU6OtHxSzteu0cNHaouoRzhvtuGkO3VuXUnsJlGYhhlrCWhygocrDQQIMY+EbiA1ThcTsc&#10;s51mbu5Hfkji5OcdYFnX6+zhyg71VrfUrdS/8csyo7gdSk/KKHqKjvAk8xRgzNZPEEMjtEkqVd3Z&#10;hMOa9WNGVhocqUIsf2XJl5YOnDMEFAuDPcM8nDcI5/tly8eB6gAy71muyMFsLJBDe0AMVfG/v0Qt&#10;L9rcS0ln6PV1vSnRcQGOVGE2IAZGIJOuOOLhafkRlQ+RCvU2QllA5j+T3EoOmMR8wlURlSdzNX0y&#10;l8RPtuBjYx0+GufTYb4yuozK0XXOop5BvcDVkx1dchouYMr4cfjz2vkP5/9LXEmLg+t1X7p45RD8&#10;JcJhFm31S0ueQLBnQEj5u5Fr4pYqfPwiXN60czh5YTTyUHCZHDB5OUZ5e9ROqC1Qb0IVjVvOiUfj&#10;UI/iecfxcxfqXtQ9GEgmDo8swMIfHf8ItaUoAOmZaTRj0wA6HhupmRFnZlk+6fNVe4ba4W3o0Ztf&#10;EYWE5X9BfV5G0RN1pMkBE5cnLEca4jDn1VwEj+MOcGVj+LaovfXnReE9HNRzM+pa1J0gC15heEpZ&#10;iI7eLdPZeZHDaee5H+GAVMEWxMAYpGU4ELIukJ5s/Q7iWfJCVKjwl8wQzJ80IS0PFhYmB3xY+cPL&#10;xjf3o+Lsu0ALJ2Hkyqf0HCD1PN6/CT/XoK5H3WfXEOHo55vo30AZdJfumEBrj30MYihvG2LgyNHx&#10;qbH0RMv5sGfgpOBChT0th2Gu2CrRrRACEsKGyQGTtRSePwWVw5sb1pNoU14q7JbMG02uHB58B9r1&#10;HX5+j4H/083vKrLHoU9P4+VSEYg+3/c2rT48D45UZSx/XZk9AGysFZN0kTpV60f/qinFl695YgxI&#10;VyewoQ85JuvteNE8VD5PMEsJQkN4RcH1JbSRtx6cSp6J4pBZGinaDvSDwxZJeQaugVn0Z3vZLDoc&#10;j7C6WbQTOT6ATE6LpwohdWlIM15MCZcfoSF1QCH8Jpsp5EsOmKyj0Gd28OHDMbMWPq/orNeX0WbO&#10;SsQn/D+CKC6ZtdE3tksn4fdk2ht5+jtavGMUwruVwMeJh9X6NxOMQ0ZWOoLEZtGIVrO1q1jBwucM&#10;j6sbMEHUdPE8yQGTlU3PXpB7dJFpheDNfEjK9ST68A1+foYJwmcVpi1oZxM0jm8mhD2H/rq4GYln&#10;hlGAbxAO7Pxss53wBs1FJ1+iPo0nU4PSfCEmVPh6hs8ZTgppKeGrCORKDpisL1qQGG4c2ir4H7zy&#10;GYnurMPPZairzBYbEG2rhHbxSkc4dNHJuIP05sYBUE2DaXSwTYycnG7YcSkx1LhsF3qonpTzKWfB&#10;9rhcE+7kthzJAZOVDx2lInO6s3FufBZvwDk5IldeTbC14YeYPH+48R1Sj0JbSkCRQ7wJm/pFJ51F&#10;4plHKCXjEpbcJWxDDAwku2EH+obTiJZzsRoSNo/mL4IpUgOilHJfOWCycnwtqQMxi+DKqwm+DXgS&#10;ff0BPz9AXV0U9994P896Xs3w9bBQSUK06Dc39qaLSX9TCYSRt4ORUzYAzOTxCN4ystWbMI+uIYQL&#10;hNnqlrcTyp5BFLkb5P9v5YDJyrkO2B2YbwKkCydbPZ9wHGa7R5GjMJbiHdGUmn4FqZe8qZhPAA7N&#10;wvFNVxw/SyGoaUUt6IiPXJoy6TZCka1o2FaD6y70fSl+fo5JFeXKQwV15+jvF1LjQ7qZm4fS3/C0&#10;ZOzsRAwcVj4mOYo6VHkEId94uyRcRmEMDwprKYV/IHDjtoK/UZvK4vRX1CbaeuY7hDjfRBcSz1ES&#10;siZlwJ5fCyqiH57jX/gvC7746SCKEHgJlqKwwFAqE1SHqoXdRFVLNES4r8ZUKrhKYUYpaoI+81Xt&#10;MyAJPhRcjgl2WBYHI3p4D5vxSgU7XLh9HG0/+43TlsEGZtHZeGnXlulJWlj5wc34gky4cIDYT4S1&#10;lEKOCFwlB0xWTogyVganvRfW0X/+ekMjhYwsB/kjI7Mf0rXzCkG7bs/J4QffEDyxM5CP8ULCRTod&#10;d4AiT6eANAIoGKuKCiH1qXZ4E2pcrgvVCm/ufFbBl2p4BX9onwAe7B69pCDOJfDswXi21N37x3sm&#10;05ojCykisJzlg8LeOJxZ8LZMTkul0a1nwB+EDWOFyl+QljIcE3qLBwlfv3IYjX6HifSdP9zLEItw&#10;9aE5+FBnabkV+ZSZcyFw4e1FrtftmowX9Hxxys4V//Jj580sEEYGHbu8jQ5Gr6fvDs3HN2R1qh3R&#10;lJqV70qNyrSn0lhVFHBhJhqBOhgf5JX4OR8kwYdcLhc87w48hH0mhMsPh5eAhN/UthL2sGK4BgFH&#10;dYpGVKc7a4+glhUZIqHigPRwjFGskJYSzhMBjRwwYSvgRx8RrNIyU2j6poG0+dRKfIuV0lKbMxlk&#10;E4PIs7Jls3W9vXxwUl0cBx9sskA4jb9A286sxLv+g9iHZahOeAsQxV1Id3YblS3O3uEFVtjw6xGu&#10;wIgt7d5B5cNLqc+mbsvAOSaEj983n1pF7/4xQXO9BqUWWIeL4sFalirEZ6gU2kA2qtMrGBP2tVHF&#10;jQhkrxz4UM7wOo4PwGbhQGzLqa+oNLz+NFIogO+y7GcW8/LHqsRfW5VwRqPdF/5LO87+QCF+pal+&#10;mXbUvkoPalK+CwUWE84dKwLlnRDmuhYf8rn4uRIT0rAfNHQqQ4e3KuzOLlT+uriB5m4divOZAFvE&#10;fryx89hcYlwzaFiLmdqXgmD5FfJTBXWUuAEEricHA+JOka/3z6L1J1ZQmWAnMRRW4ZWFD1YVwb4w&#10;EfbzwvbDgYO5VbTl9EqsIGpRq4p3U9vKD9JNEcLhD0S60AnCXDfhA8+3DV+DJHhZm2uBHC+BPkWt&#10;I/Iilj2XcAQrtEdBjOk4x0GIt0LEW7StMvJM+JeToumBehOoYRnhpF0cMOhJZR4tg3z+OsUwcctA&#10;zPCn6Uz8IZDDWzgHKFWkE5WJgrcfITjnwCcHYdDO43xiDv3091LcdjShDlV7UOtK3aikXL7E/JEj&#10;agchrtt1kliRE0ngb3wkuwT1FiMPvV4mFpmip67vg8Sw0VTcv6Stbia4n0wMvJ2oXrIpPdKQPfKF&#10;C+e15HgfqhQAArxyaIhq+Cpg9eFFlJIeh+Ce5nAJ1tYtIApf3I6E+XNU5UwcZu7AzckG+gqHdy0r&#10;3ked4epbK6JZAcCnPZKjXy1HZRPt2fjJthIcPyC78J0cn1sIlRTYhbwNs+hziftxzhBhO2JgMDJh&#10;r5EBp6qhzacjGY2wac0XwJlJV5UCQoDJgaMaGyrxqdG07fRqZ6BSEy5vnW3ych5m4uYjNSORfvx7&#10;If2KwCcNSneEUU1fal7hDtyMCPs2GcGnFYT4sHE0SGIWfv4H9THUcUaUb5SZv+1J+uvSrzjstU8k&#10;p+v76MxtGU3d6z9LdUsJJ709xTjL4Kp0jCPA5GD4K3UfDsYup5zFHXS4Kcnh+m7zNSt7KJbE7Qav&#10;Jv6MWoODzB+pcmg96litN1YTffGNzDsqtxcmCTbEYZsR4ZBF3Jrlu17UznTYlsFO1o/ZSPPtRBK2&#10;EzVKNqceDTirn3B5GquGc8JaSkEIASYHwxP4cPR2fNCsZbKevZoI9uX0b14w6T5Gy3dPgm3GQu2W&#10;o0uNR3GFJhzY2QjIvN0QLqsOzseZDie4LW3CtZlwd3JUcN5OZNFjzd7GKo5DcQiV90EM7DinSgEj&#10;wOTA7sKGyrnEkzB59jf9qiG3zvAhJltvBmDb4ciIp1UHZyIF/XJqUeEu6orwY/VKC/s/GcLNqFDk&#10;mW/pw10TYU7O0ejtEcnpxr47byeicDvxDPAW3k4cwfOUFaTRCeWiHJMDz8R8Cy/TY1NADrBotHq5&#10;uuUIhDdjZjptOPWJZmDVsOytdFetYTiXYHOGwi0HL22nOVuQx9IvSHNCM+OZjquIaNsJhHyrGtaU&#10;ejUUjhDPB0pPmS0Wh6uYmFmfycFQ+DdeCjpwwAfit03hlYQXrkNL+OE2AOcSey/8QrvPr8E3Wke6&#10;G2a8bSrdUyh9vZB4nN7a2A/nCw4K8CnukpVpoTRY8iUwjEechiw4Vb0hs51YoIK3SAIvqcbkwNdu&#10;+caS9EYUej+fErbImnQjVtnnEmwzwb8fjt5Ib19cB3+O1lq04w5VuiMfoyEOFR4G/iZ9e1N/SnCc&#10;hXNZhC0PIBkUbTuRHE131BoB/5iOojixh6zVwhWK9tF08kwKHICVQ77nWdjtukpYIzoUs1k3Uy48&#10;y8j82uauv2cv5YP48BLRHk7E7aR3Ijfh8HIuJvXjuOHo41aS4LgMs7cMo6OwywgPtEdWqtzGgu02&#10;ygTXoD6NpLYTY7Bq4CAuqhQiAkwObGGWLzlwm9pV7gZ34Xe1eAz2o4b/R52dRtlXg7NSX0j8mxZu&#10;e4J+OLyY7qkzgjpW7SmzLP7HsL6781naevobxK6wNzGwp21yWhIyYk/TPHcFy0K1nRBEzE3iTA4c&#10;lbmTkec1LtuJWsPicMuZL3EHb6dsSrn33nnDEazdcEQlHab520ZgJTEfK4khSLLSB5aiwUag+4fM&#10;qoNzQDZzYYZe1rZnDNxp3k7EIoJ0+yp94PtyryhWvJ0QXmqIvkTJ54wAk8MGo+DwafNjMHU9m3iM&#10;zsTv0QJy2NFIJyc8NJJAdOcArCaiko7Q4u1PwfpyMd1bZxS2G73JRyAI6mbkmFi+6wU9oImNTnhz&#10;AM6BQLGh/hWQ+JazHAiXcWo7IYyZ2xSYHLajRqMaciUOh9Xe5E5fI+pxbzoUvRmBR+z9zXcj0k6S&#10;gK1EUDBdgkHV/MjHr9tu9NCsMvMqh6N30LytwzX3a7teWWb3n79MEhEodniL12HUVV500n4AYvhW&#10;VEnJuw+BYhxQFb4AP+ORnIbNUGFPxxc7fUMzNw2Cy/RqHKbZLzJRfkBc224E0/nEAzi4ZJJYSN1u&#10;ekrzCM2pXEo6g5uJvthGJJEfDj1dCYyTX/uK+u9MDPGOGGqEMH9daw0SbQ77TkjZVYu+SMnnjkD2&#10;FSZ7t7HnoOE1bmCxEJrY4TOavXk4rTvxMfbOHCvGsLptxoQPLvncgZ29zib8hSA4g0ASi6hb3dGw&#10;k7jvaj9TEDh1+qbB8E05R6F+8E2xUWDYnAYzIysNK6NAGtz0DZl5MQFfWhdtM0ks2hGNHDAQv2L1&#10;wEs4TiFnuPCyeGy7pfhghNB/jyzCCoJ3JvYKYWYUDF4F8HkEk8Sx2B1wt+6rWVz2qD8BRlXtaCHO&#10;KA5eWq9FjLb7OU12tqpHGkxGNPEGRiHMlvsS8/EzUSUl734Erjd+moTH34YqHKdrREtneK+VB96m&#10;8IBSzlD0Hlp4JZFtJ8ExJV5fH4kPSD3YTPwJ8uQDXHtfAjuzYifC+7URPVhvjOgsYFsGqagvoi9S&#10;8vkjcJUcwNb7sHp4Fiqcv0G4DGzyCr45g+jzP1/WgpNwwFm7ZHoWBoN7Dg5gT1C2CDkJYuCth71p&#10;wYkS9zc1PYX63zxFxhZkMubhURm8lY77Efg/s2kMzDsgCI4MJZVspVfD5/AhCIRn4XOIEh2OPaev&#10;B5hL5T0o/E3KdhKeUDSbBoS2uwXZqlpUuFu0y79DYYGokpIvOARy8ql4Cq/jrUU/mdc+UHcMnIcC&#10;aOkfY6m4b0ktCar97SllkLKfTlpGKsa8NPVrLGzTkAw02KYhw36oWLdH/yAHDFAaVg+PoksJqJzY&#10;RbjcWXu4FvdhwbZRFOIfqodTF36MUrAQArxqSIBNw+BmM5B0yHCIkOwezsK822Gh7npEU3P0xtTz&#10;MXBKuDigwOcQwuX2GoOwagjA/T8b/ARpAWDVCkIYRksoZId9q4WUAHfCrFywsG/PNEEdJV4ICOTp&#10;qg2SeE4nCKmkIZ1gVsyZteduHYaAr0jzpAiiEIa08F/BsTAcGRnYTrykbSMFy3jMs3hBHSVeCAjk&#10;G8cBAzdNJwi+xRC+o+xY7RHcXHjTbC1jkyKIQhjTQn2F07EqCp6q/Ykd8wTLZ5hf3wnqKPFCQiBf&#10;cuB2YAAX6ATxLv4pHBG0PcyJM/GftoLw9cIKwk9tMQppgAv6NdohpH856tt4suir2Kbh36JKSr7w&#10;EDBEDjpBfAKCSMTvH6E6M9wKlI5V2To7C3ESh1Iwcko4l5+ecPMvAJLFRNnYLSE1lgY1fR6Wn5yL&#10;Wai8rmwahPAqdGHD5KATxCoQxMP4/XPUMNHWdqzaCyHJ0+DJOBy3GGHYbiiCEMXQLPLOQ8g4qhne&#10;nO6qPVS0WdugwMmIVTExAkLkoBPEzyAIzsrNGZ0MZ+bOxuC26v0RZDQF8RBGwVCqlMdbUpp4buTZ&#10;NM0SMsNBfbCdyM9N/YYHsS0DO1blmXzYqrjYqd3C5KATxDoQBDtprUQtKwrIHbWGYmKl0Ad/jNcC&#10;nniyL4YodmaQ1xyrECy2TaWHqWm5f4k26UMQw1pRJSVf+AhIkYNOEFtAEBz3axWqcCSPbjeNQkLe&#10;ZPp072TNIckT3b0Lf7jd88YMbA39fUvgEFI4IHQUWvCSe1qhnlLQCEiTg04QnH6egxYwQQifSPVs&#10;MEHz4Pv6wFtUCgSBLBIF3V/1fBcRcF5dXkaOy0lUIaSW6NOmYtVwXFRJyRcNAi6Rg04QO0AQnP2F&#10;76srinbj0SYvU3J6Av2EKEoc60DdX4giWLjyqQhaU754TbofKz/BwubR8wV1lHgRIuAyOegEsUs/&#10;g+AVhDBBPN5iBtKkxdGGE59q+RuUmXURzog8Xs03FFccCTSk2SxcR5cQaWQmhJ/FqiFVREnJFi0C&#10;biEHnSB26rcYvIIwlAcju+s86Ua3XkSJjku05/zPCFprz9TzRTvUrr1dCxbriKUGZTrRrVV7iz5s&#10;BYhhjaiSki9aBNxGDtdtMfiak0POlRHpGod2H9t2GU1Z2w3BUXYjnDnHWVSbDBEMC1KW/ScyYT3f&#10;p9FkLReFQGHv3ikC8krUJAi4lRx0gojUDaV4iyGU3oizIU245ROa/Fs3BA05oS1d7R6I1STzIM9m&#10;OIO4RCNnaB/Ew2wj2uSZWDUcElVS8kWPgNvJQSeIDSCI7vj9a9RQkW6WCa5Mz3b4GARxN8KNJWqJ&#10;ZNQZhAiC7pdlq9bAYqG4oRAO78gZq6a7v0XqiYWBQIGQg04QHNGao0mxJWXemV5u6GnVEvXp6Tbv&#10;0tR1PWBBmQoLPM5wrbYYhTEhbnwHG6jFw+DpwXoTZa4uOSakcscuioFzwzsLjBx0gvgWBDEYvy9H&#10;FXL3vhnJUB5vOZ/mIVlMaEAxLS6EKoWPgANXl6WDa4IcnhZ9+W9QWCGqpOTNg0CBkoNOEB+DIMLw&#10;u3BU687VeyEv5SlYUb6AxL18xalKYSKghX7D1WXvxq8hOzYPoeGSDskX9YhihpWUoLkQKHBy0AmC&#10;o1rz2cProt3v2WA8XUj8m347tlzLSG33vA+i+BSkfHJaAtUs2Yxuh7OcYPkIxLBBUEeJmwyBQiEH&#10;nSCmgiDYiUJ4ffp4izkgiDN0MPp35MQopW4wCmES8aohBfknHq7/DPkiWLBAiYWscPhpgecr0UJC&#10;oNDIQSeIsSAItn/oK9I/P0zOcUi79+9fbseV2lkto5S6wRBBUEzWafB0mRrC4KltZTZbESqzsWo4&#10;JqShhE2JQKGSg44ARwbhFURXEUTYapKNpCavvY/SMlNVsFoR8ARlNYOnLC/q1fB5aAoZPHG2qjmC&#10;r1PiJkWg0MkB3yrJ+hXnz8DkZhFcakU0pxEt59KMzf0pzD9CxYEQAc+gbHYS3DaVusPgqa1Brati&#10;0zC+HBtSFRsgUOjkwJhhAkXpVpRr8U+hDCjtqzxMp+IO0Ip9r1IpHFAqE2v3zsLMzAzkuCwuY/C0&#10;Ey1Z5t7WqKcVJQJFQg46QRwBQbAHzw+oQpm9ezWcBILYT5Fnv0IkKbh5Kx8Mt8yhbDPprjWHURVk&#10;BhcsfHWpQr8JgmZm8SIjB50g2Mx6GH7niNaGrZx4Eo9oNYdOrvmLopOOX81mbWagrdC29EwH7Bki&#10;6IF6Y0Sb+wOIYbWokpI3NwJFSg46QXwKgqiG34VsIEL8wjUT6xd/u1M7oBQMcmruUSmC1jHhxifH&#10;0EP1n6WywTwchksaJNXVpWG4rCNY5OSgEwTbQNTB7wNFoKsZ3pQeQ+ARTpZTMpAdQIVO1kVeZXtZ&#10;jggeEVSVut00UrSvn2PVsEVUScmbHwFTkIMO05P4WQO1owhsnav3piMxO2n14bmY3OWVgZQIeLps&#10;dobsfjdPRByNUiJPSILwqyIKStY6CJiGHPDtk4TVw6OA7nfUKiIQDmjyCh25vJuOXt6CZDkqSIwI&#10;dizrQBTwciG1kSGbfeSEyiKMG2fJVsWGCJiGHBhbjkwMghiAX79HDTKKt59PAI1us4ieXXObNtH5&#10;38qC0hh6nOQ4AZmrHmk4GZanQnEhOcz828beoqSsiICpyEEniN9BEGPx+0IRQMsVr07Dms+m6Rv7&#10;km8gp9kzfPkh8hrbyaYgoE6l0PrUpQZzslCZBzI/K6ShhC2FgOnIQSeIRSAItp4cIYJmu8rd6GCd&#10;J+nbQ7O084fMLA56rEpuCPBZQ6LjCg1oMoYCigmZmpzCMxcoZO2NgCnJQYd8HH42Qm0vMgT9bn6J&#10;DsVsx/nDNgpBTEq1vcgdveS0K1QdLtmdqwlHk+a4kLytUMXGCJiWHHQfDA4ksBHVcDYtdi9+stUC&#10;mrSmC+wfUvQQczYeQcmu8aohOf0Kri6fAEa8DTNc/obkEsPSStCyCJiWHBhR/YDycfy6EtXHKMqV&#10;QmvT4GbTaM6Wx2D/IJwI3OhrLCwHYtACuTQl9lURLG9gXBIFdZS4BREwNTnoBPEdzh/4Ln2yCL6d&#10;qvWhvRfX0dpjy5BFSyXJuR47NhVLTkuibnVHi66s9kCVTd1V8QAETE8O+hi8gp8tUe8WGZPBTd+g&#10;Q5ciKTr5OAUhtLo6f3Cil5QWT3Ui2tEtlTl7gFB5E6uGFCENJWxZBCxBDpiQGbqDFp8/VDWKdjDu&#10;7Ue0nKdl0crISkeYe8M7E6OvsJycFv4tw4FVwyjgIXTdyy7ZX1iuw6rB0ghYghy4dyCIMyAIPn/4&#10;DtVwu+uXbkcP1XuGVvw5BfEf1PWmtmoIb0WtK90rOmk4kItyyRZFzcLyhj9kZugjJudPIIhpaAvH&#10;LzNcutcfR3sv/Ep/x2yFeTWuNz00/gOvGlLTU+m+m54kHy+hoWfHqi8NA64EbYGA0AwxSY/ZPfgW&#10;1M5G28NXdY+3mEXP8fVmhue6dychB0Xt8BbUppJw0FheNSiLMqMTziZyliMHTNI0rB44SO0G1HJG&#10;x6EKUuz1v/lVWrT9KVhPcnh7o5r2kHOGmk+ie+uMIh9voWFfDwQ4a7oqHoaA0CwxCzYgCA4xxxaU&#10;H4u06c5aQ2jnuZ/oj3M/eFz+iyTYNdSKaI1Q8w+IQMay09WqQRQye8hbkhwYekzYT0AQvLV4TGQo&#10;hjR7iyb+NxLbi2TRO36R15hKFosGrBpSsWrAWYPYqoFvh/gAWBUPRMCy5KCP1Xj85PjpDYyOXdng&#10;qtr2Yl7kY1p6PU/YXvB2onpYE2pbqZtRmLLl2BoyQ1RJydsDAUuTAyZuLFYP7Lm5BtXP6JB0qdEP&#10;24v/0tYzHL2azx/sewDBZw1JjkS66+ahomnt1qlVg9EZZU85S5ODvr1YD4J4A7+/IDJEg5tOpf2X&#10;NpEjI1HLnmXXkgrnKo7X0L6qsDUke17alzXtOuBu7JflyUHH4jX87ILazig2EUEVqV/jlxGcdghF&#10;BGJ7gf/sVjjn5RVcX/ZpNAzxGoJFurdJrRpE4LKnrC3IAd9wqfr2gq83Q4wO1W3V+9D2s9/TtjMr&#10;cXtR2nbBaR04dC1fvC6xE5pg4VVDuqCOErcZArYgB317sQcEMQW/TxcZI3bO2h+10Xa3F84oTwnU&#10;vf4LFOhrmC8Zuh2o34hgqGTtiYBtyEEfntn4eRfq7UaHqxS2F30av0QLIodTeBCvHoxqmluOLUFL&#10;4Wamcw3hVQPbNXCiGlU8HAFbkYPuvfkUxpR9AUKNju2/EFw18vQ3tPvCz8jbEGH57YWXFlE6lu6o&#10;NQKh8sKNwsByu1CVD4UIYjaWtRU56NuL/dhe/Bu/zxUZt0HYXkz4eTOl4xvXRyxsmshrCkWWc16W&#10;8C9DXWsOEn3fXOV5KQqZfeVtRw76UL2Dn+yTfIfRoasQUot6NphE7/8xXjeOsub+wgsh+RNSL9Pd&#10;tUfBRb2y0e6zHCenWSGioGTtjYAtyYHv5/XcF3wlZzhTyz11htOWU9/S0dhIKo5AMVa83szMSqPA&#10;YmEgBw59IVQWALcrQhpK2NYI2JIc9O3FXyCIl/D7DKMjyDEOODDt8790ReSoDNFISUZfU2BybNcQ&#10;j+xVHav2o/IhnHbUcOE8FB8allaCHoGAbclBHz0+d+DgBbcaHc1ayNx9N1YQX+9/G9uLcpY6nMyi&#10;TJyX+NNdtdmjXajwquGykIYStj0CtiYHNuTB6mEURnEzqmETwe71x9M2GEfFJJ3QM0GZ//yBVw2J&#10;uKFoXK4r1QpvJjJxz0P4XREFJesZCNiaHPTtxV4QxFT8/qrRIQ3yDaWBTabS6+seFjU7NvqKApHj&#10;rdCdtYQ82LkdH4BELxZIg9RDLY2A7clBHx22mnwAtYXR0Wpevit1qNqHNpz82BKem1cQOLZWeBtq&#10;Uu5fRrvIcnFq1SACl2fJegQ5cK4FrB6extD+hmq4z/0aP0+7z/8XptWcVs+wR3ihzyAtcCzsM+6q&#10;PUz0EPULYMPp7VRRCPwDAcMfFKtjhw/BBhAEH1AySRgqbCfQo8GztGTHaP1w0pxnDxzMpUqJhqLB&#10;XDjMPNuDqKIQyBEBjyEHvfccuZqNo2obnQ988r/x5Nd0JGYzFTdh1m4tmEtaIt1WvT+CuQQY7RbL&#10;fQvC3CWioGQ9CwGPIgc9ctREDPFXRoeZLQ4HNX0dtg93UCYO/NhvwUwlHdmrwgMrwrahh2iz5okq&#10;KHnPQsCjyIGHFgTxNbYXnNbN8KeJrwa71hxCqw/PQdbuMqYJK8erBnawurfOAByalhWZuXz28ruI&#10;gpL1PAQ8jhz0IebVA0eOMuyy2KPBeIo8s4qupF0iP59AU8yUzMwMXLWGgrgGi7ZnoQoBJwqZ58l7&#10;JDngg3FMDwwzx+iQh8CVu1ejF2jOlsHkHxhU5H4XTlPpWGpXuSdVDK1jtBss9yfqdyIKStYzEfBI&#10;ctCHeiF+9kI1HHeyU7XetO7EF/TnxV8otIgPJ9kpzAu+IHeIGz0tATkmeeZ0V70WQcBjyUFPqzcB&#10;YK1FNYzDgJtfpkm/bIJjVjpsCnxEsHarLGewqhvRluqVbiPy3LMQFsoSJvJwJWsvBAx/KOzVbWdv&#10;QBAbsb3gFcRIo/2rFtaQ7qj5GH1z4G2ElStfJI5ZfBDpgNHTbTX6Y3OBdFbGC5tKRxsXV5KejIBH&#10;k4M+8OzWzZ6bhiOjPFRvLG0+/TXCvkcVyeFkanoyVQipTa0r3icyd+Mh/L6IgpL1bAQ8nhzwTXoJ&#10;q4fnMQ2WGZ0KIf7h1BuHk7M2D4LlZGChBqV15qKIo251xyKqdHGjTWa5lcpUWgQuJevx5KBPgY/w&#10;sx+qYa+lW6v2orXHPqe/on5FENewQru9SEekpxD/stS5Wl+R2ZsJ4aUiCkpWIaDIwXn2kInVw7P4&#10;tSOq4dx4/Rq/SP/+ZT1CrKTj+7zgDyf5dIFXDbdWG4j4kJVEZu96CHPGbFUUAoYRUOSgQwWC2AmC&#10;YJPicUbRqxnehLogrP2Pf8+H5WTBR43i60tvL38YPQ002sRsOTZ64tWDKgoBwwgocvh/qF7HPx9C&#10;rW4UwR4NJmiWk6kZ8UjIK+T4ZPQVV+XYwapuqXZUJ6K5iO5BCK8SUVCyCgFGQJHDdfMA364xWD1w&#10;tm4+gzBU2KehO9y6F24biYS8AQWWjjf7+rILvC9J7PryPWX0ZGgoldANCChy+OeU+BT/i7PBsO+F&#10;oXJ79YH027HP6ETsdgouoJD2nBS3XPEa1KIiZ/szXGIg+ZlhaSWoELgOAUUON0wH/XDyOfzvDaiG&#10;wj/5ePtQX1xtvvx7N6wceGsvZJiU74R0Bo+Nh/HVCOL4lgLlS/TnpIC8ElUIXEVAkUMOkwEfqG3Y&#10;XizCnzhytaHSqGxHuqXyw7Tx1AoqEVDKrW7dbKod5FsSAV0GGGqLLpSBn8roSQQxJft/CChyyH1C&#10;vII/PYhq+M7wkUaTaMe5H4hzVfp4+bplqmnXlwge27pid9FENeugygmFVVEISCGgyCEX2LB6iMLq&#10;4VX8mX0vDJXyxWsi8MpT9NmfL8EOoSwiR7kn5mRWlheuTIWMnri9S1XMBkPDpoRyQUCRQ95Tg5fl&#10;j6K2NTqDut00ktbDrTs29ST5+wQZVctVjoPHVg1rRI3KsH2W4XIEkur60jBcSjAnBBQ55DEvOB09&#10;Vg+TIPILqqHgkezv0LPBRJq1ZRAFBAa7ZFbtDB57hTpU6Y40d0LblI/Q9kQ15RUCriCgyCEf9PAh&#10;WwuC4BgIbGBgqHSs1oPWHP2ADkVvQsRqeb+LjMw0HG6WpvZVDIe75PYloH5iqKFKSCGQBwKKHIxN&#10;jykQuwfVYMxJL81rc/LaO3GxmSkac0FrkfP6Mk7LuhURVNFYK51SP4LQDokoKFmFQE4IKHIwMC/w&#10;YTuK1cMMiPIBpaFSr3RbhIvvC+OoZfC7KC18tamFgYMBa5fqfOQhVD4QklbCCoFcEFDkYHxqcLYs&#10;3lrcZFSlZ8PnaNuZ1VJXm8npiVQjvDnVL2M4xCU3ay8qn4+oohBwGQFFDgYhxOohXo9YzebVhkoZ&#10;pNO7p84I7WozPLCs4dUDH0SmINpTB5w1CIaBW4Z2phpqnBJSCOSDgCIHgSmCD95nIIghULndqBqT&#10;w7oTKygu5TRCygVDLX/bh3QcRIb5l6c2lTl6neFyGZIrDEsrQYWAIge3z4F/44kdUA0FhWFHrO71&#10;xtPsrRxSDleb+XADp99LTL1MnXDWEBFYXqTxHAbutIiCklUI5IWAWjkIzg98ACOxeuB4k8OMqt5a&#10;vTf9cuxjOnBpLa4mOZ1ebnFXvCgtMwUJcYPoPhhTCRSmHMNu5gLPVaIejIAiB7nBnwq1h1EjjKjz&#10;ucETrebQi7/eA8vJ01TC/5+OWXzOkAq37ITUWBrZahFVLdHAyKOzZXbgF/YiVUUh4DYEFDlIQInV&#10;w3H9avM1o+rsdzGl0yp6J3Ik7b+0iYp5e5FfsQDtwJHPGFLTU3FoWYmebjMHMSIfMfrYbLlP2JpT&#10;VEnJKwTUtqJg5gDn2WQfasNXm5zT8tUuP9LGk1/RjrO/0tnEfZSRyaRQG5mrWsAluw+yZZcWbW0s&#10;FDhruCoKAbcioFYOknCy74Lo1Sa/ytvLG1aP3bXKZw/8nw9yXrpQPlMHkS6gp1RzRcClWalw1b6x&#10;+WCyswwWXiAKH2P+XLk9np2rZsm8W+koBPJDQJFDfgjl8Xd8Y2foXpscWEXIbdKF116vOhNt4OjS&#10;qigE3I6AIgcXIcWHcwsIgkPaT3bxUaLqkVB4Q1RJySsEjCKgyMEoUnnLsUNWY1QOK1cY5TxeMhDE&#10;dKUwXqbe4ZkIKHJww7jjQ5qO1QOHsy+BepsbHpnXIzjc/MN45/4Cfo96vIcjoMjBTRMAH9Y4EAQb&#10;RnFouQfc9NgbH3MC/6M33rW5gJ6vHqsQuIqAIgc3TgZ8aGNBEN3xyCmoE1HdeUj5PZ43Eu845sYm&#10;q0cpBHJFQJGDmycH32DgkS+AJH7WSULqmvO6ZjEZvI26QEWTdvNgqcfliYAihwKaIPgg8/XmbSAJ&#10;3mJwOCcmCT6TMFLYkYr9JTiV3Yd41kUjSkpGIeBOBBQ5uBPNHJ6FD/ZK/O+VIAlOjtMSlWPMt0Kt&#10;hcoxKTmqNd868HnCLtTfUfma8k/o5ua+WcCtVo9XCKgs24U2B3QTZ4638HWhvVS9SCHgAgL/Axv2&#10;EfslqQOhAAAAAElFTkSuQmCCUEsDBAoAAAAAAAAAIQDbhiQVvh8AAL4fAAAUAAAAZHJzL21lZGlh&#10;L2ltYWdlMi5wbmeJUE5HDQoaCgAAAA1JSERSAAAAUQAAAFEIBgAAAd2IeqAAAAABc1JHQgCuzhzp&#10;AAAABGdBTUEAALGPC/xhBQAAAAlwSFlzAAAh1QAAIdUBBJy0nQAAH1NJREFUaEPlWwl8TUcXv0Hs&#10;WjutvbRKaVFVrYSuSqm9DVVbLS2ltqSWWPq1drWndlGSIEKpWkOE1FYSiT0iQWInFBGRxrvnO/9z&#10;37257+U99fKh/b7v/H7/N3Pnzcw9c+4sZ86cUf4j8npTISKVOAo4pyHdPUm9sJLS0tJITZjuvEDz&#10;VxVSD3YTeHp6UpMmTUgNfyVrActKZQ7N5tdHTyJa40mfffYZlS5dWjJLeohdgYJ5JIEKFSpE7777&#10;rmTCszX8DnkMysjImOY/byrRqRlE50MMvPzyy37WLJlUo0YNeuWVV8jd3V1qHDt2LB0+fFjepOUw&#10;0ezZs+ns2bOSEejbty9FRUXpz7aUnJxsZMyVK5fRSGuaU3LDD3+ZXPL0SAifGQgeoHhbk7KSmjBD&#10;eMMnBkIGOcisHvxc+8Rx4yTz1bN75ast7qMM1nIwpc8vSuqmlqTuHUTvvPOO9AX1+HBSQ6vpX8xd&#10;Mt4OUlLd3XNJTegHwKGYaMd9QE1arH1ShuXYd/JJ1SsbkUlEZtDJkyepTJky9Oeff0rN1atXF3D8&#10;Q8lgIsmgZwSKFSuGsBkjkxISEuTPF198kT7//HMqUaKEXuAN/G/QypUrc3Ig/ERGRkorw8PDXfuU&#10;7eordPnyZXnDGh+TXLNDX3dmsd74PQv4L1rS18XKv+3DHzJ2tIaj3tKlOdmAesBLgPiqwYoPh87p&#10;7RpcYFsNUrfXJMuhPsbMAaSnp1P9+vW1SsNrSRfTgbRPGyhtpBIztXpNKZYvtzYpqFvb04ABX1Op&#10;UiUo/UwozzQTaYSvL/22dTVdP7WDypUrp/UyK/6cpdAfi5UMria/Vpst5bgSUOQ6h0ZTgbj966Rv&#10;0zorAkrL8/WpzMB66UdjGTkYjumll14i9FZMQIijb/HsJXEAk9Grr74qExLEgTQu9qJW2jlJgdy5&#10;cxucmns4Ji1Utm/fPr23A28znNPmzZvLXWO6e/fu/Tt37lhSUlJUBkJLamqq5fbt2/KM//CMkIs9&#10;r5V2QjxIyzZq1Gh39+7dowBvb++Ynj17Rurxb775JqpXr1778czpBxFysde10n8XYWLCRODv70/3&#10;g0V22myWHUJlo0aNktlZR7YrTd/iqc7+cVrW8X7ntD6d5tZyPgRRuCfNnjFeVv57f8RJN9GXBoCu&#10;hRGv4w/HKSpb+OMYbeKI6UWLFi2iggULSqU6MHFQwqy/bj6aMmLAxzYTBiYGDD38DWDB1ScMOuHr&#10;nNP0ICVjYM/mpIbxTLT7XZuZiP+mNm3aGJXqFUqlcWNJ1Sq1nd09q1lnlQUFNf3mZBCvaw15qmtO&#10;W7ZsoSpVqhicGpVZZyGkMXqgHoPQXPypLq9KauJGatbsA/KbNZ0+/fRTWTBlBtJDa0U6ShWWCn21&#10;mjKpYuIchb7++mvKly+v/lYaPXq0TYVG/HdfqQx5crkpWzksw8hC1SImPW1UpuPy6RjiMa7Nj8G8&#10;/m9ozLILoDzubpQvr9s2zvMCIyvxUHCPjY0NitgwW5Z89RiPEuvyj6XfEvG+ptnxc3BwMIWsWHSB&#10;izmuDDRt2rTC+sQaEiLqoMShGkyaNEm4xHPbtm0lhGbI0xqmMcdkXyEnGeDFnypWrCj/lS1bVsK8&#10;efPSvHnzElDWIaFCDqQCzkgBAQE2FWLRQjxHjhwRCMuXL0880SLNKeVlGBXevHnTqBBYtmyZzTMq&#10;vH79OuLOCTLht8p0z1sCmeoBXhoE9+7dM9KQ55dffllhLeqYmjZtiiaJCp6YmCiLFZo6depU6ZPx&#10;8fHcGcjgcvLkyUeloDMaM2bMhn79+h3AetGlS5fI1q1b70O8a9eukcWLF9/Gy20Envv37x+D8LXX&#10;XttgLZqV0A8ZxiLOcfOA11VPQwXl/23V0UdJmK3uBvGH66/QWYxxnhv2j1O8+C/onX8vgZkOHgqN&#10;HDmShWBL+BsTu1UrzP6CmV3CCsQKIvkO9yG6d8E5/rwhzGJu9++tDOL442cWzHnwujFr+gSi5B0a&#10;Lq4murRGA+KOcDNamIXkl2g7sEfPLJgb+aUnLfAbR+oZP1LjJ/M6/q3Eo/ZHUIUKFYQJ1tbo0pmD&#10;EofSOnPmTLqYwNvDo4MFdH650Q1+flTdAC0fxcwt9GOGDvPSfai3LXa9xQpHT4kPGzaU3NzchAkd&#10;atx4LdzHKsBvDTJx4luD2eX9ZCPsOrM8WlWPFxXy6d1KW+p31LVVWuzBebDgQrNEyFUYgMaJUFcZ&#10;zCD+GvgPwrBuxP+a2btLlPK3lyr0Ws1KNiqDurgEqZtbER2bw5v2RawQDSE1qmsmk2fmUb169chy&#10;9ieaPn26MGrdXWsM7m3mkEn1lwpa/Tu+IPecGrOcvzp4cUrpy5TpLXnU3pluYnD5C1xJT025Yqj7&#10;fEnd2ctQWXS1BasnXYmg/PnzU926dSnj4ibi3YQswymx8zWmNlYx6rUHv15ncjSjIPhxRu63Fivn&#10;Dv2gEAxVKKz6F6X160KoYcM3+eW1qGTJ4lJhzpw56f33WXMxMYtn0bPwjJf/8g55eXlJGvJToO0X&#10;0pHDjUNm0D2Xsonr/pjxl4sAlqZqtwLz3D00PXN36AxQYHQm33rrrUwmgZ8bEM3llRHxK/tlR5kv&#10;Xz5hLJW/Vi584jV5UE8oA/tgbAZdWhqx5lY7F1zmcujEUmI6ox3NnePcz4y1GrYwU2aElOB0nkev&#10;/ka31npS6ZJFyBJanooXctvO79CZc75Rd0Zr164tpKuA2MgjxGYe6iDiGzZskE094tjYY6Do+YHE&#10;M/GyyTenYe9ufmbthL777jvYO7I3X5r1VEdMAj169JAQTELxrVmzJh09elTS8Nl1Jjt06ED/8v3C&#10;YPKNN97gPt5Q4jDa8Os+0N7qIpl1X1SOiTpPnjyiturpOszWDOjFCKEwwrKBOMphVYKFA8+w5WJD&#10;iHhCQsJtDhswXCdm5mkOpKLly7XljBVKg8k//vhDQsDMJLYUCMGUziS2v6+//rrRAJhioH8jbtXB&#10;bY2QLpBbgQIF3l29evWJixcv3uO9TQJLc+2gQYPW8vy3t3PnzmJt4X4ZzfFj/EnPf/LJJ8m8073R&#10;uHHja6yKH/niiy92c5eIRB5nwP/8ribaK7NBycnJ9Pbbb1OpUqWMdRl7AAySwoULSz/cuXOn7J9g&#10;z33qqafIz89PBtS3335LX331lUw5Tz/9NO3du9cwrmPORFiyZEkKDAzE3FiVkT3iT5oGcy9WEDOT&#10;CMEUPhs6ftWqVenZZ5+VvoaBhTjvfKQxGMGoA4TGoiw2PAjRL60bGltTsouEqaEOoxXjfUZLaxxA&#10;vDWjBeMja5qejhDpGLV4xuc0l8W0o8dhPS/N+D8mWqW8hzUXm68g3oRhM4ZNGf/1QAXhiVDGcqWl&#10;1XomFjYcIkBvbFtfUxQ4vaRk/DtIDclkzp6wY2zfwGCylBR4kpQRpHyUyVymKdYMmGnlzDSTyce3&#10;0TdTxlaPJmpobY053p463LZaMWL4NwSF+YkxmfFrtQ+xQxTdMDUxq+3ZAYZ49yOc/mB/xFU8PibV&#10;HQ2a0s8FRTmlO3HavlrfT19iPdF+P23CwL7dZE/+2PpkRljDFup2q+SubSf1fLAY2wHd0geYje72&#10;8OnflZrVeQxM0jaPVhaDuW3axh8beYQMpCMboJ4YKcsd1t2uXbvS5s2beec41Nj4+w7uRh+/8QiZ&#10;ZKm1NJi7uCrzSBLAESRLZunSpTZM2iMl4WfjuBIY5d3p0UxBPAk3t/xaVl6uJvlntUjE9CJ1VyOJ&#10;U/JvogNyMQPDhw2ldu3aQeW3tUj85kGjBnnZS9K1gaMGK02sRyFEp3+0tT6Ysf9jYbJnz57SEPMG&#10;H7h3766EWTb54bXIt387am7bJx+OSZZcU2shoth/aRUeNFke7LHnfVo4f7YwCBQtWtRgEPojwozT&#10;C+wY1PBNn1YE08xDT0HqcqWc9byHmfteO7kOq0nq9pdJje5JlsN9OeyRhckjB7bIJknlEQ4mdb0P&#10;OBMX5ZA5HTiXeusllnagcp/zP3jthuRgV4F9JdNK4Ebqqjrcd/oy00u5z00gy8GeNgz6+vqKUqoe&#10;/tqQJKoD6tThsg4YQ6Npjpu8o17NSgQ70tsviZUsH3hxSManNZhjZoNZint8NFtOzGSeLuaQGvqx&#10;ZlVY25A37DuEoXNnY8WmqDOIfom6AHvmKKiwzTvgjYJPvWmYcpjzOz8gysLg/Lykrn+fKGpsprFp&#10;B0tvY3PDDHLu2G/CkOX4TxLi82IOVJMC6M0337RhkAJtGdMB41aLugotG6DEcv764MUh3Q1QbpYu&#10;zNvMKdbCC/KTuu5tHq2jKPHUIerc+VNq2bIZvfDCC0QRX9HUKZPpcOQuotD2wiwYxHRDS8sRrdPs&#10;ObVq1aLrJ7dlYcqM/HCqYOHkyaWsYTZe07hxQGWKK88jIyxTYrLjPoJP7OFRn19WnzdJVYyNOBi5&#10;cjzUkCTt/FIYio3ZQ7SsqjB5KzFS0rDR2rQuxCFzJQspdGgyb+xnKqlc7yxGOfDijNzz5Vba6p86&#10;ZWkNCXEMqjsimQHTBv0+QmPw8CxhJunEXu3ZvxhRcC1hHPnQsK5du2RhLpHD65prSTADm/q/9AfC&#10;XqI9zGcwo3H8gTgZuVVj6II2WOjO+Uypzs2pmeo4jvNebGHpNGtAzFS5IgrFTMtNyUvygLmVjLYM&#10;h/4vjqhgsUI5OsHPBWe5/PxAUFhH6tOnj8bgrVOZPjPAfGaKQxz+wVRC8xWqXEKhnZOepguLnrrL&#10;5V1mTqeCz5dz7wpbX748bnR6pZ3N0IyTszLth3u6ZbUhBnIjrvJgiuxP7Vt4EGySpxY8e4ffkW3m&#10;FIvFMuXWrVs/Ru4N3Q3/tilTppAaZz3kZlgOdM089AaSlmmH3okBdH9XC560vbVn4NxKong/ighd&#10;STF71pDKii7vWQ7ya9oxCsgLXaUZM2aIba9Tp06Gl9KNGzckrFatGv2ZdkvizZs3p969e0tcB1z/&#10;bpwNt0mDSQTlzGmnT5/GGlxCe6OL9CAGAd2dysxg//79DUtsamqqkRd9b8eOHQaDYWFhEloNS90Z&#10;OE53jf6Kwfbt20sIBjFAYHn18fGRSRzpKSkpRt7oqL00e9oIg8E7d+5ICO2bXzWVUVRe6gqBQZja&#10;7BlEGsxrnEUAxpo1ayZxMK2nc/81pAmmz5w5IwyivO4oiYMiDmcwijNcI2y8OaCPPvpInNowh127&#10;dk3SdJMc8CAG9XilSpVgAjae4WOA0LpW/4vxFMM1QqfmQBjUbYM6g2YvvIdhcNWqVTeqVq0Kv5gs&#10;/zHGM2And410BrHY6woo+g5CMKxvN80Menh4SAjcvn3biGMvjX6qP9sxOJPh+ie+fPnyrxwYFcE4&#10;Pnjw4OOIg8GYmBhJNzOoA10gLi4OGrKRhsGkxx8Jg0zFP/nkk1nx8fF3T548mfLcc8/trFy5cmC/&#10;fv1CYQznF4qLSbdu3Q517Ngx3svL6yoM6kD58uWTWPL7YFQ3G9Adgd+DUZwtBt3S0tJSebpQt27d&#10;ug8OmfDE0T108Iy47qRp9t6xxu8jj/6MEOX1cgAcO/k9MAO7vtSpqpqHA9lTwG/Y29ub1qxZI5Mr&#10;Rh/6JkYnzki4AfK5YPHHcS3iONSBHrhx40bjNOCDDz6gH374QfyYsNpAw+G8HRiuT9R79uzB5oWS&#10;kpJkfzFs2DBZrpCmM4jjCvRBlo6kQ4nVGcRIx9yHgx/Mgzh3Rl9dsmQJTZs2TfJYGfyW4bq5ODw8&#10;PC8GRpEiRcRiitOi/fv30/z582WLCYlAmph4dQYLFCggIx6DBOckkCIY5L4rcdQDj8RNmzbJmQr3&#10;5+wzyJSDJ2ufIUOGHChbtuxWXsYO9ujRQ/x2Afj08hz5O6eJb5YOnk4Owr+XB8seLhPN3cMmj9Uv&#10;2KiH3wOPxmwb3LGRbspAR8Z5B85GzGceeIaabk5DHOnIjzOU5gzkMZcxn5XUY7h2XEtErKtrzmMc&#10;mgvbp2UxVVj/c1RWJ1axHab/84nmKfktIUoQNm2OkLZMWTmuk1KMs2Jj9WA7zv8bqcFKCwjJEqyQ&#10;fx/NRMTJNkAa/kMe5N08XOnL6ViEXLu58r9GGSuUVhAIjoa8GmjCwiaCt208mmwJadbZU46JUAZl&#10;ra5usDD+dw6/7JLe8yAIuIVykvWqw8ORrvZ3YMHrwgweaCPM/92hnhFarxkaDGN9uzc04Y0YMYy7&#10;WRrR/RTXwGVGjhgudeBu2X2uE3UHate//veEmbGtQVOcSeJ0zftzTzkDHzZkIFHaRaKUWMaJbILL&#10;ch3DhwwSYTatpYifMIRp9bv87xemujp/E5yKUGgt+qKDZjT2mzGZKPUs0R8H5KiSroY+Gtw+Tt79&#10;e4kwX39eEyTe/V8rzIytHs31njewq6fsCQb27Up06zDRlQ22uLye6NwSupN8SlRvqPDYGCVfOUd0&#10;fhlRkr9ruL5H3sVs0HsvZ/bM5dql33/+ApSx3bMlhIej3eG9tJ43d9Y4btguUs8uIBVngqfGk5r0&#10;kw02b94kQ9xsCwJggpEyJ8dQ6vltdC0hjNQrm7RyZ+aQGj9V/pM8dqBL62joQO0KWOt6mQuQ9f7C&#10;P0+YFO7RSoQX5kmj+2jCW/DjWOll6qnJjEmZwOE8nOKPDzPSbl6MkTIAHOdQJQALILbj+i7XGXAr&#10;X8WdONRrg15EiQtppHcXyQc1ylCNfP4hwsxYXbiFIbzemhAW+nFPOBdE6jEfwl1nxxhM6v62ms97&#10;/BQ6nRDHPXU+97ItdGDXBjp29Ijh8OcIsGNERf5OwcsDjXyHo/eTuo/r29vUAT7kjzWRRnt3lLxm&#10;YVqv6z/5OVO1HttDVWnzuiLmhIUzRxKdmUfqwc8fHpEdSd1Rm9SIN/m5G1HCVBoyZIjRK2E44tc5&#10;BEwZ8dG/UsDi2fIMU4flCH8guTvuBPwuOj6cRg74WMq0Zt7RBrTFejP+8QszI0RpihVP5Ze+z5M2&#10;J9HQvm2IToxkBuuwUDqJMFzGvhbcyFdIPfAJDR061BCiDrODkT1CQ0PFnRXxHj16cA9vo9X1QNQS&#10;nof10zyd0Ra0CW17bMLMWKY0wdcCoD5wEg3s9RHRSZ6H7Bm09qpsgcsuWThd/HghvLS0NEOoMJOb&#10;bfxmDBgwgA4cgMrECw96tj1PDwDxwjSI24J6dNUI8P9K7qQ9GmHyTmAXKh3YTGN4cNcPiHZ+ZXOE&#10;nQk3UhcUJDX4BVJ/60KW42PJcmoKYzJZYkdpDjCOhGfGnTNyTA5PsfSbpzjtc7p69arRKzHEzQ4y&#10;OqQX7mnsUFAPRFgNosCnuU19pG1S17vcFm7zxQVKHD/D6RpnZq7f/QCxAAegshFtNUavbPEWQTkU&#10;3uLipK5+jdStXqT+PpwoeqLmVhIbQBS3jBeT2dzIQaRubku0thGp2z7iCb9D5uUrnqtWhQSLoHAb&#10;51byGS4zSE4sdQGa8dxzz9kIEUNa3d/asaDssbkq0cI8DttxlduI+ny5zWj7wi/l+hEMqjCsui7I&#10;jGBlLiqq85zGqGVu7qwvnpOD1KVlSF0L5ZoXh8gxhk+OgZgfSD08jYU4kNQt7Qi37g0/CCuuHQ81&#10;BDRhwgRRuLEC4zI99EfYzvX/x40bR1cuxEsctnXwBqQd5/c4EtrW6jw6ShqeUQ+Cym1EXbUr8TO3&#10;fd1Q8f35hgEvfudeVM7owlzlU1S0yltjct2XWV8q/kIrXiR1PYZSD6IDo1lw3AtPLKQrZ6IpIiKc&#10;Dh/YzmrPJtoTtooSD23O9H4Bdn5BSUfD5eIFBLdq1SruocPkv/NJZ0VQDRo0kBM76JDXTu/lntud&#10;P0p/CgoKkv9xdRDD/0rSIaJfKxMtK8p8OfjgD4Ffe2ttRZvR9i8bK/v4GYcXGNaFGC5T/sTZynxU&#10;dnSqdokNN/ruTDO9eF5eUgMr8FCuyw2bSj8tnkf9+39F3bt3oVatmtN77zWi2rVr0rPPlua5Lqf0&#10;KjQaJ82tW7em9evXU0bMj0TrbG8B0rZOclyk9755c2cTbWZNAO/0L67lOTxD5kI9D47ZcSIUfyiC&#10;aH6BTB4fEqWf0tp4hNuKNgf2URJZBoEMGIBrMHBm5zJhVSpSvpjyzh1/5QYqPjVT+1IQZop+l/Pg&#10;eJo04XtuxAtUuXJF1hsrUaVK5ah06ZLcqAJZtnMAehYavmbNz0RwajQLEDg0TXYiuoDEmUz/b2lZ&#10;7b1wLlv7Ft2PX03ff/+9kRfndXjn+HG8a9rYwkZQjlCqkMYT2oY2Xluk3MvnrmzltCAGdjZw5cOF&#10;sWyv0igIxx3cX/JKWZojnVbloFN+OM9T5HpmhWe1e6XZAXYcaPipmHBbIZ7fLgedumBs/Ml0zNeu&#10;etLqeplpf6bIKSymAP3jSfmjfjaCy/DTeh7aEDcrB6FNN4Ny4GgZV0XhTYUbmThNq8xwfS50QliZ&#10;cGZYzd1d+fTWiny31F+eon0/FKDcuRwLyBXgEJYi+nDP4gb/0ogo7Ro1atTIJMRz2n/2CKlDNJeF&#10;sIjVlLUeRnraxYNSDqfOgwZ+TbSiOi8sCt3koVqxmCI8751cgNCGqwEF7+Vyk54H4Y1jwB0NV1rR&#10;ebKn2vwFGcIsVzpHl6sBRa+qm56hsAnFKG9u7ctD3YAAXEV0dLTMkS1bthSHGh1t2vBceDOWaAML&#10;yBlWVuC5knvZqir0R/IlESDqPBLF8yP/n7ygNFUpqQiP4BU8xy0pnFq4oFsY8/zEhGdPujCr16jg&#10;3u18SMVLlm1VKHRSGWG0aEGFEqFShHAvcRXrihGFsxqUHawppNURxkOcn1M2NaT2LT3p3Xca0v6g&#10;FmQJr0Fxi8unlCgsl6jh24ph+8SFp1y4cCF/eHg4jRkzxgCcLq5cuSI6nJ6G+N27d+ngwYNGGm5Z&#10;3E25QbdPBeOuqJE+Z84cun//Pq1YsUIWCT1dB5zmInbuIPXedbod/R2lxc2Xey/2+XTgSjPzKe+z&#10;/2/ixIm4TazeuHEjffv27eMLFCjw5K04uNqsuyrqgEcgLozrXoEA4vAONF8eBz788ENSVdW47Q7A&#10;Cwv+lzgy1T0EAcTtn+Fxo6qWLLfhzYA3DgRp70BqrgvAFevjx4/HcLPeZOAcOyfa+NgJl9j/EyGi&#10;YfBvehghwn/q2LFjhp8ogPkuJSUlixBxax/77OjIvXTsSFQWIeLoAeX0m/wAbJNwjuVmQaHGhXmo&#10;Mo+f/hMhYvsG/ywAQoQ7FNQcNBBCxMUq2Ap1oF4sOLguBJMYBAwhOBIiPsTu3bvlSjosQPZChHVo&#10;7dq18m4sfrgZDp2SeYRvInxf4TCULdc+lwlCxAE6FGYYQ+Er1rFjRxEiGATjAOIQor+/v0PLixnI&#10;C98xewdMuLJGRkbapEGYcLzEUMR2D8IGH/gYAPbT8fHxMhcjDui+veZ68E6c43h4eETw8yTGewzX&#10;vZyzQ7oQOWoAqgi+PASrp4FxMMlzqJGG8xIIWH/WkV0hmtPhdXjp0iXLkSNH7sbGxqbu27fP5n/0&#10;PJSzN/Leu3cP4WgG5sVs7Y9dJggRfp4cNQC/Tbj0moWI3nHz5k0bIeJ/uFTa90xnQsQ8FxUVZZP2&#10;ICHyipzOw/ky83LBmRAxcszp169fRziNAV9AeJ09fvLx8Sl07tw5G0YgFLNZCmjcuDGEeN9eiBDs&#10;pEmTbPI6E6IjwICB+dNeiGZgfrQX/l8IEb7YT25OZMrFDanOQyYKvQ+WFCwQuDf6/PPP04gRI+ji&#10;xYvUvXv3w9yTDmBhgHcxAOtNcnKyBdDTAMyb0BNXrlxppNlj4cKFMtctWLAgdfTo0TdwvuIoH4DF&#10;7PLlyzZpM2fOlKELndScDl2W2/TEhQiCWagiAy60Pjxpz2L8xFjGz7B+LGLgrkIfxmcMnFn8wJhj&#10;hR8DjCOczZjLmM9YyghhbGSEM3YxdltD7DJwSwB1QyUZyBjFmM7Q680OwAeOTqHiFGE8GSKiXDz8&#10;jmIuxKoHwKgaEREhQwTPGN5nz56VMxPsXsqWLSvzFqwz+B/5cGkJag/iAOa74sUzrUIYurB0YwXu&#10;3LmzpAUEBEgZfV7FruSZZ54xykD3w6jA9Z1du3ZJGt4Hoy50Tjxj1wJffRiDt2zZgg/XkIG7l7kZ&#10;T4bgs89DUhhq1aoVeXl5ia7XpUsXaRx8+PEfdg76YgNBwEQFxRnP8L2Bvoe5EHMiXEngPq+vnsgP&#10;lQU6KVZ16JVI56EsKz9PF/JB6tatK3VAaKgbBP0PU4w+x2JbihBDGiE+LASLewGchrt6OAKoy8je&#10;fb3skL0Qa9euTYUKFRLlGELEHQH8B+UWQtTVGlyKgOILgyuUcUz2EJwjIULBRm/28/MTIeoXuKFe&#10;QYi9evWSXof6nQmxadOmUobnUeFLF6buGAAhTp48+SjH9SOAbF8RyA7lSEpKGoMdAhjBHcNDhw6p&#10;58+fz8AmH67BGHa4SoVGYzXHkF68eLEsDsgPYLhxb1QhKCA9PV16HhYnbpwMOwgIRgnUiUWBP979&#10;7du3y3tx5owFhFddC+pHHaDx48fL+7BzwXBH2eXLl4vy7+vrS7woyjSB7ef06dP/NiGCsM/EJfMv&#10;GdD4cacbt6ImMrCIYML+kYHFA/8Behwh/gOQD3oatl76f2aYyyI/8qH+ydY4/kP5KdZQX7D0sno5&#10;LGBmfvQ8Exi4NIpzlEdmxXaFYELC14NqAJMSrthi66Q/l7aGjoD/AJzpohxCR/nM0OtD/VCM9TIo&#10;jzRndaDcM1bY84Qy6BDQOFwwhynKvwEq2JokH6nuvwAAAABJRU5ErkJgglBLAwQKAAAAAAAAACEA&#10;FMFQTc8FAADPBQAAFAAAAGRycy9tZWRpYS9pbWFnZTEucG5niVBORw0KGgoAAAANSUhEUgAAAeIA&#10;AACbCAYAAAC+s5geAAAAAXNSR0ICQMB9xQAAAAlwSFlzAAAOxAAADsQBlSsOGwAAABl0RVh0U29m&#10;dHdhcmUATWljcm9zb2Z0IE9mZmljZX/tNXEAAAVPSURBVHja7d0rchxXGIZhw0BBwywhSzD0EgQN&#10;sw2tIlDQ0NDQG+ga9wGCKrFRJkCGhslIrnLZzly6e87pc3vAUzVM1frBW/PpMq9ubm5eAQB5+CYA&#10;gBADgBADQPG2m80bIQaATHbj+Pnp7u61EANABn+P48MuhI9CDACZQrz373azeSfEAJApxLtx/NLC&#10;RO2oAFQZ4pcYNzBROyoA1Ya4hYnaUQGoOsS1T9SOCkDVIa59onZUAKoPcc0TtaMC0ESIa52oHRWA&#10;JkL8IoT3QgwAuUL8LcbXQgwA+UL8WNNE7agAtBXiyiZqRwWgvRBXNFE7KgCthriKidpRAWgzxJVM&#10;1I4KQLshrmCidlQAWg9x0RO1owLQdogLn6gdFYD2Q1zwRO2oAPQS4iInakcFoI8QFzpROyoA/YS4&#10;wInaUQHoLcRFTdSOCkBfIS5sonZUAPoLcUETtaMC0GuIi5ioHRWAPkNcyETtqAD0G+ICJmpHBaD3&#10;EGedqB0VgL5DvLcbx1shBoBMIX62DeGtEANAphC/TNTDcCXEAJAjxJkmakcFQIgzTtTfXzy/Hd9u&#10;Nm8AoGTPE3LKEK89UX9/8fJwKR8MACqx5kQtxACQcaIWYgA4ZKWJWogB4Ig1JmohBoATUk/UQgwA&#10;pySeqIUYAM5IOVELMQBMkGqiFmIAmCLRRC3EADBRiolaiAFghtgTtRADwByRJ2ohBoCZYk7UQgwA&#10;C8SaqIUYAJaINFELMQAsFGOiFmIAuMBzP4UYAPJ5uL+//02IASCTXQh/CTEAZLR0ohZiAIhj0UQt&#10;xAAQyZKJWogBIKK5E7UQA0BcsyZqIQaAyOZM1EIMAAlMnaiFGADSmDRRCzEAJDJlohZiAEjo3EQt&#10;xACQ1smJWogBILFTE7UQA8AKjk3UQgwA6zg4UQsxAKzk0EQtxACwol8naiEGgHX9NFELMQCs7MeJ&#10;WogBIMO7YiEGgEx+/DmxEAPAin79zWkhBoD1/O9viYUYAFZy6L9rCTEArODY/5sWYgBI7+gnMAkx&#10;ACR26jOJhRgAEjr1EYhCDABpHZ2khRgAEjs1SQsxACR0bpIWYgBI5+wkLcQAkMiUSVqIASCBqZO0&#10;EANAfJMnaSEGgMjmTNJCDAAR7cbxdm6EhRgAYgjh8WkYroQYADLYhvB2SYSFGAAutHSSFmIAuNQF&#10;k7QQA8CFLpmkhRgALnDpJC3EALBUhElaiAFgoRiTtBADwAKxJmkhBoC5Ik7SQgwAM8WcpIUYAGaI&#10;PUkLMQBMlWCSFmIAmCjFJC3EADBBqklaiAHgnISTtBADwPkQX6eMsBADwPEIv08dYSEGgMMRfny6&#10;u3u9aoj/GYY/9l/8EwAULYSvK4T4eo0I/xRiAKjBPpQPLUzSQgyAEGecpIUYACHOOEkLMQBCnHGS&#10;FmIAhDjjJC3EAAhxxklaiAEQ4oyTtBADIMQZJ2khBkCIM07SQgxA3yHOPEkLMQD9hriASVqIAeg5&#10;xNknaSEGoMsQ78bxQ0nP46gAdBPifYS/lDJJCzEA3YV4u9m8K+15HBWALkK8C+Fjic/jqAA0H+IS&#10;J2khBqCbEJc4SQsxAF2EuNRJWogBaD7EJU/SQgxA8yEueZIWYgCaDnHpk7QQA9BsiGuYpIUYgGZD&#10;XMMkLcQANBniWiZpIQaguRDXNEkLMQDNhbimSVqIAWgqxLVN0kIMQDMhrnGSFmIAmgnxNoQ/a30e&#10;RwWg9hB/qvl5HBWAekMcwtftMPwuxACQIcQ1T9JCDEDtIa56khZiAOoNcQOTtBADUG2IW5ikhRiA&#10;Ku3G8bal53FUAKryNAxXQgwARPEf/F+Z6e0fE98AAAAASUVORK5CYIJQSwMEFAAGAAgAAAAhAPkn&#10;VGThAAAACwEAAA8AAABkcnMvZG93bnJldi54bWxMj8FOwzAQRO9I/IO1SFwqatOEtIQ4FSAhcakE&#10;aVWu23hJImI7ip00+XvcExxH+zTzNttOumUj9a6xRsL9UgAjU1rVmErCYf92twHmPBqFrTUkYSYH&#10;2/z6KsNU2bP5pLHwFQslxqUoofa+Szl3ZU0a3dJ2ZMLt2/YafYh9xVWP51CuW74SIuEaGxMWauzo&#10;tabypxi0hJ1eLOgjSd7H4Yhfx5d4ruaikPL2Znp+AuZp8n8wXPSDOuTB6WQHoxxrQ16tHwIqYRNF&#10;wC6AeExiYCcJ0ToWwPOM//8h/wUAAP//AwBQSwECLQAUAAYACAAAACEAsYJntgoBAAATAgAAEwAA&#10;AAAAAAAAAAAAAAAAAAAAW0NvbnRlbnRfVHlwZXNdLnhtbFBLAQItABQABgAIAAAAIQA4/SH/1gAA&#10;AJQBAAALAAAAAAAAAAAAAAAAADsBAABfcmVscy8ucmVsc1BLAQItABQABgAIAAAAIQC+2MlToAUA&#10;AOAbAAAOAAAAAAAAAAAAAAAAADoCAABkcnMvZTJvRG9jLnhtbFBLAQItABQABgAIAAAAIQA3J0dh&#10;zAAAACkCAAAZAAAAAAAAAAAAAAAAAAYIAABkcnMvX3JlbHMvZTJvRG9jLnhtbC5yZWxzUEsBAi0A&#10;CgAAAAAAAAAhAOSQEEXgQQAA4EEAABQAAAAAAAAAAAAAAAAACQkAAGRycy9tZWRpYS9pbWFnZTMu&#10;cG5nUEsBAi0ACgAAAAAAAAAhANuGJBW+HwAAvh8AABQAAAAAAAAAAAAAAAAAG0sAAGRycy9tZWRp&#10;YS9pbWFnZTIucG5nUEsBAi0ACgAAAAAAAAAhABTBUE3PBQAAzwUAABQAAAAAAAAAAAAAAAAAC2sA&#10;AGRycy9tZWRpYS9pbWFnZTEucG5nUEsBAi0AFAAGAAgAAAAhAPknVGThAAAACwEAAA8AAAAAAAAA&#10;AAAAAAAADHEAAGRycy9kb3ducmV2LnhtbFBLBQYAAAAACAAIAAACAAAacgAAAAA=&#10;">
                <v:shape id="_x0000_s1086" type="#_x0000_t75" style="position:absolute;width:61525;height:18459;visibility:visible;mso-wrap-style:square">
                  <v:fill o:detectmouseclick="t"/>
                  <v:path o:connecttype="none"/>
                </v:shape>
                <v:shape id="Рисунок 9216" o:spid="_x0000_s108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UuyAAAAN0AAAAPAAAAZHJzL2Rvd25yZXYueG1sRI9ba8JA&#10;FITfC/0Pyyn0zWwMeEtdRQRtqaD1gn09zZ4mwezZkN3G+O+7QqGPw8x8w0znnalES40rLSvoRzEI&#10;4szqknMFp+OqNwbhPLLGyjIpuJGD+ezxYYqptlfeU3vwuQgQdikqKLyvUyldVpBBF9maOHjftjHo&#10;g2xyqRu8BripZBLHQ2mw5LBQYE3LgrLL4ccoMJ8fg+NunWwuu/P2S7cLHL+O3pV6fuoWLyA8df4/&#10;/Nd+0womSX8I9zfhCcjZLwAAAP//AwBQSwECLQAUAAYACAAAACEA2+H2y+4AAACFAQAAEwAAAAAA&#10;AAAAAAAAAAAAAAAAW0NvbnRlbnRfVHlwZXNdLnhtbFBLAQItABQABgAIAAAAIQBa9CxbvwAAABUB&#10;AAALAAAAAAAAAAAAAAAAAB8BAABfcmVscy8ucmVsc1BLAQItABQABgAIAAAAIQAbSPUuyAAAAN0A&#10;AAAPAAAAAAAAAAAAAAAAAAcCAABkcnMvZG93bnJldi54bWxQSwUGAAAAAAMAAwC3AAAA/AIAAAAA&#10;">
                  <v:imagedata r:id="rId18" o:title=""/>
                  <v:path arrowok="t"/>
                  <o:lock v:ext="edit" aspectratio="f"/>
                </v:shape>
                <v:shape id="Блок-схема: альтернативний процес 9217" o:spid="_x0000_s108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gOxwAAAN0AAAAPAAAAZHJzL2Rvd25yZXYueG1sRI9bawIx&#10;FITfC/6HcAp9q1mteNkapS0tCEXBC62Ph80xu7g5WZJ0Xf+9KRT6OMzMN8x82dlatORD5VjBoJ+B&#10;IC6crtgoOOw/HqcgQkTWWDsmBVcKsFz07uaYa3fhLbW7aESCcMhRQRljk0sZipIshr5riJN3ct5i&#10;TNIbqT1eEtzWcphlY2mx4rRQYkNvJRXn3Y9VcKy/v07uc7xZv2v/GtrpyJino1IP993LM4hIXfwP&#10;/7VXWsFsOJjA75v0BOTiBgAA//8DAFBLAQItABQABgAIAAAAIQDb4fbL7gAAAIUBAAATAAAAAAAA&#10;AAAAAAAAAAAAAABbQ29udGVudF9UeXBlc10ueG1sUEsBAi0AFAAGAAgAAAAhAFr0LFu/AAAAFQEA&#10;AAsAAAAAAAAAAAAAAAAAHwEAAF9yZWxzLy5yZWxzUEsBAi0AFAAGAAgAAAAhAJHqeA7HAAAA3QAA&#10;AA8AAAAAAAAAAAAAAAAABwIAAGRycy9kb3ducmV2LnhtbFBLBQYAAAAAAwADALcAAAD7AgAAAAA=&#10;" fillcolor="#c0504d" strokecolor="#f9f9f9" strokeweight="3pt">
                  <v:textbox>
                    <w:txbxContent>
                      <w:p w14:paraId="7E58AD6B"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18" o:spid="_x0000_s1089"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vLxQAAAN0AAAAPAAAAZHJzL2Rvd25yZXYueG1sRE9Na8JA&#10;EL0L/odlhF6k2UTaoqmrlAZpT8WmeuhtyI5JMDsbspsY++u7B8Hj432vt6NpxECdqy0rSKIYBHFh&#10;dc2lgsPP7nEJwnlkjY1lUnAlB9vNdLLGVNsLf9OQ+1KEEHYpKqi8b1MpXVGRQRfZljhwJ9sZ9AF2&#10;pdQdXkK4aeQijl+kwZpDQ4UtvVdUnPPeKHg6Pie/+7+PpaUiv2bH/GuX9XOlHmbj2ysIT6O/i2/u&#10;T61gtUjC3PAmPAG5+QcAAP//AwBQSwECLQAUAAYACAAAACEA2+H2y+4AAACFAQAAEwAAAAAAAAAA&#10;AAAAAAAAAAAAW0NvbnRlbnRfVHlwZXNdLnhtbFBLAQItABQABgAIAAAAIQBa9CxbvwAAABUBAAAL&#10;AAAAAAAAAAAAAAAAAB8BAABfcmVscy8ucmVsc1BLAQItABQABgAIAAAAIQC7GuvLxQAAAN0AAAAP&#10;AAAAAAAAAAAAAAAAAAcCAABkcnMvZG93bnJldi54bWxQSwUGAAAAAAMAAwC3AAAA+QIAAAAA&#10;">
                  <v:imagedata r:id="rId19" o:title=""/>
                </v:shape>
                <v:shape id="Блок-схема: альтернативний процес 9220" o:spid="_x0000_s109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4wQAAAN0AAAAPAAAAZHJzL2Rvd25yZXYueG1sRE/JbsIw&#10;EL1X4h+sQeJWHHJAJGBQgLLcyibOo3hIIuJxGhtI/74+IPX49PbZojO1eFLrKssKRsMIBHFudcWF&#10;gst58zkB4TyyxtoyKfglB4t572OGqbYvPtLz5AsRQtilqKD0vkmldHlJBt3QNsSBu9nWoA+wLaRu&#10;8RXCTS3jKBpLgxWHhhIbWpWU308PoyCLr49k1/186cl2mR3GMjmvv71Sg36XTUF46vy/+O3eawVJ&#10;HIf94U14AnL+BwAA//8DAFBLAQItABQABgAIAAAAIQDb4fbL7gAAAIUBAAATAAAAAAAAAAAAAAAA&#10;AAAAAABbQ29udGVudF9UeXBlc10ueG1sUEsBAi0AFAAGAAgAAAAhAFr0LFu/AAAAFQEAAAsAAAAA&#10;AAAAAAAAAAAAHwEAAF9yZWxzLy5yZWxzUEsBAi0AFAAGAAgAAAAhAAr51fjBAAAA3QAAAA8AAAAA&#10;AAAAAAAAAAAABwIAAGRycy9kb3ducmV2LnhtbFBLBQYAAAAAAwADALcAAAD1AgAAAAA=&#10;" fillcolor="#9bbb59" strokecolor="#f9f9f9" strokeweight="3pt">
                  <v:textbox>
                    <w:txbxContent>
                      <w:p w14:paraId="7E58AD6C" w14:textId="42DF4AF3" w:rsidR="00593145" w:rsidRDefault="00593145" w:rsidP="00593145">
                        <w:pPr>
                          <w:pStyle w:val="a3"/>
                          <w:spacing w:before="0" w:beforeAutospacing="0" w:after="160" w:afterAutospacing="0" w:line="256" w:lineRule="auto"/>
                          <w:jc w:val="center"/>
                        </w:pPr>
                        <w:r>
                          <w:rPr>
                            <w:rFonts w:eastAsia="Times New Roman"/>
                            <w:sz w:val="16"/>
                            <w:szCs w:val="16"/>
                          </w:rPr>
                          <w:t xml:space="preserve">Create Region </w:t>
                        </w:r>
                        <w:del w:id="78" w:author="Bohdan Benetskyi" w:date="2017-02-22T11:11:00Z">
                          <w:r w:rsidDel="00957975">
                            <w:rPr>
                              <w:rFonts w:eastAsia="Times New Roman"/>
                              <w:sz w:val="16"/>
                              <w:szCs w:val="16"/>
                            </w:rPr>
                            <w:delText>Report</w:delText>
                          </w:r>
                        </w:del>
                        <w:ins w:id="79" w:author="Bohdan Benetskyi" w:date="2017-02-22T11:11:00Z">
                          <w:r w:rsidR="00957975">
                            <w:rPr>
                              <w:rFonts w:eastAsia="Times New Roman"/>
                              <w:sz w:val="16"/>
                              <w:szCs w:val="16"/>
                            </w:rPr>
                            <w:t>Worksheet</w:t>
                          </w:r>
                        </w:ins>
                      </w:p>
                    </w:txbxContent>
                  </v:textbox>
                </v:shape>
                <v:shape id="Блок-схема: альтернативний процес 9221" o:spid="_x0000_s109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rwFxgAAAN0AAAAPAAAAZHJzL2Rvd25yZXYueG1sRI9Pa8JA&#10;FMTvBb/D8oReRDemIjHNRqSl1JOgLZ4f2Zc/Nfs2ZldNv31XEHocZuY3TLYeTCuu1LvGsoL5LAJB&#10;XFjdcKXg++tjmoBwHllja5kU/JKDdT56yjDV9sZ7uh58JQKEXYoKau+7VEpX1GTQzWxHHLzS9gZ9&#10;kH0ldY+3ADetjKNoKQ02HBZq7OitpuJ0uBgF/DMpy89Nd9wd42QRvSAml/ezUs/jYfMKwtPg/8OP&#10;9lYrWMXxHO5vwhOQ+R8AAAD//wMAUEsBAi0AFAAGAAgAAAAhANvh9svuAAAAhQEAABMAAAAAAAAA&#10;AAAAAAAAAAAAAFtDb250ZW50X1R5cGVzXS54bWxQSwECLQAUAAYACAAAACEAWvQsW78AAAAVAQAA&#10;CwAAAAAAAAAAAAAAAAAfAQAAX3JlbHMvLnJlbHNQSwECLQAUAAYACAAAACEA73K8BcYAAADdAAAA&#10;DwAAAAAAAAAAAAAAAAAHAgAAZHJzL2Rvd25yZXYueG1sUEsFBgAAAAADAAMAtwAAAPoCAAAAAA==&#10;" fillcolor="#8064a2" strokecolor="#f9f9f9" strokeweight="3pt">
                  <v:textbox>
                    <w:txbxContent>
                      <w:p w14:paraId="7E58AD6D"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22" o:spid="_x0000_s1092"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3LxgAAAN0AAAAPAAAAZHJzL2Rvd25yZXYueG1sRI9BawIx&#10;FITvgv8hvIIXqdlGELs1ylooeKhQdaHX183r7tLNy5Kkuv33Rih4HGbmG2a1GWwnzuRD61jD0ywD&#10;QVw503KtoTy9PS5BhIhssHNMGv4owGY9Hq0wN+7CBzofYy0ShEOOGpoY+1zKUDVkMcxcT5y8b+ct&#10;xiR9LY3HS4LbTqosW0iLLaeFBnt6baj6Of5aDX6/nc4/y/pw+lIfWCz8e4FlpfXkYSheQEQa4j38&#10;394ZDc9KKbi9SU9Arq8AAAD//wMAUEsBAi0AFAAGAAgAAAAhANvh9svuAAAAhQEAABMAAAAAAAAA&#10;AAAAAAAAAAAAAFtDb250ZW50X1R5cGVzXS54bWxQSwECLQAUAAYACAAAACEAWvQsW78AAAAVAQAA&#10;CwAAAAAAAAAAAAAAAAAfAQAAX3JlbHMvLnJlbHNQSwECLQAUAAYACAAAACEAsaady8YAAADdAAAA&#10;DwAAAAAAAAAAAAAAAAAHAgAAZHJzL2Rvd25yZXYueG1sUEsFBgAAAAADAAMAtwAAAPoCAAAAAA==&#10;" fillcolor="#4f81bd" strokecolor="#f9f9f9" strokeweight="3pt">
                  <v:textbox>
                    <w:txbxContent>
                      <w:p w14:paraId="7E58AD6E" w14:textId="77777777" w:rsidR="00593145" w:rsidRDefault="00593145" w:rsidP="00593145">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24" o:spid="_x0000_s1093"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UWTxQAAAN0AAAAPAAAAZHJzL2Rvd25yZXYueG1sRI9Ba8JA&#10;FITvhf6H5RW81U1jKTZ1FVGUXBvtobdH9jUbkn0bsmsS/fVuodDjMDPfMKvNZFsxUO9rxwpe5gkI&#10;4tLpmisF59PheQnCB2SNrWNScCUPm/Xjwwoz7Ub+pKEIlYgQ9hkqMCF0mZS+NGTRz11HHL0f11sM&#10;UfaV1D2OEW5bmSbJm7RYc1ww2NHOUNkUF6ugoGrrzs2x6erb+P01yHyxN7lSs6dp+wEi0BT+w3/t&#10;XCt4T9NX+H0Tn4Bc3wEAAP//AwBQSwECLQAUAAYACAAAACEA2+H2y+4AAACFAQAAEwAAAAAAAAAA&#10;AAAAAAAAAAAAW0NvbnRlbnRfVHlwZXNdLnhtbFBLAQItABQABgAIAAAAIQBa9CxbvwAAABUBAAAL&#10;AAAAAAAAAAAAAAAAAB8BAABfcmVscy8ucmVsc1BLAQItABQABgAIAAAAIQC9NUWTxQAAAN0AAAAP&#10;AAAAAAAAAAAAAAAAAAcCAABkcnMvZG93bnJldi54bWxQSwUGAAAAAAMAAwC3AAAA+QIAAAAA&#10;">
                  <v:imagedata r:id="rId27" o:title=""/>
                  <v:path arrowok="t"/>
                </v:shape>
                <w10:wrap type="topAndBottom" anchorx="page" anchory="page"/>
                <w10:anchorlock/>
              </v:group>
            </w:pict>
          </mc:Fallback>
        </mc:AlternateContent>
      </w:r>
    </w:p>
    <w:p w14:paraId="7E58ACA9" w14:textId="77777777" w:rsidR="00593145" w:rsidRDefault="00593145" w:rsidP="00E164FF">
      <w:pPr>
        <w:rPr>
          <w:lang w:eastAsia="en-GB"/>
        </w:rPr>
      </w:pPr>
      <w:r>
        <w:rPr>
          <w:lang w:eastAsia="en-GB"/>
        </w:rPr>
        <w:t xml:space="preserve">Select </w:t>
      </w:r>
      <w:r>
        <w:rPr>
          <w:b/>
          <w:lang w:eastAsia="en-GB"/>
        </w:rPr>
        <w:t xml:space="preserve">Show Filter </w:t>
      </w:r>
      <w:r>
        <w:rPr>
          <w:lang w:eastAsia="en-GB"/>
        </w:rPr>
        <w:t xml:space="preserve">sub-option at </w:t>
      </w:r>
      <w:r>
        <w:rPr>
          <w:b/>
          <w:lang w:eastAsia="en-GB"/>
        </w:rPr>
        <w:t>Year Filter</w:t>
      </w:r>
      <w:r>
        <w:rPr>
          <w:lang w:eastAsia="en-GB"/>
        </w:rPr>
        <w:t xml:space="preserve"> for create </w:t>
      </w:r>
      <w:r w:rsidR="002477D0">
        <w:rPr>
          <w:lang w:eastAsia="en-GB"/>
        </w:rPr>
        <w:t>a</w:t>
      </w:r>
      <w:r>
        <w:rPr>
          <w:lang w:eastAsia="en-GB"/>
        </w:rPr>
        <w:t xml:space="preserve"> customize</w:t>
      </w:r>
      <w:r w:rsidR="002477D0">
        <w:rPr>
          <w:lang w:eastAsia="en-GB"/>
        </w:rPr>
        <w:t>d</w:t>
      </w:r>
      <w:r>
        <w:rPr>
          <w:lang w:eastAsia="en-GB"/>
        </w:rPr>
        <w:t xml:space="preserve"> range in </w:t>
      </w:r>
      <w:r w:rsidR="002477D0">
        <w:rPr>
          <w:lang w:eastAsia="en-GB"/>
        </w:rPr>
        <w:t xml:space="preserve">the </w:t>
      </w:r>
      <w:r>
        <w:rPr>
          <w:lang w:eastAsia="en-GB"/>
        </w:rPr>
        <w:t>output dashboard.</w:t>
      </w:r>
    </w:p>
    <w:p w14:paraId="7E58ACAA" w14:textId="77777777" w:rsidR="00593145" w:rsidRDefault="0069620C">
      <w:pPr>
        <w:jc w:val="center"/>
        <w:rPr>
          <w:lang w:eastAsia="en-GB"/>
        </w:rPr>
        <w:pPrChange w:id="87" w:author="Bohdan Benetskyi" w:date="2017-02-22T16:59:00Z">
          <w:pPr/>
        </w:pPrChange>
      </w:pPr>
      <w:r>
        <w:rPr>
          <w:lang w:eastAsia="en-GB"/>
        </w:rPr>
        <w:pict w14:anchorId="7E58AD21">
          <v:shape id="_x0000_i1033" type="#_x0000_t75" style="width:311.6pt;height:2in">
            <v:imagedata r:id="rId33" o:title="2017-01-17 23_33_12-"/>
          </v:shape>
        </w:pict>
      </w:r>
    </w:p>
    <w:p w14:paraId="7E58ACAB" w14:textId="77777777" w:rsidR="00593145" w:rsidRDefault="00593145" w:rsidP="00E164FF">
      <w:pPr>
        <w:rPr>
          <w:lang w:eastAsia="en-GB"/>
        </w:rPr>
      </w:pPr>
    </w:p>
    <w:p w14:paraId="7E58ACAC" w14:textId="77777777" w:rsidR="00593145" w:rsidRDefault="00593145" w:rsidP="00E164FF">
      <w:pPr>
        <w:rPr>
          <w:lang w:eastAsia="en-GB"/>
        </w:rPr>
      </w:pPr>
      <w:r>
        <w:rPr>
          <w:lang w:eastAsia="en-GB"/>
        </w:rPr>
        <w:t xml:space="preserve">Now let’s provide more details in our result view. </w:t>
      </w:r>
    </w:p>
    <w:p w14:paraId="7E58ACAD" w14:textId="77777777" w:rsidR="00593145" w:rsidRDefault="00593145" w:rsidP="00E164FF">
      <w:pPr>
        <w:rPr>
          <w:lang w:eastAsia="en-GB"/>
        </w:rPr>
      </w:pPr>
    </w:p>
    <w:p w14:paraId="7E58ACAE" w14:textId="23EC9EA6" w:rsidR="00593145" w:rsidRDefault="0069620C">
      <w:pPr>
        <w:jc w:val="center"/>
        <w:rPr>
          <w:lang w:eastAsia="en-GB"/>
        </w:rPr>
        <w:pPrChange w:id="88" w:author="Bohdan Benetskyi" w:date="2017-02-22T16:59:00Z">
          <w:pPr/>
        </w:pPrChange>
      </w:pPr>
      <w:r>
        <w:rPr>
          <w:lang w:eastAsia="en-GB"/>
        </w:rPr>
        <w:pict w14:anchorId="7E58AD22">
          <v:shape id="_x0000_i1034" type="#_x0000_t75" style="width:279.35pt;height:222.35pt">
            <v:imagedata r:id="rId34" o:title="2017-01-17 23_35_27-Tableau - Book2 - Tableau license expires in 7 days"/>
          </v:shape>
        </w:pict>
      </w:r>
      <w:commentRangeStart w:id="89"/>
      <w:r w:rsidR="0021180F">
        <w:rPr>
          <w:rStyle w:val="ab"/>
        </w:rPr>
        <w:commentReference w:id="90"/>
      </w:r>
      <w:commentRangeEnd w:id="89"/>
      <w:r w:rsidR="007A5B9B">
        <w:rPr>
          <w:rStyle w:val="ab"/>
        </w:rPr>
        <w:commentReference w:id="89"/>
      </w:r>
    </w:p>
    <w:p w14:paraId="7E58ACAF" w14:textId="77777777" w:rsidR="00BF02AC" w:rsidRDefault="00BF02AC" w:rsidP="00E164FF">
      <w:pPr>
        <w:rPr>
          <w:lang w:eastAsia="en-GB"/>
        </w:rPr>
      </w:pPr>
      <w:r w:rsidRPr="00445D7C">
        <w:rPr>
          <w:noProof/>
          <w:lang w:val="en-GB" w:eastAsia="en-GB"/>
        </w:rPr>
        <mc:AlternateContent>
          <mc:Choice Requires="wpc">
            <w:drawing>
              <wp:anchor distT="0" distB="0" distL="114300" distR="114300" simplePos="0" relativeHeight="251689984" behindDoc="0" locked="1" layoutInCell="1" allowOverlap="1" wp14:anchorId="7E58AD23" wp14:editId="7E58AD24">
                <wp:simplePos x="0" y="0"/>
                <wp:positionH relativeFrom="page">
                  <wp:posOffset>809625</wp:posOffset>
                </wp:positionH>
                <wp:positionV relativeFrom="page">
                  <wp:posOffset>528955</wp:posOffset>
                </wp:positionV>
                <wp:extent cx="6152515" cy="1845945"/>
                <wp:effectExtent l="0" t="0" r="635" b="1905"/>
                <wp:wrapTopAndBottom/>
                <wp:docPr id="9234" name="Полотно 9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26" name="Рисунок 9226"/>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27" name="Блок-схема: альтернативний процес 9227"/>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6F"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28" name="Рисунок 9228"/>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29" name="Блок-схема: альтернативний процес 9229"/>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0" w14:textId="019F7C9F" w:rsidR="00BF02AC" w:rsidRDefault="00BF02AC" w:rsidP="00BF02AC">
                              <w:pPr>
                                <w:pStyle w:val="a3"/>
                                <w:spacing w:before="0" w:beforeAutospacing="0" w:after="160" w:afterAutospacing="0" w:line="256" w:lineRule="auto"/>
                                <w:jc w:val="center"/>
                              </w:pPr>
                              <w:r>
                                <w:rPr>
                                  <w:rFonts w:eastAsia="Times New Roman"/>
                                  <w:sz w:val="16"/>
                                  <w:szCs w:val="16"/>
                                </w:rPr>
                                <w:t xml:space="preserve">Create Region </w:t>
                              </w:r>
                              <w:del w:id="91" w:author="Bohdan Benetskyi" w:date="2017-02-22T11:11:00Z">
                                <w:r w:rsidDel="00957975">
                                  <w:rPr>
                                    <w:rFonts w:eastAsia="Times New Roman"/>
                                    <w:sz w:val="16"/>
                                    <w:szCs w:val="16"/>
                                  </w:rPr>
                                  <w:delText>Report</w:delText>
                                </w:r>
                              </w:del>
                              <w:ins w:id="92"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0" name="Блок-схема: альтернативний процес 923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1"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1" name="Блок-схема: альтернативний процес 9231"/>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2"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33" name="Рисунок 9233"/>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23" id="Полотно 9234" o:spid="_x0000_s1094" editas="canvas" style="position:absolute;margin-left:63.75pt;margin-top:41.65pt;width:484.45pt;height:145.35pt;z-index:25168998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zpmQUAAOAbAAAOAAAAZHJzL2Uyb0RvYy54bWzsWd1u2zYUvh+wdxB0&#10;71iSpUg24hSO0wwFgi5oOvSalilbqERqJB07HQasG7ar3ewN9gjBgALZunWvIL/RziElx87PkjVZ&#10;kwBOYPtQJA8PP54/Hm09meWZdUSFTDnr2u6GY1uUxXyYslHX/urlXiOyLakIG5KMM9q1j6m0n2x/&#10;/tnWtOhQj495NqTCAiZMdqZF1x4rVXSaTRmPaU7kBi8og86Ei5woaIpRcyjIFLjnWdNznM3mlIth&#10;IXhMpYSnu6bT3tb8k4TG6sskkVRZWdcG2ZT+Fvp7gN/N7S3SGQlSjNO4EoN8hBQ5SRksumC1SxSx&#10;JiK9wCpPY8ElT9RGzPMmT5I0pnoPsBvXObebPmFHROrNxIBOLSBQd8h3MAIMgGVnCodBgS7SuAOf&#10;Cg2gLix2/anALDUR1K6Y5DfikRPxelI0AJiCqHSQZqk61ocMCKBQ7OggjQ+EacTPjw6ElQ67dtvz&#10;Nm2LkRzUq/y1PJ2/nf9Q/lV+KP+wdFe1JZxgphPc3j6PX0voaiLnsz7dXFlokKXFXppleLpIV1sC&#10;HbpeV8357vJ4klOmjMIKmsHuOJPjtJC2JTo0H1DYhng2dLUK0ZnalwqXA8oo0Tde1HOctrfT6AdO&#10;v+E74dNGr+2HjdB5GvqOH7l9t/8tznb9zkRS2BzJdou01mjXvyDtpYpY2ZbRRa3T1hHRloNIaYHq&#10;Xy0iPEJIUFapBFXxGMkE0HoBlmfmLDo0tGdoIu6ywOMknVkicvwFvKyZNs7jhXEiCDE83HQDL3AD&#10;24qhz438oO0HaL4gQz29EFJ9QXluIQGIggwaUXIE0pqh9ZDq4I0AWjKQB+0A3JCszxhaN8MNndBl&#10;Bnw4JgUFEZDtisKGC4X9pXyPqtoArf2xfFf+WZ50rPKkfD//ef59+W7+HWjyCVCn5W9AnZa/W+Xf&#10;8PDD/CfofIsKHiII1QKHgGfVugLatu+FgCFAGASuDyQMN4qGGLuOE0Q++EnEOGwB4tpDXg1xkvFp&#10;f0yE6mWKCkYUPTC++GrcQVV4lg5rk5JiNOhnwuhZ3wkcf7c61ZVhGbOmXbsVgYSa9UrnCo+9Nv5f&#10;5AGbyBgcO0JlwNGUOs4oQpCxFzQBfwIoeGYFDEF0IRqJYzBhY6FyTIbUSBw48FcvVs/QSqkZImdj&#10;DhXvikE90jCpeRsVrcbrc9ERbCFYtfV/m0zrGXplztRicp4yLi7bWQa7qlY242uQDDSIkpoNZtrX&#10;tjwcio8GfHgMDlhwMDRQGFnEeylY3T6R6oAIiKHwEPIC6B1z8ca2phBju7b8ekIwLGTPGJhW2/VR&#10;2ZRu+EEI2maJ5Z7Bcg+b5H0OzsjVq2kSx6usJhPB81dgiT1cFboIi2Htrh0rUTf6ysR+SChi2uvp&#10;YSbe7LNDDKvmfNBLvJy9IqKoXIkCL/Sc1+ZMOuc8ihmLkDPemyiepNrdnOFUQQqu5VHGV0jiroqv&#10;ESrEcgxFVcL2fQVRY73rIOr6ThR6xtdXeW4dSoMgisBraS9f0cYBPL5A2l5o5q0DqY4ZaLIQqa8P&#10;pK4bOW4FbxA6kJugITycUNre2dkJLgmDGOnWoRTCAx6WvmZejPHGGP7vUNpah1I8g9uEUrTWT5Cu&#10;t8BXVvHvtl4GWIF23djLwNU2aNcJ+wP0MpGz6fd0Tgjp9UpOvvYy+iJ7717Gr/VtnbAvlQD+U8L+&#10;qbwMXGzuysvoG92NvUyrFUKuWJcFdG74oHIZfy9yd9ZlAayqJTrHrC/5pl7xAHIZnfyivq29zMd6&#10;Gbwzw+cRld1brYXDOl92hy7wIMtlAdRbaOuyu8U4FA3ZiPZkATVarLpgyr06/F6LCFr8uy1qtwLP&#10;xxcVWFkNvPPXRT8K/Ki6kvvhphfURcW7u5JD5VO/RQKkV95TLbeBXn4xt/0P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OSQEEXgQQAA4EEAABQAAABk&#10;cnMvbWVkaWEvaW1hZ2UzLnBuZ4lQTkcNChoKAAAADUlIRFIAAAEHAAABAggGAAAA82YSFAAAAAFz&#10;UkdCAK7OHOkAAAAJcEhZcwAADsQAAA7EAZUrDhsAAAAZdEVYdFNvZnR3YXJlAE1pY3Jvc29mdCBP&#10;ZmZpY2V/7TVxAABBYElEQVR4Xu1dB3gVxRY+SUgnIST03qVLbwKC+LBjA6RLEQQFQRBQngpWsNCR&#10;bgEr+lREsTxRkU4oUkSa9E5ISCPlpr3/7N0AD1N25t4ku3tn/OZLMOfszvwz979TTin20ksvkSoK&#10;AYWAuRB48cUXQ9CiaqjVUWui1kGthFoWtTiqN2oi6iXUE6iHUQ/oP4+9/PLLDld7VMzVByh9hYBC&#10;wHUEQAb+eEoz1M6obVEbolZF9RJ8ehrkD+F56/DzW9TfQBQpgs/QxBU5yKCmdBQCbkIAH+IWeNT9&#10;qPeg3ozKKwJXii+UG+h1BH7uxjvew8/lIIlYkQcrchBBS8kqBNyAAD6sEXhMN9S+qLcW8Jc0E85s&#10;1DF475v4uRQkkW6kG4ocjKCkZBQCbkAAH87KeMxA1EdR+RyhMAufXSxA7YV2jAFB7Mrv5Yoc8kNI&#10;/V0h4CICOinwEn8wKh8oFmXhlcpatGksCIK3G7kWRQ5FOUzq3bZGAB/AcujgE6jDUUubqLMl0JZ3&#10;0b4KIIhXc2uXIgcTjZhqij0QwIcuAD15DHUcajUT9+oVtNUPBPFiTm1U5GDikVNNsx4C+LDdhVZP&#10;QW1lkda/gDafAUEsurG9ihwsMoKqmeZGAB+wGmjhZNQB5m5pjq2bjfbvAUFsvv6vihwsOJKqyeZB&#10;AB8qNlJ6EvUF1DLmaZlQS9gAaxb60uF6y0pFDkIYKmGFwDUE8GFqgn+x7cC/CgqX2JQLdC7hOB2P&#10;3UtRV45SXOoVSkqLo6ysTArwDaUw/xAqF1Kb6kQ0p6ol6pGPt59sU3gb9DTqG9kPUOQgC6XS81gE&#10;QAr8ueEP0vOooe4G4hiIYPf532jfxXV0PG4/JYAg0jPZKtpB3t6+5O3lo70yEwSRkemAfbU/+fr4&#10;U4WQOtSq4t10e40BFBFUUaZZo9A3NpKKZmVFDjIQKh2PRQAfHvZ5mIXaxZ0gJDpiafPpVbThxH/o&#10;SMxOSk6/jA+8HwX4BFGwXxAIwIuycnkh72uy8N+FKwdoxb7t9PORpfRA3bF070282xEqzCi9UN9R&#10;5CCEmxL2dARADMOAwTTUku7C4lzCEfr56Ie06eSXdBHbBv9i/hToG4wtQ2lsHa7RQW7EwO1w/g3r&#10;BxBJYLHi5Mi4Qkt2jqH9UVvoqTaL8cxAkeY+in4uxOohQ60cRGBTsh6JABsLoePT9W9Vt2BwJv4Q&#10;fXdoPm0+9RUlOKKxOgih8KBrhHA9MYi8kLcaxbz9qXRwRdp4agWlZzlowi0f4SyC/bEMlcaQqoZ6&#10;RJGDIbyUkKciAGK4A32fj8pXlS6XmORztOrAXPr12HIcLF6mEP8wKhnoJAVZQsipUfysUsEVaMvp&#10;r2kl3vdw/bFG2843F3w4qcjBKGJKzrMQACnwqd8kVLZdcJ4AulAcGSm0+tAi1HcoJvkUlQgIp7AC&#10;IIXrm8gEERYYgRXKPOpcvTeFB5Y32oMOEPxUrRyMwqXkPAYBEAMHWeFDOY6x4HLZevpb+nzfVDp2&#10;eRcV9y+B7UNZt68UcmukL7YY0Ulnacupb+juOuziYajUYylFDoawUkKegoBu/syuzUwQLpULV07Q&#10;J3teoY0nV5BfMT+QQplCI4XshvPqgW899l+KVOTg0mgqZY9GAMQwAQC85o4vzZ/+fg/Xiq9TfMpZ&#10;bCHYIRNXkdfdPhQm0H6wgbhw5TDsIjKu2kjk834ORqNWDoU5SOpd5kQApMAuzLxa6O1qC88m/E3v&#10;7pxAf5z7EYeNsGAMdK4Wsi8cXX2+nL43pePMg20hDBZNUG0rDKKlxOyJAIiBr+7eR+Xgri6VH/9+&#10;nz7dO5mScQtRFFuI3BqfmZVOxf3KGV018GO0MHKKHFyaDkrZygiAGB5G+xejhrvSD76eXLLjGe3a&#10;MBSrhdCAUprvgxkKW1Y60pOpalh9zcrSYDmpyMEgUkrMfgiAGPiaks8XXCpbcBPx7s5xFJtyjiL4&#10;ahJPMwsxODvGLSpGjcpydDjD5aAiB8NYKUG7IABSCEJf+JpyoCt9Sstw0Ed7XoLdwhyYOwfi0DGi&#10;yA4c8+pHClYNFUPrU5NynA7DcNmiyMEwVkrQDgiAGKqhHx+itnelP2fiD9O8yBF08NImzcjIGzZS&#10;RXUTkVc/vLy86EpaPPWvPZT8fIT8KyIVObgyQ5SupRAAMbRDgz9GZYKQLutOfE7v7RxPKelxcIsu&#10;g+tBvgMwfAsg/V5RRSaGhNTLVDeiHXWp0V9End219yhyEIFMyVoWARADJ4/hGInBsp3IyEyn5btf&#10;hCnyXAr2DYKlY5hGDGYt6dj2eHsF0NDmM+GIJRQAZh08MqMUOZh1ZFW73IYAiGEiHsZu1tLl4pWT&#10;2EY8QXsvrIF/AkeC8zblNuJaB7MQMSqaRrRcRDXCOeGVUOHVlVbUVaYQbkrYKgiAFNhHeRYq542Q&#10;LrsQkWn+tuG4jTiLbUQ5Exg05d0V3k5EJ12ku+qMoq41B4r2ey8UvlfkIAqbkrcMAiAGtltYhnqv&#10;K43meAsfYivhi9S2of7mvI24vn9MDDHJF6l1pYdoSNOroSBFIJiBLUWyIgcRyJSsZRDQQ8R/hAZz&#10;GnupwteUi3aMpV+Pvqu5Vvt4+Zp8GwHPDS9vupx8gRqU7kxPt1mCNgt7mXNYesbtalHbCqnpo5TM&#10;iACIoTXaxXtm6SS1UVdO0ZytQ+nPi7/r5wvO+IxmLt4ghtjUi1SzZHOa2P5DhIVjUw6h4oD0uBuz&#10;bytyEMJQCZsVARDDnToxSJtCH4iKpJlbhmBpfkw/XzCHCXRemPOKITYliiqHNqBJHf8DHwqp7s++&#10;MaENv1ORg1lnu2qXYQRADHyRvwSVQ5xJlbXHP6GlO8ZRJqVhK2Ee34j8iCGOiaFEfXq+40oKC5BK&#10;4L0V75iS03sUOUhNJaVkFgRADOPRFk4sI10++/MN+mLfK/jWLU4B3sVNf77AHdW2EikXqVpYY6wY&#10;VlJJOWK4iEcNwqohSZGD9PRRimZEAMTAR/IcoEWqcFzHxTuexsHjMphBh8N6oZjpzxe4o9mHj3zG&#10;8FzHL7FikMrCx1lyBoMY9ucGnlo5SE0rpVSUCOjBX9nicYhsOy7jW3fGpkG0L4oNm2C/gAeZ/eAx&#10;e8UQg1uJOhFt6bkOn2tXrJJlDIhhdV66ihwkkVVqRYMAiKE43sw2DA/JtuB0/EF6c+OjyEG5T4vI&#10;bEanqZz65s12DDBwali2Cz3b/hN4g4bIQvAaiIHD7edZFDnkh5D6u2kQADHwidunqEL+x9d3YM+F&#10;32jWlsHIGRGL5XgpLd+kFQp4gS6BGJqXv4fG37JM5royu5tzQQyc4zPfosghX4iUgBkQ0I2bPkdb&#10;msu2Zx3yUC7Y9gQMhDJx+FjCUsQQkxRFbSp1p6fbLoH7tfSlDN/ojDaKnyIHo0gpuSJDAMTQAC//&#10;CrWObCO+OTiPlu96HqQQCHPoIMtsJTh9bnTSJepQtR+NabNAJA7kjVB9gBUD5/o0XBQ5GIZKCRYF&#10;AiCGFjoxVJZ9/we7nqVvDszSthE+Xta4kcjua3RyFN1eYxg90XIWbikMx4D8BzHgfzwmip8iB1HE&#10;lHyhIQBi6ISXrUCVuqtLz0yjeVtH0u8nPsDBIx9X8PewuU2hr4GLFQNuJe6pPRoxGVwy43gPzxyK&#10;VYPw4Yoih0Kb6upFIgiAGNijkkO6hYnoZcsmITza9E2P0c5z3yHwq/Oq0iolC3aa7ET1QN1naGCT&#10;111p9mKQwuOyD1DkIIuc0iswBEAMPfFwvq4MkHnJZYSKf2NDbzocs51K6aHcZJ5TFDp8e3I55QL1&#10;rD+J+jSe4koTFoAYXIplocjBFfiVrtsRADEMwkPZwImDtQgXDv76xoaedD7xMLYSpS1zI+FMl5cO&#10;k+ho6tf4VepeX9rwkzGbBWJ4Whi8GxQUObiKoNJ3GwIghifxsLmoUidvh6J30Fsb+yOw6hkklrES&#10;MRBILA2h3eJoEIK0dLvpKVcwnQZieM6VB2TrKnJwB4rqGS4jAGIYi4dMl33Qngu/09ubBlJ6ZjyC&#10;v4abLLFM7r3iLFTpIIaE1AQtGOxdtYbKQsB6U0AML7nygOt1FTm4C0n1HGkEXM0+FXlmNc3YPBhR&#10;lrMoCCbF5so4lQ8xZDoo0XEFwWDn4sryUWkMofgsiEEqNlxuL1Xk4MpwKF2XEQAx8Dfdi7IP+u3Y&#10;R7B6HEkBxfxhOWgl4yYvSstMRdKZVHqi1Xy6rTpHz5cuo0AM86S1c1FU5OBuRNXzDCMAYpjK33iG&#10;FW4Q/P7wQiSYGaeZQnNuBqvYMPBWgokhKc1Bo1otolur9ZCFIAOKbMPAWcLdXhQ5uB1S9UAjCIAY&#10;3obcOCOyOcl8sW8G0t0/rweAtY7V4zViSKOnWi+CWXR3WQhSociBWtgRrUCKIocCgVU9NC8EQAxz&#10;8PdRsih9uPtl+mr/NCqJAC1eFgnQwn11EkMKVgwZIIbFIAZpr3OO3NQfxMD+JgVWFDkUGLTqwTci&#10;AFLgK0rOcD1CFp0lOybS94fnghgi8FFDQgmL2D5mE0MyiGE0Qse3r/KALAQJUHwExPCD7AOM6ily&#10;MIqUknMHAgvxECHPwOtfOj/yKfrpyGLN6lHSFMIdfRB+BhODAyuG5HQmhsWuEEMMXt4TxPCLcCMk&#10;FBQ5SICmVMQQcDWsG19NzkXK+1+PLafSQWUtslZwYpS9YkjBiuHptkupXeX7xcC7Js3E8CCIYZ3s&#10;A0T1FDmIIqbkhRAAMfDan4OMsFm0cMnMyqBZsGFYf3IFVgwgBgt5UF07fEyn0a2XuEIMnPX6IRDD&#10;BmEAXVBQ5OACeEo1bwT0FcNSSA2UwYqjQ8/cPIC2nF4Jz8oKlgnQcm3FkErJuK5kYmhf9UEZCFjn&#10;rE4MnF+iUIsih0KF23NeBmLgucXEIGX2l5KeCD+JvvTHuR+RfcpqxEC4lXDQFUcKjcJ1ZXv5W4kz&#10;wK8bVgw7i2LmKHIoCtRt/k59K/EuujlApqtJaQnwrOyFfJW/ULhGDMJxSmRe6yYdL8qArwSbRI9s&#10;tQAGTux9LlVOQet+EMMfUtpuUFLk4AYQ1SOuIaCvGPiMQYoYEh2Xadr63rT/0jotbLxVokM7EfBy&#10;elemxNFw+Ep0rt5Hdmqc1FcMu2Uf4A49RQ7uQFE9Q0NAXzFIbyXiU6Pp9fWP0N/Rm7WwbtYiBlhc&#10;4PA0LvUyDWk+nbrWlDp/ZRhNQQzcEEUO6oPtFgSuu5WQOmNgYnh1XQ86GrMVqemsFYuBAdRCuyGC&#10;U/+bX0fcR2kbrxP6imGPWwbFxYcocnARQKWurRjY8nEx6mAZPGKSL9LU9T3peOx2WD6WsdyKganh&#10;MvrQs8Hz9FC9Z2QgYB0mhvtwxrBX9gHu1lPk4G5EPex5OjGw5aNU3kr+UL22vgedit2J0PHWWzEw&#10;MUQj4cz99SZQ70bSnuengR8fPpqGGNS2wsM+yAXUXfaVkDKJjkk+T6/+3pNOxf9hqdR02Tjycik6&#10;+RJ1rTWcBjV5RRZevq7kFUORHj7m1Hi1cpAdUqXH24nZgEFqgx2DCNFMDKcTdlmTGJBgJhq5KzkT&#10;1YgWM2Rnw3koPgBi2CX7gILUU+RQkOja+NkghrfQPalIqJxC3kkMu6kEUshb7VbCy8tbO2NoWbEb&#10;rB/fkc1EdQn4sa/EdrNOE0UOZh0ZE7cLxPAamid18qZtJXArcTp+FwK1MDFYyFkCnWZiiAO51SvV&#10;nsa2fZd8vKUi6EfjUewrscXEw6yuMs08OGZsmx7zcZJM22JTonD4iBUDiCHUksTgRXzlWjmsMY1v&#10;/xHiVgbLwMDxGNjter2McmHqqJVDYaJt8XeBGP6NLkgdyV9Owa0EVgwnYy16+IgzhiRHPJUKrEHP&#10;dfgS2yGp9J1XgB8HavnVClNBkYMVRskEbQQxcAqmV2Waolk+rnuETsTusOR1Jbtep6Qlkn+xcJrY&#10;/hPElKgoA4MDShzarcAjOMk0LicdRQ7uQtLGzwExjEb3pHIiMDHwiuF47DbLEkNqRjLORnzomVuW&#10;U9Ww+jIjzQcrj4EYvpZRLiodRQ5FhbxF3gtiGI6mzpJpbmJanOYrcQQm0SUtaBLNjlScjSolPYkm&#10;3PIZNSjdTgYG1hkJYuCM4ZYqihwsNVyF21gQQ3+8kY2chEtSWjy9wU5UMZuoZID1nKi4w1mUQfHw&#10;sBzR8h1cW94jjIGuwJmo5ssqF6WeIoeiRN/E7wYxcCACjsnAYd6EigPL8Dc3wu06ah1WDNYkBs36&#10;MekS9Wo0mf5VU8qXjDGb6u4UdUID4aKwIgcXAbSjOojhPvTrA1ThS/w0hHZ7E4Fa9lxYA7frCpYz&#10;cOLx9MLNREzSOboL3pW9Gkon5JoPYpC68jXLnFLkYJaRMEk7QAy3oykfowaKNikjK52mI+bjToR2&#10;s14EJ2dvvdn6EdeuLSveT8MQl0GyfAI96aQ9ku90u5oiB7dDat0HghhuQetXoIaI9oKjRM/cNJAi&#10;T68CMZS3WGg3Z28168eUaKpWoiUyUi3Fv31EYWD5n1CHYNVgpdh2OfZTkYPM8NtQB8TQDN3i9Grh&#10;ot3jBLZztgyjjae+QDBYJgZrmUQ7iYGNnOKwFaoMW4YPKdgvVBQGlt+G2gfEkCKjbDYdRQ5mG5Ei&#10;aA+IgS/v+Q5eyuxvXuST9PuJjxA+3qLEwBmpcIjq4+1PE9jIKbiyzCgcglIPEAMnn7FFUeRgi2GU&#10;7wSIoQa0V6FWkXnKwu1j6Zej74MYymH9YL0VA/eZz0qSHA56Bv4SNUreLAPDOSg9DGLgaE62KYoc&#10;bDOU4h0BMVTSVww1xbWJ3tv5b/rp8EJsJUrLqJtEJ4tiEbBlaPM51EbOloH9JXqBGP40SYfc1gxF&#10;Dm6D0loPAjGUQov/g9pYpuUf7XmFvj00E4eP/Bi2CrBe4XOG6KQLdO9NT9HddaSCWfGh46DCzF9Z&#10;mCgrcihMtE3yLhBDcTTlC9TWMk36fN90+vKvaTi8i7AsMWhXlgjY0rriwzSw6VQZGFhnDIiBcbRl&#10;UeRgy2HNvVMghgD8le0YOsl0fdWBd+jTvS/AJJqJQdh4UuaVbtfhFQM7hFVFXIZRbRaQj9yV5TQQ&#10;w1y3N85ED1TkYKLBKOim6JGi2SS6m8y7fjy8mJbtHg9iCNdtAKx3AKm5X6cnU5BvWURywpWlr9SV&#10;JRs5Wdr60cj4K3IwgpJ9ZBagK1I52tad+IyW7hxDof4lQQw8baxHDDyM6VkOSstIowntllLF0Foy&#10;I/sblIZi1WBNAAR6rMhBACwri2LVwPEYHpfpw5ZT39LcrcNhGFQCS3Bfy15ZMqHFpcTCLHoWNS53&#10;qwwUB6DUF8SQJKNsNR1FDlYbMYn26uHdOJKTcNl1/jeavXUoBRYLIF8YCVnVliH7ZuKeOqPhUCV1&#10;M8HGTRzijW0aPKIocrD5MIMYnkAXpcK7/RW1hd7aMICKeWeSX7EgS5pF8/DyzURsyiVqUq4rDW7K&#10;gbOFSyo0OMSbKXJYCrdeUkGRgyRwVlADMfRDO6VO1I/E7IHrNdS9ksnfp7hliYEPIK+kxVKZ4Jr0&#10;VJulIAqpKT8WxPC9FcbcnW2UQsqdDVDPKhgEQAz34slL+ItT9A1n4g/RtA2PkCMzBqf6oZYlBu53&#10;Wia+9LP8cDPxHm5ZpFxHZlo1kpPouN8or8jBVQRNqA9i6IhmfYrKNg1CJSrpJOI+PkQJjnNU3K+k&#10;JV2vr3U4E/1IoFEtl1LNcHY6FS4roTFeWMsmCoocbDKQ2d0AMTTB7xyTga0ghQobBk1D0pmopOO4&#10;sixtaWJwHkBG0YN1x1HnGr2EcNCFd+EnR4zOkFG2g44iBzuMot4HEEN1/Mr+EuVEu5WclkBvbOhL&#10;J+P2IU2dtYnBG8RwGdm1mpS7k/o2fkkUCpa/iNoPxMBp6zy2KHKwydCDGJgQOCaDsIelIyOV3to0&#10;mA5cWg9/iTKWjPuYPYzOA8hEKhVUjUa3WYQYDcJTPB3PGgxi2GeTqSHdDWHkpN+kFAsMARAD2wB/&#10;jiocjICjNs3eMoJ2nV9teWLQ8kxkOigr0xth3t5FEp2yMphPBDGsllG0m44iB4uPKIjBD11gR6oO&#10;Ml15Z9tI2nTqE8RkKGvpWwnuOzuOx6VepqHNZlL90m1k4FgKYpgho2hHHUUO1h/VxegCX1sKl2W7&#10;JtGao4uRHLYCiEFY3VQKznDy56lLjSGIzcBJuoTLBmiMEdaysYIiBwsPLlYNb6H5UhlXvt4/g1bu&#10;n+6MFG1hDLQVA4ghMTUOId5aI6LT2zK9OQ2lAVg1cFQnVXQEFDlYdCqAGCai6c/INP+/Rz6gD3dP&#10;RjaqMliKWzOK07V+e8HLMoV8fYJgAbkI1pzC6TbYNJoPII/JYGlnHUUOFhxdEMNQNHuaTNPXn/iK&#10;luwYS6EBoVqeBusXGDqlJtDotu9TlRJ1ZbrDuSx/llG0u44iB4uNMIjhITRZKjHrznNraF7k4xTo&#10;60fFLO167Rw0dqi6hHOG+24aQ7dW5dSewmUZiGGWsJaHKChysNBAgxj4RuIDVOFxOxyznWZu7kd+&#10;SOLk5x1gWdfr7OHKDvVWt9St1L/xyzKjuB1KT8ooeoqO8CTzFGDM1k8QQyO0SSpV3dmEw5r1Y0ZW&#10;GhypQix/ZcmXlg6cMwQUC4M9wzycNwjn+2XLx4HqADLvWa7IwWwskEN7QAxV8b+/RC0v2txLSWfo&#10;9XW9KdFxAY5UYTYgBkYgk6444uFp+RGVD5EK9TZCWUDmP5PcSg6YxHzCVRGVJ3M1fTKXxE+24GNj&#10;HT4a59NhvjK6jMrRdc6inkG9wNWTHV1yGi5gyvhx+PPa+Q/n/0tcSYuD63VfunjlEPwlwmEWbfVL&#10;S55AsGdASPm7kWvilip8/CJc3rRzOHlhNPJQcJkcMHk5Rnl71E6oLVBvQhWNW86JR+NQj+J5x/Fz&#10;F+pe1D0YSCYOjyzAwh8d/wi1pSgA6ZlpNGPTADoeG6mZEWdmWT7p81V7htrhbejRm18RhYTlf0F9&#10;XkbRE3WkyQETlycsRxriMOfVXASP4w5wZWP4tqi99edF4T0c1HMz6lrUnSALXmF4SlmIjt4t09l5&#10;kcNp57kf4YBUwRbEwBikZTgQsi6Qnmz9DuJZ8kJUqPCXzBDMnzQhLQ8WFiYHfFj5w8vGN/ej4uy7&#10;QAsnYeTKp/QcIPU83r8JP9egrkfdZ9cQ4ejnm+jfQBl0l+6YQGuPfQxiKG8bYuDI0fGpsfREy/mw&#10;Z+Ck4EKFPS2HYa7YKtGtEAISwobJAZO1FJ4/BZXDmxvWk2hTXirslswbTa4cHnwH2vUdfn6Pgf/T&#10;ze8qssehT0/j5VIRiD7f9zatPjwPjlRlLH9dmT0AbKwVk3SROlXrR/+qKcWXr3liDEhXJ7ChDzkm&#10;6+140TxUPk8wSwlCQ3hFwfUltJG3HpxKnonikFkaKdoO9IPDFkl5Bq6BWfRne9ksOhyPsLpZtBM5&#10;PoBMTounCiF1aUgzXkwJlx+hIXVAIfwmmynkSw6YrKPQZ3bw4cMxsxY+r+is15fRZs5KxCf8P4Io&#10;Lpm10Te2Syfh92TaG3n6O1q8YxTCu5XAx4mH1fo3E4xDRlY6gsRm0YhWs7WrWMHC5wyPqxswQdR0&#10;8TzJAZOVTc9ekHt0kWmF4M18SMr1JPrwDX5+hgnCZxWmLWhnEzSObyaEPYf+urgZiWeGUYBvEA7s&#10;/GyznfAGzUUnX6I+jSdTg9J8ISZU+HqGzxlOCmkp4asI5EoOmKwvWpAYbhzaKvgfvPIZie6sw89l&#10;qKvMFhsQbauEdvFKRzh00cm4g/TmxgFQTYNpdLBNjJycbthxKTHUuGwXeqielPMpZ8H2uFwT7uS2&#10;HMkBk5UPHaUic7qzcW58Fm/AOTkiV15NsLXhh5g8f7jxHVKPQltKQJFDvAmb+kUnnUXimUcoJeMS&#10;ltwlbEMMDCS7YQf6htOIlnOxGhI2j+YvgilSA6KUcl85YLJyfC2pAzGL4MqrCb4NeBJ9/QE/P0Bd&#10;XRT333g/z3pezfD1sFBJQrToNzf2potJf1MJhJG3g5FTNgDM5PEI3jKy1Zswj64hhAuE2eqWtxPK&#10;nkEUuRvk/2/lgMnKuQ7YHZhvAqQLJ1s9n3AcZrtHkaMwluId0ZSafgWpl7ypmE8ADs3C8U1XHD9L&#10;IahpRS3oiI9cmjLpNkKRrWjYVoPrLvR9KX5+jkkV5cpDBXXn6O8XUuNDupmbh9Lf8LRk7OxEDBxW&#10;PiY5ijpUeQQh33i7JFxGYQwPCmsphX8gcOO2gr9Rm8ri9FfUJtp65juEON9EFxLPURKyJmXAnl8L&#10;KqIfnuNf+C8LvvjpIIoQeAmWorDAUCoTVIeqhd1EVUs0RLivxlQquEphRilqgj7zVe0zIAk+FFyO&#10;CXZYFgcjengPm/FKBTtcuH0cbT/7jdOWwQZm0dl4adeW6UlaWPnBzfiCTLhwgNhPhLWUQo4IXCUH&#10;TFZOiDJWBqe9F9bRf/56QyOFjCwH+SMjsx/StfMKQbtuz8nhB98QPLEzkI/xQsJFOh13gCJPp4A0&#10;AigYq4oKIfWpdngTalyuC9UKb+58VsGXangFf2ifAB7sHr2kIM4l8OzBeLbU3fvHeybTmiMLKSKw&#10;nOWDwt44nFnwtkxOS6XRrWfAH4QNY4XKX5CWMhwTeosHCV+/chiNfoeJ9J0/3MsQi3D1oTn4UGdp&#10;uRX5lJlzIXDh7UWu1+2ajBf0fHHKzhX/8mPnzSwQRgYdu7yNDkavp+8Ozcc3ZHWqHdGUmpXvSo3K&#10;tKfSWFUUcGEmGoE6GB/klfg5HyTBh1wuFzzvDjyEfSaEyw+Hl4CE39S2EvawYrgGAUd1ikZUpztr&#10;j6CWFRkioeKA9HCMUayQlhLOEwGNHDBhK+BHHxGs0jJTaPqmgbT51Ep8i5XSUpszGWQTg8izsmWz&#10;db29fHBSXRwHH2yyQDiNv0DbzqzEu/6D2IdlqE54CxDFXUh3dhuVLc7e4QVW2PDrEa7AiC3t3kHl&#10;w0upz6Zuy8A5JoSP3zefWkXv/jFBc70GpRZYh4viwVqWKsRnqBTaQDaq0ysYE/a1UcWNCGSvHPhQ&#10;zvA6jg/AZuFAbMupr6g0vP40UiiA77LsZxbz8seqxF9blXBGo90X/ks7zv5AIX6lqX6ZdtS+Sg9q&#10;Ur4LBRYTzh0rAuWdEOa6Fh/yufi5EhPSsB80dCpDh7cq7M4uVP66uIHmbh2K85kAW8R+vLHz2Fxi&#10;XDNoWIuZ2peCYPkV8lMFdZS4AQSuJwcD4k6Rr/fPovUnVlCZYCcxFFbhlYUPVhXBvjAR9vPC9sOB&#10;g7lVtOX0SqwgalGrindT28oP0k0RwuEPRLrQCcJcN+EDz7cNX4MkeFmba4EcL4E+Ra0j8iKWPZdw&#10;BCu0R0GM6TjHQYi3QsRbtK0y8kz4l5Oi6YF6E6hhGeGkXRww6EllHi2DfP46xTBxy0DM8KfpTPwh&#10;kMNbOAcoVaQTlYmCtx8hOOfAJwdh0M7jfGIO/fT3Utx2NKEOVXtQ60rdqKRcvsT8kSNqByGu23WS&#10;WJETSeBvfCS7BPUWIw+9XiYWmaKnru+DxLDRVNy/pK1uJrifTAy8nahesik90pA98oUL57XkeB+q&#10;FAACvHJoiGr4KmD14UWUkh6H4J7mcAnW1i0gCl/cjoT5c1TlTBxm7sDNyQb6Cod3LSveR53h6lsr&#10;olkBwKc9kqNfLUdlE+3Z+Mm2Ehw/ILvwnRyfWwiVFNiFvA2z6HOJ+3HOEGE7YmAwMmGvkQGnqqHN&#10;pyMZjbBpzRfAmUlXlQJCgMmBoxobKvGp0bTt9GpnoFITLm+dbfJyHmbi5iM1I5F+/Hsh/YrAJw1K&#10;d4RRTV9qXuEO3IwI+zYZwacVhPiwcTRIYhZ+/gf1MdRxRpRvlJm/7Un669KvOOy1TySn6/vozG0Z&#10;Td3rP0t1SwknvT3FOMvgqnSMI8DkYPgrdR8Oxi6nnMUddLgpyeH6bvM1K3solsTtBq8m/oxag4PM&#10;H6lyaD3qWK03VhN98Y3MOyq3FyYJNsRhmxHhkEXcmuW7XtTOdNiWwU7Wj9lI8+1EErYTNUo2px4N&#10;OKufcHkaq4ZzwlpKQQgBJgfDE/hw9HZ80Kxlsp69mgj25fRvXjDpPkbLd0+CbcZC7ZajS41HcYUm&#10;HNjZCMi83RAuqw7Ox5kOJ7gtbcK1mXB3clRw3k5k0WPN3sYqjkNxCJX3QQzsOKdKASPA5MDuwobK&#10;ucSTMHn2N/2qIbfO8CEmW28GYNvhyIinVQdnIgX9cmpR4S7qivBj9UoL+z8Zws2oUOSZb+nDXRNh&#10;Ts7R6O0RyenGvjtvJ6JwO/EM8BbeThzB85QVpNEJ5aIckwPPxHwLL9NjU0AOsGi0erm65QiEN2Nm&#10;Om049YlmYNWw7K10V61hOJdgc4bCLQcvbac5W5DH0i9Ic0Iz45mOq4ho2wmEfKsa1pR6NRSOEM8H&#10;Sk+ZLRaHq5iYWZ/JwVD4N14KOnDAB+K3TeGVhBeuQ0v44TYA5xJ7L/xCu8+vwTdaR7obZrxtKt1T&#10;KH29kHic3trYD+cLDgrwKe6SlWmhNFjyJTCMR5yGLDhVvSGznViggrdIAi+pxuTA1275xpL0RhR6&#10;P58StsiadCNW2ecSbDPBvx+O3khvX1wHf47WWrTjDlW6Ix+jIQ4VHgb+Jn17U39KcJyFc1mELQ8g&#10;GRRtO5EcTXfUGgH/mI6iOLGHrNXCFYr20XTyTAocgJVDvudZ2O26SlgjOhSzWTdTLjzLyPza5q6/&#10;Zy/lg/jwEtEeTsTtpHciN+Hwci4m9eO44ejjVpLguAyztwyjo7DLCA+0R1aq3MaC7TbKBNegPo2k&#10;thNjsGrgIC6qFCICTA5sYZYvOXCb2lXuBnfhd7V4DPajhv9HnZ1G2VeDs1JfSPybFm57gn44vJju&#10;qTOCOlbtKbMs/sewvrvzWdp6+hvErrA3MbCnbXJaEjJiT9M8dwXLQrWdEETMTeJMDhyVuZOR5zUu&#10;24law+Jwy5kvcQdvp2xKuffeecMRrN1wRCUdpvnbRmAlMR8riSFIstIHlqLBRqD7h8yqg3NANnNh&#10;hl7WtmcM3GneTsQignT7Kn3g+3KvKFa8nRBeaoi+RMnnjACTwwaj4PBp82MwdT2beIzOxO/RAnLY&#10;0UgnJzw0kkB05wCsJqKSjtDi7U/B+nIx3VtnFLYbvclHIAjqZuSYWL7rBT2giY1OeHMAzoFAsaH+&#10;FZD4lrMcCJdxajshjJnbFJgctqNGoxpyJQ6H1d7kTl8j6nFvOhS9GYFH7P3NdyPSTpKArURQMF2C&#10;QdX8yMev22700Kwy8yqHo3fQvK3DNfdru15ZZvefv0wSESh2eIvXYdRVXnTSfgBi+FZUScm7D4Fi&#10;HFAVvgA/45Gchs1QYU/HFzt9QzM3DYLL9GocptkvMlF+QFzbbgTT+cQDOLhkklhI3W56SvMIzalc&#10;SjqDm4m+2EYkkR8OPV0JjJNf+4r670wM8Y4YaoQwf11rDRJtDvtOSNlVi75IyeeOQPYVJnu3seeg&#10;4TVuYLEQmtjhM5q9eTitO/Ex9s4cK8awum3GhA8u+dyBnb3OJvyFIDiDQBKLqFvd0bCTuO9qP1MQ&#10;OHX6psHwTTlHoX7wTbFRYNicBjMjKw0ro0Aa3PQNmXkxAV9aF20zSSzaEY0cMBC/YvXASzhOIWe4&#10;8LJ4bLul+GCE0H+PLMIKgncm9gphZhQMXgXweQSTxLHYHXC37qtZXPaoPwFGVe1oIc4oDl5ar0WM&#10;tvs5TXa2qkcaTEY08QZGIcyW+xLz8TNRJSXvfgSuN36ahMffhiocp2tES2d4r5UH3qbwgFLOUPQe&#10;WnglkW0nwTElXl8fiQ9IPdhM/Any5ANce18CO7NiJ8L7tRE9WG+M6CxgWwapqC+iL1Ly+SNwlRzA&#10;1vuwengWKpy/QbgMbPIKvjmD6PM/X9aCk3DAWbtkehYGg3sODmBPULYIOQli4K2HvWnBiRL3NzU9&#10;hfrfPEXGFmQy5uFRGbyVjvsR+D+zaQzMOyAIjgwllWylV8Pn8CEIhGfhc4gSHY49p68HmEvlPSj8&#10;Tcp2Ep5QNJsGhLa7BdmqWlS4W7TLv0NhgaiSki84BHLyqXgKr+OtRT+Z1z5QdwychwJo6R9jqbhv&#10;SS0Jqv3tKWWQsp9OWkYqxrw09WssbNOQDDTYpiHDfqhYt0f/IAcMUBpWD4+iSwmonNhFuNxZe7gW&#10;92HBtlEU4h+qh1MXfoxSsBACvGpIgE3D4GYzkHTIcIiQ7B7OwrzbYaHuekRTc/TG1PMxcEq4OKDA&#10;5xDC5fYag7BqCMD9Pxv8BGkBYNUKQhhGSyhkh32rhZQAd8KsXLCwb880QR0lXggI5OmqDZJ4TicI&#10;qaQhnWBWzJm1524dhoCvSPOkCKIQhrTwX8GxMBwZGdhOvKRtIwXLeMyzeEEdJV4ICOQbxwEDN00n&#10;CL7FEL6j7FjtEdxceNNsLWOTIohCGNNCfYXTsSoKnqr9iR3zBMtnmF/fCeoo8UJCIF9y4HZgABfo&#10;BPEu/ikcEbQ9zIkz8Z+2gvD1wgrCT20xCmmAC/o12iGkfznq23iy6KvYpuHfokpKvvAQMEQOOkF8&#10;AoJIxO8foToz3AqUjlXZOjsLcRKHUjBySjiXn55w8y8AksVE2dgtITWWBjV9HpafnItZqLyubBqE&#10;8Cp0YcPkoBPEKhDEw/j9c9Qw0dZ2rNoLIcnT4Mk4HLcYYdhuKIIQxdAs8s5DyDiqGd6c7qo9VLRZ&#10;26DAyYhVMTECQuSgE8TPIAjOys0ZnQxn5s7G4Lbq/RFkNAXxEEbBUKqUx1tSmnhu5Nk0zRIyw0F9&#10;sJ3Iz039hgexLQM7VuWZfNiquNip3cLkoBPEOhAEO2mtRC0rCsgdtYZiYqXQB3+M1wKeeLIvhih2&#10;ZpDXHKsQLLZNpYepabl/iTbpQxDDWlElJV/4CEiRg04QW0AQHPdrFapwJI9uN41CQt5k+nTvZM0h&#10;yRPdvQt/uN3zxgxsDf19S+AQUjggdBRa8JJ7WqGeUtAISJODThCcfp6DFjBBCJ9I9WwwQfPg+/rA&#10;W1QKBIEsEgXdX/V8FxFwXl1eRo7LSVQhpJbo06Zi1XBcVEnJFw0CLpGDThA7QBCc/YXvqyuKduPR&#10;Ji9TcnoC/YQoShzrQN1fiCJYuPKpCFpTvnhNuh8rP8HC5tHzBXWUeBEi4DI56ASxSz+D4BWEMEE8&#10;3mIG0qTF0YYTn2r5G5SZdRHOiDxezTcUVxwJNKTZLFxHlxBpZCaEn8WqIVVESckWLQJuIQedIHbq&#10;txi8gjCUByO76zzpRrdeRImOS7Tn/M8IWmvP1PNFO9SuvV0LFuuIpQZlOtGtVXuLPmwFiGGNqJKS&#10;L1oE3EYO120x+JqTQ86VEekah3Yf23YZTVnbDcFRdiOcOcdZVJsMEQwLUpb9JzJhPd+n0WQtF4VA&#10;Ye/eKQLyStQkCLiVHHSCiNQNpXiLIZTeiLMhTbjlE5r8WzcEDTmhLV3tHojVJPMgz2Y4g7hEI2do&#10;H8TDbCPa5JlYNRwSVVLyRY+A28lBJ4gNIIju+P1r1FCRbpYJrkzPdvgYBHE3wo0laolk1BmECILu&#10;l2Wr1sBiobihEA7vyBmrpru/ReqJhYFAgZCDThAc0ZqjSbElZd6ZXm7oadUS9enpNu/S1HU9YEGZ&#10;Cgs8znCtthiFMSFufAcbqMXD4OnBehNlri45JqRyxy6KgXPDOwuMHHSC+BYEMRi/L0cVcve+GclQ&#10;Hm85n+YhWUxoQDEtLoQqhY+AA1eXpYNrghyeFn35b1BYIaqk5M2DQIGSg04QH4MgwvC7cFTrztV7&#10;IS/lKVhRvoDEvXzFqUphIqCFfsPVZe/GryE7Ng+h4ZIOyRf1iGKGlZSguRAocHLQCYKjWvPZw+ui&#10;3e/ZYDxdSPybfju2XMtIbfe8D6L4FKR8cloC1SzZjG6Hs5xg+QjEsEFQR4mbDIFCIQedIKaCINiJ&#10;Qnh9+niLOSCIM3Qw+nfkxCilbjAKYRLxqiEF+Scerv8M+SJYsECJhaxw+GmB5yvRQkKg0MhBJ4ix&#10;IAi2f+gr0j8/TM5xSLv3719ux5XaWS2jlLrBEEFQTNZp8HSZGsLgqW1lNlsRKrOxajgmpKGETYlA&#10;oZKDjgBHBuEVRFcRRNhqko2kJq+9j9IyU1WwWhHwBGU1g6csL+rV8HloChk8cbaqOYKvU+ImRaDQ&#10;yQHfKsn6FefPwORmEVxqRTSnES3n0ozN/SnMP0LFgRABz6BsdhLcNpW6w+CprUGtq2LTML4cG1IV&#10;GyBQ6OTAmGECRelWlGvxT6EMKO2rPEyn4g7Qin2vUikcUCoTa/fOwszMDOS4LC5j8LQTLVnm3tao&#10;pxUlAkVCDjpBHAFBsAfPD6hCmb17NZwEgthPkWe/QiQpuHkrHwy3zKFsM+muNYdRFWQGFyx8dalC&#10;vwmCZmbxIiMHnSDYzHoYfueI1oatnHgSj2g1h06u+Yuik45fzWZtZqCt0Lb0TAfsGSLogXpjRJv7&#10;A4hhtaiSkjc3AkVKDjpBfAqCqIbfhWwgQvzCNRPrF3+7UzugFAxyau5RKYLWMeHGJ8fQQ/WfpbLB&#10;PByGSxok1dWlYbisI1jk5KATBNtA1MHvA0WgqxnelB5D4BFOllMykB1AhU7WRV5le1mOCB4RVJW6&#10;3TRStK+fY9WwRVRJyZsfAVOQgw7Tk/hZA7WjCGydq/emIzE7afXhuZjc5ZWBlAh4umx2hux+N09E&#10;HI1SIk9IgvCrIgpK1joImIYc8O2ThNXDo4Dud9QqIhAOaPIKHbm8m45e3oJkOSpIjAh2LOtAFPBy&#10;IbWRIZt95ITKIowbZ8lWxYYImIYcGFuOTAyCGIBfv0cNMoq3n08AjW6ziJ5dc5s20fnfyoLSGHqc&#10;5DgBmaseaTgZlqdCcSE5zPzbxt6ipKyIgKnIQSeI30EQY/H7QhFAyxWvTsOaz6bpG/uSbyCn2TN8&#10;+SHyGtvJpiCgTqXQ+tSlBnOyUJkHMj8rpKGELYWA6chBJ4hFIAi2nhwhgma7yt3oYJ0n6dtDs7Tz&#10;h8wsDnqsSm4I8FlDouMKDWgyhgKKCZmanMIzFyhk7Y2AKclBh3wcfjZCbS8yBP1ufokOxWzH+cM2&#10;CkFMSrW9yB295LQrVB0u2Z2rCUeT5riQvK1QxcYImJYcdB8MDiSwEdVwNi12L36y1QKatKYL7B9S&#10;9BBzNh5Bya7xqiE5/QquLp8ARrwNM1z+huQSw9JK0LIImJYcGFH9gPJx/LoS1ccoypVCa9PgZtNo&#10;zpbHYP8gnAjc6GssLAdi0AK5NCX2VREsb2BcEgV1lLgFETA1OegE8R3OH/gufbIIvp2q9aG9F9fR&#10;2mPLkEVLJcm5Hjs2FUtOS6JudUeLrqz2QJVN3VXxAARMTw76GLyCny1R7xYZk8FN36BDlyIpOvk4&#10;BSG0ujp/cKKXlBZPdSLa0S2VOXuAUHkTq4YUIQ0lbFkELEEOmJAZuoMWnz9UNYp2MO7tR7Scp2XR&#10;yshKR5h7wzsTo6+wnJwW/i3DgVXDKOAhdN3LLtlfWK7DqsHSCFiCHLh3IIgzIAg+f/gO1XC765du&#10;Rw/Ve4ZW/DkF8R/U9aa2aghvRa0r3Ss6aTiQi3LJFkXNwvKGP2Rm6CMm508giGloC8cvM1y61x9H&#10;ey/8Sn/HbIV5Na43PTT+A68aUtNT6b6bniQfL6GhZ8eqLw0DrgRtgYDQDDFJj9k9+BbUzkbbw1d1&#10;j7eYRc/x9WaG57p3JyEHRe3wFtSmknDQWF41KIsyoxPOJnKWIwdM0jSsHjhI7QbUckbHoQpS7PW/&#10;+VVatP0pWE9yeHujmvaQc4aaT6J764wiH2+hYV8PBDhruioehoDQLDELNiAIDjHHFpQfi7TpzlpD&#10;aOe5n+iPcz94XP6LJNg11IpojVDzD4hAxrLT1apBFDJ7yFuSHBh6TNhPQBC8tXhMZCiGNHuLJv43&#10;EtuLZNE7fpHXmEoWiwasGlKxasBZg9iqgW+H+ABYFQ9EwLLkoI/VePzk+OkNjI5d2eCq2vZiXuRj&#10;Wno9T9he8HaielgTalupm1GYsuXYGjJDVEnJ2wMBS5MDJm4sVg/subkG1c/okHSp0Q/bi//S1jMc&#10;vZrPH+x7AMFnDUmORLrr5qGiae3WqVWD0RllTzlLk4O+vVgPgngDv78gMkSDm06l/Zc2kSMjUcue&#10;ZdeSCucqjtfQvqqwNSR7XtqXNe064G7sl+XJQcfiNfzsgtrOKDYRQRWpX+OXEZx2CEUEYnuB/+xW&#10;OOflFVxf9mk0DPEagkW6t0mtGkTgsqesLcgB33Cp+vaCrzdDjA7VbdX70Paz39O2Mytxe1HadsFp&#10;HTh0LV+8LrETmmDhVUO6oI4StxkCtiAHfXuxBwQxBb9PFxkjds7aH7XRdrcXzihPCdS9/gsU6GuY&#10;Lxm6HajfiGCoZO2JgG3IQR+e2fh5F+rtRoerFLYXfRq/RAsih1N4EK8ejGqaW44tQUvhZqZzDeFV&#10;A9s1cKIaVTwcAVuRg+69+RTGlH0BQo2O7b8QXDXy9De0+8LPyNsQYfnthZcWUTqW7qg1AqHywo3C&#10;wHK7UJUPhQhiNpa1FTno24v92F78G7/PFRm3QdheTPh5M6XjG9dHLGyayGsKRZZzXpbwL0Ndaw4S&#10;fd9c5XkpCpl95W1HDvpQvYOf7JN8h9GhqxBSi3o2mETv/zFeN46y5v7CCyH5E1Iv0921R8FFvbLR&#10;7rMcJ6dZIaKgZO2NgC3Jge/n9dwXfCVnOFPLPXWG05ZT39LR2EgqjkAxVrzezMxKo8BiYSAHDn0h&#10;VBYAtytCGkrY1gjYkhz07cVfIIiX8PsMoyPIMQ44MO3zv3RF5KgM0UhJRl9TYHJs1xCP7FUdq/aj&#10;8iGcdtRw4TwUHxqWVoIegYBtyUEfPT534OAFtxodzVrI3H03VhBf738b24tyljqczKJMnJf40121&#10;2aNdqPCq4bKQhhK2PQK2Jgc25MHqYRRGcTOqYRPB7vXH0zYYR8UkndAzQZn//IFXDYm4oWhcrivV&#10;Cm8mMnHPQ/hdEQUl6xkI2Joc9O3FXhDEVPz+qtEhDfINpYFNptLr6x4WNTs2+ooCkeOt0J21hDzY&#10;uR0fgEQvFkiD1EMtjYDtyUEfHbaafAC1hdHRal6+K3Wo2oc2nPzYEp6bVxA4tlZ4G2pS7l9Gu8hy&#10;cWrVIAKXZ8l6BDlwrgWsHp7G0P6GarjP/Ro/T7vP/xem1ZxWz7BHeKHPIC1wLOwz7qo9TPQQ9Qtg&#10;w+ntVFEI/AMBwx8Uq2OHD8EGEAQfUDJJGCpsJ9CjwbO0ZMdo/XDSnGcPHMylSomGosFcOMw824Oo&#10;ohDIEQGPIQe99xy5mo2jahudD3zyv/Hk13QkZjMVN2HWbi2YS1oi3Va9P4K5BBjtFst9C8LcJaKg&#10;ZD0LAY8iBz1y1EQM8VdGh5ktDgc1fR22D3dQJg782G/BTCUd2avCAyvCtqGHaLPmiSooec9CwKPI&#10;gYcWBPE1thec1s3wp4mvBrvWHEKrD89B1u4ypgkrx6sGdrC6t84AHJqWFZm5fPbyu4iCkvU8BDyO&#10;HPQh5tUDR44y7LLYo8F4ijyziq6kXSI/n0BTzJTMzAxctYaCuAaLtmehCgEnCpnnyXskOeCDcUwP&#10;DDPH6JCHwJW7V6MXaM6WweQfGFTkfhdOU+lYale5J1UMrWO0Gyz3J+p3IgpK1jMR8Ehy0Id6IX72&#10;QjUcd7JTtd607sQX9OfFXyi0iA8n2SnMC74gd4gbPS0BOSZ55nRXvRZBwGPJQU+rNwFgrUU1jMOA&#10;m1+mSb9sgmNWOmwKfESwdqssZ7CqG9GW6pVuI/LcsxAWyhIm8nAlay8EDH8o7NVtZ29AEBuxveAV&#10;xEij/asW1pDuqPkYfXPgbYSVK18kjll8EOmA0dNtNfpjc4F0VsYLm0pHGxdXkp6MgEeTgz7w7NbN&#10;npuGI6M8VG8sbT79NcK+RxXJ4WRqejJVCKlNrSveJzJ34yH8voiCkvVsBDyeHPBNegmrh+cxDZYZ&#10;nQoh/uHUG4eTszYPguVkYKEGpXXmooijbnXHIqp0caNNZrmVylRaBC4l6/HkoE+Bj/CzH6phr6Vb&#10;q/aitcc+p7+ifkUQ17BCu71IR6SnEP+y1LlaX5HZmwnhpSIKSlYhoMjBefaQidXDs/i1I6rh3Hj9&#10;Gr9I//5lPUKspOP7vOAPJ/l0gVcNt1YbiPiQlURm73oIc8ZsVRQChhFQ5KBDBYLYCYJgk+JxRtGr&#10;Gd6EuiCs/Y9/z4flZMFHjeLrS28vfxg9DTTaxGw5Nnri1YMqCgHDCChy+H+oXsc/H0KtbhTBHg0m&#10;aJaTqRnxSMgr5Phk9BVX5djBqm6pdlQnormI7kEIrxJRULIKAUZAkcN18wDfrjFYPXC2bj6DMFTY&#10;p6E73LoXbhuJhLwBBZaON/v6sgu8L0ns+vI9ZfRkaCiV0A0IKHL455T4FP+Ls8Gw74Whcnv1gfTb&#10;sc/oROx2Ci6gkPacFLdc8RrUoiJn+zNcYiD5mWFpJagQuA4BRQ43TAf9cPI5/O8NqIbCP/l4+1Bf&#10;XG2+/Hs3rBx4ay9kmJTvhHQGj42H8dUI4viWAuVL9OekgLwSVQhcRUCRQw6TAR+obdheLMKfOHK1&#10;odKobEe6pfLDtPHUCioRUMqtbt1sqh3kWxIBXQYYaosulIGfyuhJBDEl+38IKHLIfUK8gj89iGr4&#10;zvCRRpNox7kfiHNV+nj5umWqadeXCB7bumJ30UQ166DKCYVVUQhIIaDIIRfYsHqIwurhVfyZfS8M&#10;lfLFayLwylP02Z8vwQ6hLCJHuSfmZFaWF65MhYyeuL1LVcwGQ8OmhHJBQJFD3lODl+WPorY1OoO6&#10;3TSS1sOtOzb1JPn7BBlVy1WOg8dWDWtEjcqwfZbhcgSS6vrSMFxKMCcEFDnkMS84HT1WD5Mg8guq&#10;oeCR7O/Qs8FEmrVlEAUEBrtkVu0MHnuFOlTpjjR3QtuUj9D2RDXlFQKuIKDIIR/08CFbC4LgGAhs&#10;YGCodKzWg9Yc/YAORW9CxGp5v4uMzDQcbpam9lUMh7vk9iWgfmKooUpIIZAHAoocjE2PKRC7B9Vg&#10;zEkvzWtz8to7cbGZKRpzQWuR8/oyTsu6FRFU0VgrnVI/gtAOiSgoWYVATggocjAwL/BhO4rVwwyI&#10;8gGloVKvdFuEi+8L46hl8LsoLXy1qYWBgwFrl+p85CFUPhCSVsIKgVwQUORgfGpwtizeWtxkVKVn&#10;w+do25nVUlebyemJVCO8OdUvYzjEJTdrLyqfj6iiEHAZAUUOBiHE6iFej1jN5tWGShmk07unzgjt&#10;ajM8sKzh1QMfRKYg2lMHnDUIhoFbhnamGmqcElII5IOAIgeBKYIP3mcgiCFQud2oGpPDuhMrKC7l&#10;NELKBUMtf9uHdBxEhvmXpzaVOXqd4XIZkisMSytBhYAiB7fPgX/jiR1QDQWFYUes7vXG0+ytHFIO&#10;V5v5cAOn30tMvUydcNYQEVhepPEcBu60iIKSVQjkhYBaOQjOD3wAI7F64HiTw4yq3lq9N/1y7GM6&#10;cGktriY5nV5ucVe8KC0zBQlxg+g+GFMJFKYcw27mAs9Voh6MgCIHucGfCrWHUSOMqPO5wROt5tCL&#10;v94Dy8nTVML/n45ZfM6QCrfshNRYGtlqEVUt0cDIo7NlduAX9iJVRSHgNgQUOUhAidXDcf1q8zWj&#10;6ux3MaXTKnonciTtv7SJinl7kV+xAO3Akc8YUtNTcWhZiZ5uMwcxIh8x+thsuU/YmlNUSckrBNS2&#10;omDmAOfZZB9qw1ebnNPy1S4/0saTX9GOs7/S2cR9lJHJpFAbmatawCW7D7JllxZtbSwUOGu4KgoB&#10;tyKgVg6ScLLvgujVJr/K28sbVo/dtcpnD/yfD3JeulA+UweRLqCnVHNFwKVZqXDVvrH5YLKzDBZe&#10;IAofY/5cuT2enatmybxb6SgE8kNAkUN+COXxd3xjZ+hemxxYRcht0oXXXq86E23g6NKqKATcjoAi&#10;BxchxYdzCwiCQ9pPdvFRouqRUHhDVEnJKwSMIqDIwShSecuxQ1ZjVA4rVxjlPF4yEMR0pTBept7h&#10;mQgocnDDuONDmo7VA4ezL4F6mxsemdcjONz8w3jn/gJ+j3q8hyOgyMFNEwAf1jgQBBtGcWi5B9z0&#10;2BsfcwL/ozfetbmAnq8eqxC4ioAiBzdOBnxoY0EQ3fHIKagTUd15SPk9njcS7zjmxiarRykEckVA&#10;kYObJwffYOCRL4AkftZJQuqa87pmMRm8jbpARZN282Cpx+WJgCKHApog+CDz9eZtIAneYnA4JyYJ&#10;PpMwUtiRiv0lOJXdh3jWRSNKSkYh4E4EFDm4E80cnoUP9kr875UgCU6O0xKVY8y3Qq2FyjEpOao1&#10;3zrwecIu1N9R+ZryT+jm5r5ZwK1Wj1cIqCzbhTYHdBNnjrfwdaG9VL1IIeACAv8DG/YR+yWpA6EA&#10;AAAASUVORK5CYIJQSwMECgAAAAAAAAAhANuGJBW+HwAAvh8AABQAAABkcnMvbWVkaWEvaW1hZ2Uy&#10;LnBuZ4lQTkcNChoKAAAADUlIRFIAAABRAAAAUQgGAAAB3Yh6oAAAAAFzUkdCAK7OHOkAAAAEZ0FN&#10;QQAAsY8L/GEFAAAACXBIWXMAACHVAAAh1QEEnLSdAAAfU0lEQVRoQ+VbCXxNRxe/QexaO629tEpp&#10;UVWthK5Kqb0NVVstLaW2pJZY+rV2tad2UZIgQqlaQ4TUVhKJPSJBYicUEZHGu+c7/3Pfvbnv5T31&#10;8qH9vu/8fv83c+fNzD1z7ixnzpxR/iPyelMhIpU4CjinId09Sb2wktLS0khNmO68QPNXFVIPdhN4&#10;enpSkyZNSA1/JWsBy0plDs3m10dPIlrjSZ999hmVLl1aMkt6iF2BgnkkgQoVKkTvvvuuZMKzNfwO&#10;eQzKyMiY5j9vKtGpGUTnQwy8/PLLftYsmVSjRg165ZVXyN3dXWocO3YsHT58WN6k5TDR7Nmz6ezZ&#10;s5IR6Nu3L0VFRenPtpScnGxkzJUrl9FIa5pTcsMPf5lc8vRICJ8ZCB6geFuTspKaMEN4wycGQgY5&#10;yKwe/Fz7xHHjJPPVs3vlqy3uowzWcjClzy9K6qaWpO4dRO+88470BfX4cFJDq+lfzF0y3g5SUt3d&#10;c0lN6AfAoZhox31ATVqsfVKG5dh38knVKxuRSURm0MmTJ6lMmTL0559/Ss3Vq1cXcPxDyWAiyaBn&#10;BIoVK4awGSOTEhIS5M8XX3yRPv/8cypRooRe4A38b9DKlStzciD8REZGSivDw8Nd+5Tt6it0+fJl&#10;ecMaH5Ncs0Nfd2ax3vg9C/gvWtLXxcq/7cMfMna0hqPe0qU52YB6wEuA+KrBig+HzuntGlxgWw1S&#10;t9cky6E+xswBpKenU/369bVKw2tJF9OBtE8bKG2kEjO1ek0pli+3NimoW9vTgAFfU6lSJSj9TCjP&#10;NBNphK8v/bZ1NV0/tYPKlSun9TIr/pyl0B+LlQyuJr9Wmy3luBJQ5DqHRlOBuP3rpG/TOisCSsvz&#10;9anMwHrpR2MZORiO6aWXXiL0VkxAiKNv8ewlcQCT0auvvioTEsSBNC72olbaOUmB3LlzG5yaezgm&#10;LVS2b98+vbcDbzOc0+bNm8tdY7p79+79O3fuWFJSUlQGQktqaqrl9u3b8oz/8IyQiz2vlXZCPEjL&#10;NmrUaHf37t2jAG9v75iePXtG6vFvvvkmqlevXvvxzOkHEXKx17XSfxdhYsJE4O/vT/eDRXbabJYd&#10;QmWjRo2S2VlHtitN3+Kpzv5xWtbxfue0Pp3m1nI+BFG4J82eMV5W/nt/xEk30ZcGgK6FEa/jD8cp&#10;Klv44xht4ojpRYsWLaKCBQtKpTowcVDCrL9uPpoyYsDHNhMGJgYMPfwNYMHVJww64euc0/QgJWNg&#10;z+akhvFMtPtdm5mI/6Y2bdoYleoVSqVxY0nVKrWd3T2rWWeVBQU1/eZkEK9rDXmqa05btmyhKlWq&#10;GJwalVlnIaQxeqAeg9Bc/Kkur0pq4kZq1uwD8ps1nT799FNZMGUG0kNrRTpKFZYKfbWaMqli4hyF&#10;vv76a8qXL6/+Vho9erRNhUb8d1+pDHlyuSlbOSzDyELVIiY9bVSm4/LpGOIxrs2Pwbz+b2jMsgug&#10;PO5ulC+v2zbO8wIjK/FQcI+NjQ2K2DBblnz1GI8S6/KPpd8S8b6m2fFzcHAwhaxYdIGLOa4MNG3a&#10;tML6xBoSIuqgxKEaTJo0SbjEc9u2bSWEZsjTGqYxx2RfIScZ4MWfKlasKP+VLVtWwrx589K8efMS&#10;UNYhoUIOpALOSAEBATYVYtFCPEeOHBEIy5cvTzzRIs0p5WUYFd68edOoEFi2bJnNMyq8fv064s4J&#10;MuG3ynTPWwKZ6gFeGgT37t0z0pDnl19+WWEt6piaNm2KJokKnpiYKIsVmjp16lTpk/Hx8dwZyOBy&#10;8uTJR6WgMxozZsyGfv36HcB60aVLl8jWrVvvQ7xr166RxYsX38bLbQSe+/fvH4Pwtdde22AtmpXQ&#10;DxnGIs5x84DXVU9DBeX/bdXRR0mYre4G8Yfrr9BZjHGeG/aPU7z4L+idfy+BmQ4eCo0cOZKFYEv4&#10;GxO7VSvM/oKZXcIKxAoi+Q73Ibp3wTn+vCHMYm73760M4vjjZxbMefC6MWv6BKLkHRouria6tEYD&#10;4o5wM1qYheSXaDuwR88smBv5pSct8BtH6hk/UuMn8zr+rcSj9kdQhQoVhAnW1ujSmYMSh9I6c+ZM&#10;upjA28OjgwV0frnRDX5+VN0ALR/FzC30Y4YO89J9qLctdr3FCkdPiQ8bNpTc3NyECR1q3Hgt3Mcq&#10;wG8NMnHiW4PZ5f1kI+w6szxaVY8XFfLp3Upb6nfUtVVa7MF5sOBCs0TIVRiAxolQVxnMIP4a+A/C&#10;sG7E/5rZu0uU8reXKvRazUo2KoO6uASpm1sRHZvDm/ZFrBANITWqayaTZ+ZRvXr1yHL2J5o+fbow&#10;at1dawzubeaQSfWXClr9O74g95was5y/OnhxSunLlOktedTemW5icPkLXElPTbliqPt8Sd3Zy1BZ&#10;dLUFqyddiaD8+fNT3bp1KePiJuLdhCzDKbHzNaY2VjHqtQe/XmdyNKMg+HFG7rcWK+cO/aAQDFUo&#10;rPoXpfXrQqhhwzf55bWoZMniUmHOnDnp/fdZczExi2fRs/CMl//yDnl5eUka8lOg7RfSkcONQ2bQ&#10;PZeyiev+mPGXiwCWpmq3AvPcPTQ9c3foDFBgdCbfeuutTCaBnxsQzeWVEfEr+2VHmS9fPmEslb9W&#10;LnziNXlQTygD+2BsBl1aGrHmVjsXXOZy6MRSYjqjHc2d49zPjLUatjBTZoSU4HSeR6/+RrfWelLp&#10;kkXIElqeihdy287v0JlzvlF3RmvXri2kq4DYyCPEZh7qIOIbNmyQTT3i2NhjoOj5gcQz8bLJN6dh&#10;725+Zu2EvvvuO9g7sjdfmvVUR0wCPXr0kBBMQvGtWbMmHT16VNLw2XUmO3ToQP/y/cJg8o033uA+&#10;3lDiMNrw6z7Q3uoimXVfVI6JOk+ePKK26uk6zNYM6MUIoTDCsoE4ymFVgoUDz7DlYkOIeEJCwm0O&#10;GzBcJ2bmaQ6kouXLteWMFUqDyT/++ENCwMwkthQIwZTOJLa/r7/+utEAmGKgfyNu1cFtjZAukFuB&#10;AgXeXb169YmLFy/e471NAktz7aBBg9by/Le3c+fOYm3hfhnN8WP8Sc9/8sknybzTvdG4ceNrrIof&#10;+eKLL3Zzl4hEHmfA//yuJtors0HJycn09ttvU6lSpYx1GXsADJLChQtLP9y5c6fsn2DPfeqpp8jP&#10;z08G1LfffktfffWVTDlPP/007d271zCuY85EWLJkSQoMDMTcWJWRPeJPmgZzL1YQM5MIwRQ+Gzp+&#10;1apV6dlnn5W+hoGFOO98pDEYwagDhMaiLDY8CNEvrRsaW1Oyi4SpoQ6jFeN9RktrHEC8NaMF4yNr&#10;mp6OEOkYtXjG5zSXxbSjx2E9L834PyZapbyHNRebryDehGEzhk0Z//VABeGJUMZypaXVeiYWNhwi&#10;QG9sW19TFDi9pGT8O0gNyWTOnrBjbN/AYLKUFHiSlBGkfJTJXKYp1gyYaeXMNJPJx7fRN1PGVo8m&#10;amhtjTnenjrctloxYvg3BIX5iTGZ8Wu1D7FDFN0wNTGr7dkBhnj3I5z+YH/EVTw+JtUdDZrSzwVF&#10;OaU7cdq+Wt9PX2I90X4/bcLAvt1kT/7Y+mRGWMMW6nar5K5tJ/V8sBjbAd3SB5iN7vbw6d+VmtV5&#10;DEzSNo9WFoO5bdrGHxt5hAykIxugnhgpyx3W3a5du9LmzZt55zjU2Pj7Du5GH7/xCJlkqbU0mLu4&#10;KvNIEsARJEtm6dKlNkzaIyXhZ+O4Ehjl3enRTEE8CTe3/FpWXq4m+We1SMT0InVXI4lT8m+iA3Ix&#10;A8OHDaV27dpB5be1SPzmQaMGedlL0rWBowYrTaxHIUSnf7S1Ppix/2NhsmfPntIQ8wYfuHfvroRZ&#10;Nvnhtci3fztqbtsnH45JllxTayGi2H9pFR40WR7ssed9Wjh/tjAIFC1a1GAQ+iPCjNML7BjU8E2f&#10;VgTTzENPQepypZz1vIeZ+147uQ6rSer2l0mN7kmWw3057JGFySMHtsgmSeURDiZ1vQ84ExflkDkd&#10;OJd66yWWdqByn/M/eO2G5GBXgX0l00rgRuqqOtx3+jLTS7nPTSDLwZ42DPr6+opSqh7+2pAkqgPq&#10;1OGyDhhDo2mOm7yjXs1KBDvS2y+JlSwfeHFIxqc1mGNmg1mKe3w0W07MZJ4u5pAa+rFmVVjbkDfs&#10;O4Shc2djxaaoM4h+iboAe+YoqLDNO+CNgk+9aZhymPM7PyDKwuD8vKSuf58oamymsWkHS29jc8MM&#10;cu7Yb8KQ5fhPEuLzYg5UkwLozTfftGGQAm0Z0wHjVou6Ci0boMRy/vrgxSHdDVBuli7M28wp1sIL&#10;8pO67m0eraMo8dQh6tz5U2rZshm98MILRBFf0dQpk+lw5C6i0PbCLBjEdENLyxGt0+w5tWrVousn&#10;t2Vhyoz8cKpg4eTJpaxhNl7TuHFAZYorzyMjLFNisuM+gk/s4VGfX1afN0lVjI04GLlyPNSQJO38&#10;UhiKjdlDtKyqMHkrMVLSsNHatC7EIXMlCyl0aDJv7GcqqVzvLEY58OKM3PPlVtrqnzplaQ0JcQyq&#10;OyKZAdMG/T5CY/DwLGEm6cRe7dm/GFFwLWEc+dCwrl27ZGEukcPrmmtJMAOb+r/0B8Jeoj3MZzCj&#10;cfyBOBm5VWPogjZY6M75TKnOzamZ6jiO815sYek0a0DMVLkiCsVMy03JS/KAuZWMtgyH/i+OqGCx&#10;Qjk6wc8FZ7n8/EBQWEfq06ePxuCtU5k+M8B8ZopDHP7BVELzFapcQqGdk56mC4ueusvlXWZOp4LP&#10;l3PvCltfvjxudHqlnc3QjJOzMu2He7pltSEGciOu8mCK7E/tW3gQbJKnFjx7h9+RbeYUi8Uy5dat&#10;Wz9G7g3dDf+2KVOmkBpnPeRmWA50zTz0BpKWaYfeiQF0f1cLnrS9tWfg3EqieD+KCF1JMXvWkMqK&#10;Lu9ZDvJr2jEKyAtdpRkzZohtr1OnToaX0o0bNySsVq0a/Zl2S+LNmzen3r17S1wHXP9unA23SYNJ&#10;BOXMaadPn8YaXEJ7o4v0IAYB3Z3KzGD//v0NS2xqaqqRF31vx44dBoNhYWESWg1L3Rk4TneN/orB&#10;9u3bSwgGMUBgefXx8ZFJHOkpKSlG3uiovTR72giDwTt37kgI7ZtfNZVRVF7qCoFBmNrsGUQazGuc&#10;RQDGmjVrJnEwradz/zWkCabPnDkjDKK87iiJgyIOZzCKM1wjbLw5oI8++kic2jCHXbt2TdJ0kxzw&#10;IAb1eKVKlWACNp7hY4DQulb/i/EUwzVCp+ZAGNRtgzqDZi+8h2Fw1apVN6pWrQq/mCz/McYzYCd3&#10;jXQGsdjrCij6DkIwrG83zQx6eHhICNy+fduIYy+Nfqo/2zE4k+H6J758+fKvHBgVwTg+ePDg44iD&#10;wZiYGEk3M6gDXSAuLg4aspGGwaTHHwmDTMU/+eSTWfHx8XdPnjyZ8txzz+2sXLlyYL9+/UJhDOcX&#10;iotJt27dDnXs2DHey8vrKgzqQPny5ZNY8vtgVDcb0B2B34NRnC0G3dLS0lJ5ulC3bt26Dw6Z8MTR&#10;PXTwjLjupGn23rHG7yOP/owQ5fVyABw7+T0wA7u+1KmqmocD2VPAb9jb25vWrFkjkytGH/omRifO&#10;SLgB8rlg8cdxLeI41IEeuHHjRuM04IMPPqAffvhB/Jiw2kDD4bwdGK5P1Hv27MHmhZKSkmR/MWzY&#10;MFmukKYziOMK9EGWjqRDidUZxEjH3IeDH8yDOHdGX12yZAlNmzZN8lgZ/Jbhurk4PDw8LwZGkSJF&#10;xGKK06L9+/fT/PnzZYsJiUCamHh1BgsUKCAjHoME5ySQIhjkvitx1AOPxE2bNsmZCvfn7DPIlIMn&#10;a58hQ4YcKFu27FZexg726NFD/HYB+PTyHPk7p4lvlg6eTg7Cv5cHyx4uE83dwyaP1S/YqIffA4/G&#10;bBvcsZFuykBHxnkHzkbMZx54hppuTkMc6ciPM5TmDOQxlzGfldRjuHZcS0Ssq2vOYxyaC9unZTFV&#10;WP9zVFYnVrEdpv/zieYp+S0hShA2bY6QtkxZOa6TUoyzYmP1YDvO/xupwUoLCMkSrJB/H81ExMk2&#10;QBr+Qx7k3Txc6cvpWIRcu7nyv0YZK5RWEAiOhrwaaMLCJoK3bTyabAlp1tlTjolQBmWtrm6wMP53&#10;Dr/skt7zIAi4hXKS9arDw5Gu9ndgwevCDB5oI8z/3aGeEVqvGRoMY327NzThjRgxjLtZGtH9FNfA&#10;ZUaOGC514G7Zfa4TdQdq17/+94SZsa1BU5xJ4nTN+3NPOQMfNmQgUdpFopRYxolsgstyHcOHDBJh&#10;Nq2liJ8whGn1u/zvF6a6On8TnIpQaC36ooNmNPabMZko9SzRHwfkqJKuhj4a3D5O3v17iTBff14T&#10;JN79XyvMjK0ezfWeN7Crp+wJBvbtSnTrMNGVDba4vJ7o3BK6k3xKVG+o8NgYJV85R3R+GVGSv2u4&#10;vkfexWzQey9n9szl2qXff/4ClLHdsyWEh6Pd4b20njd31jhu2C5Szy4gFWeCp8aTmvSTDTZv3iRD&#10;3GwLAmCCkTInx1Dq+W10LSGM1CubtHJn5pAaP1X+kzx2oEvraOhA7QpY63qZC5D1/sI/T5gU7tFK&#10;hBfmSaP7aMJb8ONY6WXqqcmMSZnA4Tyc4o8PM9JuXoyRMgAc51AlAAsgtuP6LtcZcCtfxZ041GuD&#10;XkSJC2mkdxfJBzXKUI18/iHCzFhduIUhvN6aEBb6cU84F0TqMR/CXWfHGEzq/raaz3v8FDqdEMc9&#10;dT73si10YNcGOnb0iOHw5wiwY0RF/k7BywONfIej95O6j+vb29QBPuSPNZFGe3eUvGZhWq/rP/k5&#10;U7Ue20NVafO6IuaEhTNHEp2ZR+rBzx8ekR1J3VGb1Ig3+bkbUcJUGjJkiNErYTji1zkETBnx0b9S&#10;wOLZ8gxTh+UIfyC5O+4E/C46PpxGDvhYyrRm3tEGtMV6M/7xCzMjRGmKFU/ll77PkzYn0dC+bYhO&#10;jGQG67BQOokwXMa+FtzIV0g98AkNHTrUEKIOs4ORPUJDQ8WdFfEePXpwD2+j1fVA1BKeh/XTPJ3R&#10;FrQJbXtswsxYpjTB1wKgPnASDez1EdFJnofsGbT2qmyByy5ZOF38eCG8tLQ0Q6gwk5tt/GYMGDCA&#10;DhyAysQLD3q2PU8PAPHCNIjbgnp01Qjw/0rupD0aYfJOYBcqHdhMY3hw1w+Idn5lc4SdCTdSFxQk&#10;NfgFUn/rQpbjY8lyagpjMlliR2kOMI6EZ8adM3JMDk+x9JunOO1zunr1qtErMcTNDjI6pBfuaexQ&#10;UA9EWA2iwKe5TX2kbVLXu9wWbvPFBUocP8PpGmdmrt/9ALEAB6CyEW01Rq9s8RZBORTe4uKkrn6N&#10;1K1epP4+nCh6ouZWEhtAFLeMF5PZ3MhBpG5uS7S2EanbPuIJv0Pm5Sueq1aFBIugcBvnVvIZLjNI&#10;Tix1AZrx3HPP2QgRQ1rd39qxoOyxuSrRwjwO23GV24j6fLnNaPvCL+X6EQyqMKy6LsiMYGUuKqrz&#10;nMaoZW7urC+ek4PUpWVIXQvlmheHyDGGT46BmB9IPTyNhTiQ1C3tCLfuDT8IK64dDzUENGHCBFG4&#10;sQLjMj30R9jO9f/HjRtHVy7ESxy2dfAGpB3n9zgS2tbqPDpKGp5RD4LKbURdtSvxM7d93VDx/fmG&#10;AS9+515UzujCXOVTVLTKW2Ny3ZdZXyr+QiteJHU9hlIPogOjWXDcC08spCtnoikiIpwOH9jOas8m&#10;2hO2ihIPbc70fgF2fkFJR8Pl4gUEt2rVKu6hw+S/80lnRVANGjSQEzvokNdO7+We250/Sn8KCgqS&#10;/3F1EMP/StIhol8rEy0rynw5+OAPgV97a21Fm9H2Lxsr+/gZhxcY1oUYLlP+xNnKfFR2dKp2iQ03&#10;+u5MM714Xl5SAyvwUK7LDZtKPy2eR/37f0Xdu3ehVq2a03vvNaLatWvSs8+W5rkup/QqNBonza1b&#10;t6b169dTRsyPROtsbwHStk5yXKT3vnlzZxNtZk0A7/QvruU5PEPmQj0PjtlxIhR/KIJofoFMHh8S&#10;pZ/S2niE24o2B/ZRElkGgQwYgGswcGbnMmFVKlK+mPLOHX/lBio+NVP7UhBmin6X8+B4mjThe27E&#10;C1S5ckXWGytRpUrlqHTpktyoAlm2cwB6Fhq+Zs3PRHBqNAsQODRNdiK6gMSZTP9vaVntvXAuW/sW&#10;3Y9fTd9//72RF+d1eOf4cbxr2tjCRlCOUKqQxhPahjZeW6Tcy+eubOW0IAZ2NnDlw4WxbK/SKAjH&#10;Hdxf8kpZmiOdVuWgU344z1PkemaFZ7V7pdkBdhxo+KmYcFshnt8uB526YGz8yXTM16560up6mWl/&#10;psgpLKYA/eNJ+aN+NoLL8NN6HtoQNysHoU03g3LgaBlXReFNhRuZOE2rzHB9LnRCWJlwZljN3V35&#10;9NaKfLfUX56ifT8UoNy5HAvIFeAQliL6cM/iBv/SiCjtGjVq1MgkxHPaf/YIqUM0l4WwiNWUtR5G&#10;etrFg1IOp86DBn5NtKI6LywK3eShWrGYIjzvnVyA0IarAQXv5XKTngfhjWPAHQ1XWtF5sqfa/AUZ&#10;wixXOkeXqwFFr6qbnqGwCcUob27ty0PdgABcRXR0tMyRLVu2FIcaHW3a8Fx4M5ZoAwvIGVZW4LmS&#10;e9mqKvRH8iURIOo8EsXzI/+fvKA0VSmpCI/gFTzHLSmcWrigWxjz/MSEZ0+6MKvXqODe7XxIxUuW&#10;bVUodFIZYbRoQYUSoVKEcC9xFeuKEYWzGpQdrCmk1RHGQ5yfUzY1pPYtPenddxrS/qAWZAmvQXGL&#10;y6eUKCyXqOHbimH7xIWnXLhwIX94eDiNGTPGAJwurly5Ijqcnob43bt36eDBg0YablncTblBt08F&#10;466okT5nzhy6f/8+rVixQhYJPV0HnOYidu4g9d51uh39HaXFzZd7L/b5dOBKM/Mp77P/b+LEibhN&#10;rN64cSN9+/bt4wsUKPDkrTi42qy7KuqARyAujOtegQDi8A40Xx4HPvzwQ1JV1bjtDsALC/6XODLV&#10;PQQBxO2f4XGjqpYst+HNgDcOBGnvQGquC8AV6+PHj8dws95k4Bw7J9r42AmX2P8TIaJh8G96GCHC&#10;f+rYsWOGnyiA+S4lJSWLEHFrH/vs6Mi9dOxIVBYh4ugB5fSb/ABsk3CO5WZBocaFeagyj5/+EyFi&#10;+wb/LABChDsU1Bw0EELExSrYCnWgXiw4uC4EkxgEDCE4EiI+xO7du+VKOixA9kKEdWjt2rXybix+&#10;uBkOnZJ5hG8ifF/hMJQt1z6XCULEAToUZhhD4SvWsWNHESIYBOMA4hCiv7+/Q8uLGcgL3zF7B0y4&#10;skZGRtqkQZhwvMRQxHYPwgYf+BgA9tPx8fEyFyMO6L695nrwTpzjeHh4RPDzJMZ7DNe9nLNDuhA5&#10;agCqCL48BKungXEwyXOokYbzEghYf9aRXSGa0+F1eOnSJcuRI0fuxsbGpu7bt8/mf/Q8lLM38t67&#10;dw/haAbmxWztj10mCBF+nhw1AL9NuPSahYjecfPmTRsh4n+4VNr3TGdCxDwXFRVlk/YgIfKKnM7D&#10;+TLzcsGZEDFyzOnXr19HOI0BX0B4nT1+8vHxKXTu3DkbRiAUs1kKaNy4MYR4316IEOykSZNs8joT&#10;oiPAgIH5016IZmB+tBf+XwgRvthPbk5kysUNqc5DJgq9D5YULBC4N/r888/TiBEj6OLFi9S9e/fD&#10;3JMOYGGAdzEA601ycrIF0NMAzJvQE1euXGmk2WPhwoUy1y1YsCB19OjRN3C+4igfgMXs8uXLNmkz&#10;Z86UoQud1JwOXZbb9MSFCIJZqCIDLrQ+PGnPYvzEWMbPsH4sYuCuQh/GZwycWfzAmGOFHwOMI5zN&#10;mMuYz1jKCGFsZIQzdjF2W0PsMnBLAHVDJRnIGMWYztDrzQ7AB45OoeIUYTwZIqJcPPyOYi7EqgfA&#10;qBoRESFDBM8Y3mfPnpUzE+xeypYtK/MWrDP4H/lwaQlqD+IA5rvixTOtQhi6sHRjBe7cubOkBQQE&#10;SBl9XsWu5JlnnjHKQPfDqMD1nV27dkka3gejLnROPGPXAl99GIO3bNmCD9eQgbuXuRlPhuCzz0NS&#10;GGrVqhV5eXmJrtelSxdpHHz48R92DvpiA0HARAXFGc/wvYG+h7kQcyJcSeA+r6+eyA+VBTopVnXo&#10;lUjnoSwrP08X8kHq1q0rdUBoqBsE/Q9TjD7HYluKEEMaIT4sBIt7AZyGu3o4AqjLyN59veyQvRBr&#10;165NhQoVEuUYQsQdAfwH5RZC1NUaXIqA4guDK5RxTPYQnCMhQsFGb/bz8xMh6he4oV5BiL169ZJe&#10;h/qdCbFp06ZShudR4UsXpu4YACFOnjz5KMf1I4BsXxHIDuVISkoagx0CGMEdw0OHDqnnz5/PwCYf&#10;rsEYdrhKhUZjNceQXrx4sSwOyA9guHFvVCEoID09XXoeFidunAw7CAhGCdSJRYE/3v3t27fLe3Hm&#10;jAWEV10L6kcdoPHjx8v7sHPBcEfZ5cuXi/Lv6+tLvCjKNIHt5/Tp0/82IYKwz8Ql8y8Z0Phxpxu3&#10;oiYysIhgwv6RgcUD/wF6HCH+A5APehq2Xvp/ZpjLIj/yof7J1jj+Q/kp1lBfsPSyejksYGZ+9DwT&#10;GLg0inOUR2bFdoVgQsLXg2oAkxKu2GLrpD+XtoaOgP8AnOmiHEJH+czQ60P9UIz1MiiPNGd1oNwz&#10;VtjzhDLoENA4XDCHKcq/ASrYmiQfqe6/AAAAAElFTkSuQmCCUEsDBAoAAAAAAAAAIQAUwVBNzwUA&#10;AM8FAAAUAAAAZHJzL21lZGlhL2ltYWdlMS5wbmeJUE5HDQoaCgAAAA1JSERSAAAB4gAAAJsIBgAA&#10;AL6zmB4AAAABc1JHQgJAwH3FAAAACXBIWXMAAA7EAAAOxAGVKw4bAAAAGXRFWHRTb2Z0d2FyZQBN&#10;aWNyb3NvZnQgT2ZmaWNlf+01cQAABU9JREFUeNrt3StyHFcYhmHDQEHDLCFLMPQSBA2zDa0iUNDQ&#10;0NAb6Br3AYIqsVEmQIaGyUiuctnOXLp7zulze8BTNUzV+sFb8+kyr25ubl4BAHn4JgCAEAOAEANA&#10;8babzRshBoBMduP4+enu7rUQA0AGf4/jwy6Ej0IMAJlCvPfvdrN5J8QAkCnEu3H80sJE7agAVBni&#10;lxg3MFE7KgDVhriFidpRAag6xLVP1I4KQNUhrn2idlQAqg9xzRO1owLQRIhrnagdFYAmQvwihPdC&#10;DAC5QvwtxtdCDAD5QvxY00TtqAC0FeLKJmpHBaC9EFc0UTsqAK2GuIqJ2lEBaDPElUzUjgpAuyGu&#10;YKJ2VABaD3HRE7WjAtB2iAufqB0VgPZDXPBE7agA9BLiIidqRwWgjxAXOlE7KgD9hLjAidpRAegt&#10;xEVN1I4KQF8hLmyidlQA+gtxQRO1owLQa4iLmKgdFYA+Q1zIRO2oAPQb4gImakcFoPcQZ52oHRWA&#10;vkO8txvHWyEGgEwhfrYN4a0QA0CmEL9M1MNwJcQAkCPEmSZqRwVAiDNO1N9fPL8d3242bwCgZM8T&#10;csoQrz1Rf3/x8nApHwwAKrHmRC3EAJBxohZiADhkpYlaiAHgiDUmaiEGgBNST9RCDACnJJ6ohRgA&#10;zkg5UQsxAEyQaqIWYgCYItFELcQAMFGKiVqIAWCG2BO1EAPAHJEnaiEGgJliTtRCDAALxJqohRgA&#10;log0UQsxACwUY6IWYgC4wHM/hRgA8nm4v7//TYgBIJNdCH8JMQBktHSiFmIAiGPRRC3EABDJkola&#10;iAEgorkTtRADQFyzJmohBoDI5kzUQgwACUydqIUYANKYNFELMQAkMmWiFmIASOjcRC3EAJDWyYla&#10;iAEgsVMTtRADwAqOTdRCDADrODhRCzEArOTQRC3EALCiXydqIQaAdf00UQsxAKzsx4laiAEgw7ti&#10;IQaATH78ObEQA8CKfv3NaSEGgPX872+JhRgAVnLov2sJMQCs4Nj/mxZiAEjv6CcwCTEAJHbqM4mF&#10;GAASOvURiEIMAGkdnaSFGAASOzVJCzEAJHRukhZiAEjn7CQtxACQyJRJWogBIIGpk7QQA0B8kydp&#10;IQaAyOZM0kIMABHtxvF2boSFGABiCOHxaRiuhBgAMtiG8HZJhIUYAC60dJIWYgC41AWTtBADwIUu&#10;maSFGAAucOkkLcQAsFSESVqIAWChGJO0EAPAArEmaSEGgLkiTtJCDAAzxZykhRgAZog9SQsxAEyV&#10;YJIWYgCYKMUkLcQAMEGqSVqIAeCchJO0EAPA+RBfp4ywEAPA8Qi/Tx1hIQaAwxF+fLq7e71qiP8Z&#10;hj/2X/wTABQthK8rhPh6jQj/FGIAqME+lA8tTNJCDIAQZ5ykhRgAIc44SQsxAEKccZIWYgCEOOMk&#10;LcQACHHGSVqIARDijJO0EAMgxBknaSEGQIgzTtJCDEDfIc48SQsxAP2GuIBJWogB6DnE2SdpIQag&#10;yxDvxvFDSc/jqAB0E+J9hL+UMkkLMQDdhXi72bwr7XkcFYAuQrwL4WOJz+OoADQf4hInaSEGoJsQ&#10;lzhJCzEAXYS41ElaiAFoPsQlT9JCDEDzIS55khZiAJoOcemTtBAD0GyIa5ikhRiAZkNcwyQtxAA0&#10;GeJaJmkhBqC5ENc0SQsxAM2FuKZJWogBaCrEtU3SQgxAMyGucZIWYgCaCfE2hD9rfR5HBaD2EH+q&#10;+XkcFYB6QxzC1+0w/C7EAJAhxDVP0kIMQO0hrnqSFmIA6g1xA5O0EANQbYhbmKSFGIAq7cbxtqXn&#10;cVQAqvI0DFdCDABE8R/8X5np7R8T3wAAAABJRU5ErkJgglBLAwQUAAYACAAAACEA+SdUZOEAAAAL&#10;AQAADwAAAGRycy9kb3ducmV2LnhtbEyPwU7DMBBE70j8g7VIXCpq04S0hDgVICFxqQRpVa7beEki&#10;YjuKnTT5e9wTHEf7NPM22066ZSP1rrFGwv1SACNTWtWYSsJh/3a3AeY8GoWtNSRhJgfb/Poqw1TZ&#10;s/mksfAVCyXGpSih9r5LOXdlTRrd0nZkwu3b9hp9iH3FVY/nUK5bvhIi4RobExZq7Oi1pvKnGLSE&#10;nV4s6CNJ3sfhiF/Hl3iu5qKQ8vZmen4C5mnyfzBc9IM65MHpZAejHGtDXq0fAiphE0XALoB4TGJg&#10;JwnROhbA84z//yH/BQAA//8DAFBLAQItABQABgAIAAAAIQCxgme2CgEAABMCAAATAAAAAAAAAAAA&#10;AAAAAAAAAABbQ29udGVudF9UeXBlc10ueG1sUEsBAi0AFAAGAAgAAAAhADj9If/WAAAAlAEAAAsA&#10;AAAAAAAAAAAAAAAAOwEAAF9yZWxzLy5yZWxzUEsBAi0AFAAGAAgAAAAhAH9MzOmZBQAA4BsAAA4A&#10;AAAAAAAAAAAAAAAAOgIAAGRycy9lMm9Eb2MueG1sUEsBAi0AFAAGAAgAAAAhADcnR2HMAAAAKQIA&#10;ABkAAAAAAAAAAAAAAAAA/wcAAGRycy9fcmVscy9lMm9Eb2MueG1sLnJlbHNQSwECLQAKAAAAAAAA&#10;ACEA5JAQReBBAADgQQAAFAAAAAAAAAAAAAAAAAACCQAAZHJzL21lZGlhL2ltYWdlMy5wbmdQSwEC&#10;LQAKAAAAAAAAACEA24YkFb4fAAC+HwAAFAAAAAAAAAAAAAAAAAAUSwAAZHJzL21lZGlhL2ltYWdl&#10;Mi5wbmdQSwECLQAKAAAAAAAAACEAFMFQTc8FAADPBQAAFAAAAAAAAAAAAAAAAAAEawAAZHJzL21l&#10;ZGlhL2ltYWdlMS5wbmdQSwECLQAUAAYACAAAACEA+SdUZOEAAAALAQAADwAAAAAAAAAAAAAAAAAF&#10;cQAAZHJzL2Rvd25yZXYueG1sUEsFBgAAAAAIAAgAAAIAABNyAAAAAA==&#10;">
                <v:shape id="_x0000_s1095" type="#_x0000_t75" style="position:absolute;width:61525;height:18459;visibility:visible;mso-wrap-style:square">
                  <v:fill o:detectmouseclick="t"/>
                  <v:path o:connecttype="none"/>
                </v:shape>
                <v:shape id="Рисунок 9226" o:spid="_x0000_s109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TxgAAAN0AAAAPAAAAZHJzL2Rvd25yZXYueG1sRI/dasJA&#10;FITvBd9hOULv6sZArUZXkUJbseA/envMHpNg9mzIbmP69t1CwcthZr5hpvPWlKKh2hWWFQz6EQji&#10;1OqCMwXHw/vzCITzyBpLy6TghxzMZ93OFBNt77yjZu8zESDsElSQe18lUro0J4Oubyvi4F1tbdAH&#10;WWdS13gPcFPKOIqG0mDBYSHHit5ySm/7b6PAnLcvh81H/HXbnNYX3Sxw9Pm6Uuqp1y4mIDy1/hH+&#10;by+1gnEcD+HvTXgCcvYLAAD//wMAUEsBAi0AFAAGAAgAAAAhANvh9svuAAAAhQEAABMAAAAAAAAA&#10;AAAAAAAAAAAAAFtDb250ZW50X1R5cGVzXS54bWxQSwECLQAUAAYACAAAACEAWvQsW78AAAAVAQAA&#10;CwAAAAAAAAAAAAAAAAAfAQAAX3JlbHMvLnJlbHNQSwECLQAUAAYACAAAACEA1SQ/k8YAAADdAAAA&#10;DwAAAAAAAAAAAAAAAAAHAgAAZHJzL2Rvd25yZXYueG1sUEsFBgAAAAADAAMAtwAAAPoCAAAAAA==&#10;">
                  <v:imagedata r:id="rId18" o:title=""/>
                  <v:path arrowok="t"/>
                  <o:lock v:ext="edit" aspectratio="f"/>
                </v:shape>
                <v:shape id="Блок-схема: альтернативний процес 9227" o:spid="_x0000_s109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KzxwAAAN0AAAAPAAAAZHJzL2Rvd25yZXYueG1sRI9BawIx&#10;FITvBf9DeIXearZbsboapS0tCKWFqqjHx+aZXdy8LEm6rv/eFAo9DjPzDTNf9rYRHflQO1bwMMxA&#10;EJdO12wUbDfv9xMQISJrbByTggsFWC4GN3MstDvzN3XraESCcChQQRVjW0gZyooshqFriZN3dN5i&#10;TNIbqT2eE9w2Ms+ysbRYc1qosKXXisrT+scqODT73dF9jL8+37R/Cd1kZMzjQam72/55BiJSH//D&#10;f+2VVjDN8yf4fZOegFxcAQAA//8DAFBLAQItABQABgAIAAAAIQDb4fbL7gAAAIUBAAATAAAAAAAA&#10;AAAAAAAAAAAAAABbQ29udGVudF9UeXBlc10ueG1sUEsBAi0AFAAGAAgAAAAhAFr0LFu/AAAAFQEA&#10;AAsAAAAAAAAAAAAAAAAAHwEAAF9yZWxzLy5yZWxzUEsBAi0AFAAGAAgAAAAhAF+GsrPHAAAA3QAA&#10;AA8AAAAAAAAAAAAAAAAABwIAAGRycy9kb3ducmV2LnhtbFBLBQYAAAAAAwADALcAAAD7AgAAAAA=&#10;" fillcolor="#c0504d" strokecolor="#f9f9f9" strokeweight="3pt">
                  <v:textbox>
                    <w:txbxContent>
                      <w:p w14:paraId="7E58AD6F"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28" o:spid="_x0000_s1098"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iF2xQAAAN0AAAAPAAAAZHJzL2Rvd25yZXYueG1sRE9Na8JA&#10;EL0L/odlhF6k2RjaoqmrlEpoT8WmeuhtyI5JMDsbshsT++u7B8Hj432vt6NpxIU6V1tWsIhiEMSF&#10;1TWXCg4/2eMShPPIGhvLpOBKDrab6WSNqbYDf9Ml96UIIexSVFB536ZSuqIigy6yLXHgTrYz6APs&#10;Sqk7HEK4aWQSxy/SYM2hocKW3isqznlvFDwdnxe/+7+PpaUiv+6O+Ve26+dKPczGt1cQnkZ/F9/c&#10;n1rBKknC3PAmPAG5+QcAAP//AwBQSwECLQAUAAYACAAAACEA2+H2y+4AAACFAQAAEwAAAAAAAAAA&#10;AAAAAAAAAAAAW0NvbnRlbnRfVHlwZXNdLnhtbFBLAQItABQABgAIAAAAIQBa9CxbvwAAABUBAAAL&#10;AAAAAAAAAAAAAAAAAB8BAABfcmVscy8ucmVsc1BLAQItABQABgAIAAAAIQB1diF2xQAAAN0AAAAP&#10;AAAAAAAAAAAAAAAAAAcCAABkcnMvZG93bnJldi54bWxQSwUGAAAAAAMAAwC3AAAA+QIAAAAA&#10;">
                  <v:imagedata r:id="rId19" o:title=""/>
                </v:shape>
                <v:shape id="Блок-схема: альтернативний процес 9229" o:spid="_x0000_s109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3xlxgAAAN0AAAAPAAAAZHJzL2Rvd25yZXYueG1sRI/BbsIw&#10;EETvlfoP1iL1Bg45IJLGQWkLpTfaUHFexUsSNV6nsYHw9zUSUo+jmXmjyVaj6cSZBtdaVjCfRSCI&#10;K6tbrhV87zfTJQjnkTV2lknBlRys8seHDFNtL/xF59LXIkDYpaig8b5PpXRVQwbdzPbEwTvawaAP&#10;cqilHvAS4KaTcRQtpMGWw0KDPb02VP2UJ6OgiA+nZDv+rvXy/aX4XMhk/7bzSj1NxuIZhKfR/4fv&#10;7Q+tIInjBG5vwhOQ+R8AAAD//wMAUEsBAi0AFAAGAAgAAAAhANvh9svuAAAAhQEAABMAAAAAAAAA&#10;AAAAAAAAAAAAAFtDb250ZW50X1R5cGVzXS54bWxQSwECLQAUAAYACAAAACEAWvQsW78AAAAVAQAA&#10;CwAAAAAAAAAAAAAAAAAfAQAAX3JlbHMvLnJlbHNQSwECLQAUAAYACAAAACEAm8N8ZcYAAADdAAAA&#10;DwAAAAAAAAAAAAAAAAAHAgAAZHJzL2Rvd25yZXYueG1sUEsFBgAAAAADAAMAtwAAAPoCAAAAAA==&#10;" fillcolor="#9bbb59" strokecolor="#f9f9f9" strokeweight="3pt">
                  <v:textbox>
                    <w:txbxContent>
                      <w:p w14:paraId="7E58AD70" w14:textId="019F7C9F" w:rsidR="00BF02AC" w:rsidRDefault="00BF02AC" w:rsidP="00BF02AC">
                        <w:pPr>
                          <w:pStyle w:val="a3"/>
                          <w:spacing w:before="0" w:beforeAutospacing="0" w:after="160" w:afterAutospacing="0" w:line="256" w:lineRule="auto"/>
                          <w:jc w:val="center"/>
                        </w:pPr>
                        <w:r>
                          <w:rPr>
                            <w:rFonts w:eastAsia="Times New Roman"/>
                            <w:sz w:val="16"/>
                            <w:szCs w:val="16"/>
                          </w:rPr>
                          <w:t xml:space="preserve">Create Region </w:t>
                        </w:r>
                        <w:del w:id="86" w:author="Bohdan Benetskyi" w:date="2017-02-22T11:11:00Z">
                          <w:r w:rsidDel="00957975">
                            <w:rPr>
                              <w:rFonts w:eastAsia="Times New Roman"/>
                              <w:sz w:val="16"/>
                              <w:szCs w:val="16"/>
                            </w:rPr>
                            <w:delText>Report</w:delText>
                          </w:r>
                        </w:del>
                        <w:ins w:id="87" w:author="Bohdan Benetskyi" w:date="2017-02-22T11:11:00Z">
                          <w:r w:rsidR="00957975">
                            <w:rPr>
                              <w:rFonts w:eastAsia="Times New Roman"/>
                              <w:sz w:val="16"/>
                              <w:szCs w:val="16"/>
                            </w:rPr>
                            <w:t>Worksheet</w:t>
                          </w:r>
                        </w:ins>
                      </w:p>
                    </w:txbxContent>
                  </v:textbox>
                </v:shape>
                <v:shape id="Блок-схема: альтернативний процес 9230" o:spid="_x0000_s110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49DwwAAAN0AAAAPAAAAZHJzL2Rvd25yZXYueG1sRE/LasJA&#10;FN0L/YfhFtyUOmksJUZHCS1iV4K2uL5kbh5t5k6amTz8+85CcHk4781uMo0YqHO1ZQUviwgEcW51&#10;zaWC76/9cwLCeWSNjWVScCUHu+3DbIOptiOfaDj7UoQQdikqqLxvUyldXpFBt7AtceAK2xn0AXal&#10;1B2OIdw0Mo6iN2mw5tBQYUvvFeW/594o4J+nojhk7eV4iZPXaImY9B9/Ss0fp2wNwtPk7+Kb+1Mr&#10;WMXLsD+8CU9Abv8BAAD//wMAUEsBAi0AFAAGAAgAAAAhANvh9svuAAAAhQEAABMAAAAAAAAAAAAA&#10;AAAAAAAAAFtDb250ZW50X1R5cGVzXS54bWxQSwECLQAUAAYACAAAACEAWvQsW78AAAAVAQAACwAA&#10;AAAAAAAAAAAAAAAfAQAAX3JlbHMvLnJlbHNQSwECLQAUAAYACAAAACEABeePQ8MAAADdAAAADwAA&#10;AAAAAAAAAAAAAAAHAgAAZHJzL2Rvd25yZXYueG1sUEsFBgAAAAADAAMAtwAAAPcCAAAAAA==&#10;" fillcolor="#8064a2" strokecolor="#f9f9f9" strokeweight="3pt">
                  <v:textbox>
                    <w:txbxContent>
                      <w:p w14:paraId="7E58AD71"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31" o:spid="_x0000_s1101"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VhxgAAAN0AAAAPAAAAZHJzL2Rvd25yZXYueG1sRI9Pa8JA&#10;FMTvhX6H5RW8lLoxgtjUVVJB6EHBPwGvz+xrEpp9G3ZXTb+9Kwgeh5n5DTNb9KYVF3K+saxgNExA&#10;EJdWN1wpKA6rjykIH5A1tpZJwT95WMxfX2aYaXvlHV32oRIRwj5DBXUIXSalL2sy6Ie2I47er3UG&#10;Q5SuktrhNcJNK9MkmUiDDceFGjta1lT+7c9Ggdt8v4+PRbU7nNIt5hO3zrEolRq89fkXiEB9eIYf&#10;7R+t4DMdj+D+Jj4BOb8BAAD//wMAUEsBAi0AFAAGAAgAAAAhANvh9svuAAAAhQEAABMAAAAAAAAA&#10;AAAAAAAAAAAAAFtDb250ZW50X1R5cGVzXS54bWxQSwECLQAUAAYACAAAACEAWvQsW78AAAAVAQAA&#10;CwAAAAAAAAAAAAAAAAAfAQAAX3JlbHMvLnJlbHNQSwECLQAUAAYACAAAACEAxK2VYcYAAADdAAAA&#10;DwAAAAAAAAAAAAAAAAAHAgAAZHJzL2Rvd25yZXYueG1sUEsFBgAAAAADAAMAtwAAAPoCAAAAAA==&#10;" fillcolor="#4f81bd" strokecolor="#f9f9f9" strokeweight="3pt">
                  <v:textbox>
                    <w:txbxContent>
                      <w:p w14:paraId="7E58AD72" w14:textId="77777777" w:rsidR="00BF02AC" w:rsidRDefault="00BF02AC" w:rsidP="00BF02AC">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33" o:spid="_x0000_s1102"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s6xAAAAN0AAAAPAAAAZHJzL2Rvd25yZXYueG1sRI9Ba8JA&#10;FITvBf/D8gRvdaMBaVNXkRYl16b20Nsj+8yGZN+G7JpEf31XKPQ4zMw3zHY/2VYM1PvasYLVMgFB&#10;XDpdc6Xg/HV8fgHhA7LG1jEpuJGH/W72tMVMu5E/aShCJSKEfYYKTAhdJqUvDVn0S9cRR+/ieosh&#10;yr6Suscxwm0r10mykRZrjgsGO3o3VDbF1SooqDq4c3Nquvo+/nwPMk8/TK7UYj4d3kAEmsJ/+K+d&#10;awWv6zSFx5v4BOTuFwAA//8DAFBLAQItABQABgAIAAAAIQDb4fbL7gAAAIUBAAATAAAAAAAAAAAA&#10;AAAAAAAAAABbQ29udGVudF9UeXBlc10ueG1sUEsBAi0AFAAGAAgAAAAhAFr0LFu/AAAAFQEAAAsA&#10;AAAAAAAAAAAAAAAAHwEAAF9yZWxzLy5yZWxzUEsBAi0AFAAGAAgAAAAhALcFSzrEAAAA3QAAAA8A&#10;AAAAAAAAAAAAAAAABwIAAGRycy9kb3ducmV2LnhtbFBLBQYAAAAAAwADALcAAAD4AgAAAAA=&#10;">
                  <v:imagedata r:id="rId27" o:title=""/>
                  <v:path arrowok="t"/>
                </v:shape>
                <w10:wrap type="topAndBottom" anchorx="page" anchory="page"/>
                <w10:anchorlock/>
              </v:group>
            </w:pict>
          </mc:Fallback>
        </mc:AlternateContent>
      </w:r>
    </w:p>
    <w:p w14:paraId="7E58ACB0" w14:textId="77777777" w:rsidR="00BF02AC" w:rsidRDefault="00BF02AC" w:rsidP="00E164FF">
      <w:pPr>
        <w:rPr>
          <w:b/>
          <w:lang w:eastAsia="en-GB"/>
        </w:rPr>
      </w:pPr>
      <w:r w:rsidRPr="00BF02AC">
        <w:rPr>
          <w:b/>
          <w:lang w:eastAsia="en-GB"/>
        </w:rPr>
        <w:t xml:space="preserve">Here </w:t>
      </w:r>
      <w:r w:rsidR="002477D0">
        <w:rPr>
          <w:b/>
          <w:lang w:eastAsia="en-GB"/>
        </w:rPr>
        <w:t>we</w:t>
      </w:r>
      <w:r w:rsidRPr="00BF02AC">
        <w:rPr>
          <w:b/>
          <w:lang w:eastAsia="en-GB"/>
        </w:rPr>
        <w:t xml:space="preserve"> have impact!</w:t>
      </w:r>
    </w:p>
    <w:p w14:paraId="7E58ACB1" w14:textId="77777777" w:rsidR="00BF02AC" w:rsidRDefault="002477D0" w:rsidP="00E164FF">
      <w:pPr>
        <w:rPr>
          <w:lang w:eastAsia="en-GB"/>
        </w:rPr>
      </w:pPr>
      <w:r w:rsidRPr="00BF02AC">
        <w:rPr>
          <w:lang w:eastAsia="en-GB"/>
        </w:rPr>
        <w:t>Let us</w:t>
      </w:r>
      <w:r w:rsidR="00BF02AC" w:rsidRPr="00BF02AC">
        <w:rPr>
          <w:lang w:eastAsia="en-GB"/>
        </w:rPr>
        <w:t xml:space="preserve"> l</w:t>
      </w:r>
      <w:r w:rsidR="00BF02AC">
        <w:rPr>
          <w:lang w:eastAsia="en-GB"/>
        </w:rPr>
        <w:t>ook deeply at all stage</w:t>
      </w:r>
      <w:r>
        <w:rPr>
          <w:lang w:eastAsia="en-GB"/>
        </w:rPr>
        <w:t>s</w:t>
      </w:r>
      <w:r w:rsidR="00BF02AC">
        <w:rPr>
          <w:lang w:eastAsia="en-GB"/>
        </w:rPr>
        <w:t>:</w:t>
      </w:r>
    </w:p>
    <w:p w14:paraId="7E58ACB2" w14:textId="77777777" w:rsidR="00BF02AC" w:rsidRDefault="00BF02AC" w:rsidP="00BF02AC">
      <w:pPr>
        <w:pStyle w:val="a4"/>
        <w:numPr>
          <w:ilvl w:val="0"/>
          <w:numId w:val="2"/>
        </w:numPr>
        <w:rPr>
          <w:lang w:eastAsia="en-GB"/>
        </w:rPr>
      </w:pPr>
      <w:r>
        <w:rPr>
          <w:lang w:eastAsia="en-GB"/>
        </w:rPr>
        <w:t xml:space="preserve">Drag &amp; drop column </w:t>
      </w:r>
      <w:r w:rsidRPr="00BF02AC">
        <w:rPr>
          <w:b/>
          <w:lang w:eastAsia="en-GB"/>
        </w:rPr>
        <w:t>Measure Names</w:t>
      </w:r>
      <w:r>
        <w:rPr>
          <w:lang w:eastAsia="en-GB"/>
        </w:rPr>
        <w:t xml:space="preserve"> into </w:t>
      </w:r>
      <w:r>
        <w:rPr>
          <w:b/>
          <w:lang w:eastAsia="en-GB"/>
        </w:rPr>
        <w:t>Columns</w:t>
      </w:r>
      <w:r>
        <w:rPr>
          <w:lang w:eastAsia="en-GB"/>
        </w:rPr>
        <w:t xml:space="preserve"> region.</w:t>
      </w:r>
    </w:p>
    <w:p w14:paraId="7E58ACB3" w14:textId="16016DE8" w:rsidR="00BF02AC" w:rsidRPr="00BF02AC" w:rsidRDefault="00BF02AC" w:rsidP="00BF02AC">
      <w:pPr>
        <w:pStyle w:val="a4"/>
        <w:numPr>
          <w:ilvl w:val="0"/>
          <w:numId w:val="2"/>
        </w:numPr>
        <w:rPr>
          <w:lang w:eastAsia="en-GB"/>
        </w:rPr>
      </w:pPr>
      <w:r>
        <w:rPr>
          <w:lang w:eastAsia="en-GB"/>
        </w:rPr>
        <w:t xml:space="preserve">Drag &amp; drop predefined condition </w:t>
      </w:r>
      <w:commentRangeStart w:id="93"/>
      <w:r>
        <w:rPr>
          <w:b/>
          <w:lang w:eastAsia="en-GB"/>
        </w:rPr>
        <w:t xml:space="preserve">Measure Values </w:t>
      </w:r>
      <w:commentRangeEnd w:id="93"/>
      <w:r w:rsidR="007A5B9B">
        <w:rPr>
          <w:rStyle w:val="ab"/>
        </w:rPr>
        <w:commentReference w:id="93"/>
      </w:r>
      <w:r>
        <w:rPr>
          <w:lang w:eastAsia="en-GB"/>
        </w:rPr>
        <w:t xml:space="preserve">into </w:t>
      </w:r>
      <w:r>
        <w:rPr>
          <w:b/>
          <w:lang w:eastAsia="en-GB"/>
        </w:rPr>
        <w:t>Marks</w:t>
      </w:r>
      <w:r>
        <w:rPr>
          <w:lang w:eastAsia="en-GB"/>
        </w:rPr>
        <w:t xml:space="preserve"> region </w:t>
      </w:r>
      <w:r w:rsidR="002477D0">
        <w:rPr>
          <w:lang w:eastAsia="en-GB"/>
        </w:rPr>
        <w:t>(we</w:t>
      </w:r>
      <w:ins w:id="94" w:author="Owens, John   Contractor" w:date="2017-02-16T08:37:00Z">
        <w:r w:rsidR="00986232">
          <w:rPr>
            <w:lang w:eastAsia="en-GB"/>
          </w:rPr>
          <w:t xml:space="preserve"> will</w:t>
        </w:r>
      </w:ins>
      <w:del w:id="95" w:author="Owens, John   Contractor" w:date="2017-02-16T08:37:00Z">
        <w:r w:rsidR="002477D0" w:rsidDel="00986232">
          <w:rPr>
            <w:lang w:eastAsia="en-GB"/>
          </w:rPr>
          <w:delText>’ll</w:delText>
        </w:r>
      </w:del>
      <w:r w:rsidR="002477D0">
        <w:rPr>
          <w:lang w:eastAsia="en-GB"/>
        </w:rPr>
        <w:t xml:space="preserve"> use</w:t>
      </w:r>
      <w:r w:rsidRPr="00BF02AC">
        <w:rPr>
          <w:b/>
          <w:lang w:eastAsia="en-GB"/>
        </w:rPr>
        <w:t xml:space="preserve"> Text</w:t>
      </w:r>
      <w:r w:rsidR="002477D0">
        <w:rPr>
          <w:b/>
          <w:lang w:eastAsia="en-GB"/>
        </w:rPr>
        <w:t>)</w:t>
      </w:r>
      <w:r>
        <w:rPr>
          <w:b/>
          <w:lang w:eastAsia="en-GB"/>
        </w:rPr>
        <w:t>.</w:t>
      </w:r>
    </w:p>
    <w:p w14:paraId="7E58ACB4" w14:textId="77777777" w:rsidR="00BF02AC" w:rsidRPr="00BF02AC" w:rsidRDefault="002477D0" w:rsidP="00BF02AC">
      <w:pPr>
        <w:pStyle w:val="a4"/>
        <w:numPr>
          <w:ilvl w:val="0"/>
          <w:numId w:val="2"/>
        </w:numPr>
        <w:rPr>
          <w:lang w:eastAsia="en-GB"/>
        </w:rPr>
      </w:pPr>
      <w:r>
        <w:rPr>
          <w:lang w:eastAsia="en-GB"/>
        </w:rPr>
        <w:t>Now, a</w:t>
      </w:r>
      <w:r w:rsidR="00BF02AC">
        <w:rPr>
          <w:lang w:eastAsia="en-GB"/>
        </w:rPr>
        <w:t>ll filters and values will be generated automatically.</w:t>
      </w:r>
    </w:p>
    <w:p w14:paraId="7E58ACB5" w14:textId="77777777" w:rsidR="00593145" w:rsidRDefault="00593145" w:rsidP="00E164FF">
      <w:pPr>
        <w:rPr>
          <w:lang w:eastAsia="en-GB"/>
        </w:rPr>
      </w:pPr>
    </w:p>
    <w:p w14:paraId="7E58ACB6" w14:textId="77777777" w:rsidR="00BF02AC" w:rsidRDefault="00BF02AC" w:rsidP="00E164FF">
      <w:pPr>
        <w:rPr>
          <w:lang w:eastAsia="en-GB"/>
        </w:rPr>
      </w:pPr>
      <w:r>
        <w:rPr>
          <w:lang w:eastAsia="en-GB"/>
        </w:rPr>
        <w:t>Let’s end our page.</w:t>
      </w:r>
    </w:p>
    <w:p w14:paraId="7E58ACB7" w14:textId="77777777" w:rsidR="001C0169" w:rsidRDefault="00FF3559" w:rsidP="00E164FF">
      <w:pPr>
        <w:rPr>
          <w:lang w:eastAsia="en-GB"/>
        </w:rPr>
      </w:pPr>
      <w:r>
        <w:rPr>
          <w:lang w:eastAsia="en-GB"/>
        </w:rPr>
        <w:t>Y</w:t>
      </w:r>
      <w:r w:rsidR="00BF02AC">
        <w:rPr>
          <w:lang w:eastAsia="en-GB"/>
        </w:rPr>
        <w:t xml:space="preserve">ou can customize </w:t>
      </w:r>
      <w:r w:rsidR="00DC6D91" w:rsidRPr="00DC6D91">
        <w:rPr>
          <w:lang w:eastAsia="en-GB"/>
        </w:rPr>
        <w:t>the name of the worksheet</w:t>
      </w:r>
      <w:r>
        <w:rPr>
          <w:lang w:eastAsia="en-GB"/>
        </w:rPr>
        <w:t>.  W</w:t>
      </w:r>
      <w:r w:rsidR="00DC6D91" w:rsidRPr="00DC6D91">
        <w:rPr>
          <w:lang w:eastAsia="en-GB"/>
        </w:rPr>
        <w:t>ithin the cel</w:t>
      </w:r>
      <w:r w:rsidR="00DC6D91">
        <w:rPr>
          <w:lang w:eastAsia="en-GB"/>
        </w:rPr>
        <w:t>l or for each part of the sheet</w:t>
      </w:r>
      <w:r>
        <w:rPr>
          <w:lang w:eastAsia="en-GB"/>
        </w:rPr>
        <w:t xml:space="preserve">, you can </w:t>
      </w:r>
      <w:r w:rsidR="00DC6D91" w:rsidRPr="00DC6D91">
        <w:rPr>
          <w:lang w:eastAsia="en-GB"/>
        </w:rPr>
        <w:t xml:space="preserve">choose </w:t>
      </w:r>
      <w:r>
        <w:rPr>
          <w:lang w:eastAsia="en-GB"/>
        </w:rPr>
        <w:t xml:space="preserve">to customize </w:t>
      </w:r>
      <w:r w:rsidR="00BF02AC">
        <w:rPr>
          <w:lang w:eastAsia="en-GB"/>
        </w:rPr>
        <w:t xml:space="preserve">special </w:t>
      </w:r>
      <w:r w:rsidR="00DC6D91">
        <w:rPr>
          <w:lang w:eastAsia="en-GB"/>
        </w:rPr>
        <w:t xml:space="preserve">regions </w:t>
      </w:r>
      <w:r w:rsidR="00DC6D91" w:rsidRPr="00DC6D91">
        <w:rPr>
          <w:lang w:eastAsia="en-GB"/>
        </w:rPr>
        <w:t>in the left panel</w:t>
      </w:r>
      <w:r w:rsidR="00DC6D91">
        <w:rPr>
          <w:lang w:eastAsia="en-GB"/>
        </w:rPr>
        <w:t xml:space="preserve"> or select manually from </w:t>
      </w:r>
      <w:r w:rsidR="00DC6D91">
        <w:rPr>
          <w:b/>
          <w:lang w:eastAsia="en-GB"/>
        </w:rPr>
        <w:t>Format Menu.</w:t>
      </w:r>
      <w:r w:rsidR="00DC6D91">
        <w:rPr>
          <w:lang w:eastAsia="en-GB"/>
        </w:rPr>
        <w:t xml:space="preserve"> </w:t>
      </w:r>
      <w:r>
        <w:rPr>
          <w:lang w:eastAsia="en-GB"/>
        </w:rPr>
        <w:t xml:space="preserve"> </w:t>
      </w:r>
    </w:p>
    <w:p w14:paraId="7E58ACB8" w14:textId="77777777" w:rsidR="00FF3559" w:rsidRDefault="00FF3559" w:rsidP="00E164FF">
      <w:pPr>
        <w:rPr>
          <w:lang w:eastAsia="en-GB"/>
        </w:rPr>
      </w:pPr>
      <w:r>
        <w:rPr>
          <w:lang w:eastAsia="en-GB"/>
        </w:rPr>
        <w:t>You can see some of the options listed below:</w:t>
      </w:r>
    </w:p>
    <w:p w14:paraId="7E58ACB9" w14:textId="26BBB91E" w:rsidR="00DC6D91" w:rsidRDefault="00DC6D91">
      <w:pPr>
        <w:jc w:val="center"/>
        <w:rPr>
          <w:noProof/>
          <w:lang w:val="en-GB" w:eastAsia="en-GB"/>
        </w:rPr>
        <w:pPrChange w:id="96" w:author="Bohdan Benetskyi" w:date="2017-02-22T16:59:00Z">
          <w:pPr/>
        </w:pPrChange>
      </w:pPr>
      <w:r w:rsidRPr="00DC6D91">
        <w:rPr>
          <w:noProof/>
          <w:lang w:val="en-GB" w:eastAsia="en-GB"/>
        </w:rPr>
        <w:drawing>
          <wp:inline distT="0" distB="0" distL="0" distR="0" wp14:anchorId="7E58AD25" wp14:editId="7E58AD26">
            <wp:extent cx="2139665" cy="2733675"/>
            <wp:effectExtent l="0" t="0" r="0" b="0"/>
            <wp:docPr id="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9421" cy="2758915"/>
                    </a:xfrm>
                    <a:prstGeom prst="rect">
                      <a:avLst/>
                    </a:prstGeom>
                    <a:ln/>
                  </pic:spPr>
                </pic:pic>
              </a:graphicData>
            </a:graphic>
          </wp:inline>
        </w:drawing>
      </w:r>
      <w:r w:rsidRPr="00DC6D91">
        <w:rPr>
          <w:noProof/>
          <w:lang w:val="en-GB" w:eastAsia="en-GB"/>
        </w:rPr>
        <w:drawing>
          <wp:inline distT="0" distB="0" distL="0" distR="0" wp14:anchorId="7E58AD27" wp14:editId="7E58AD28">
            <wp:extent cx="2521041" cy="2686050"/>
            <wp:effectExtent l="0" t="0" r="0" b="0"/>
            <wp:docPr id="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8040" cy="2714816"/>
                    </a:xfrm>
                    <a:prstGeom prst="rect">
                      <a:avLst/>
                    </a:prstGeom>
                    <a:ln/>
                  </pic:spPr>
                </pic:pic>
              </a:graphicData>
            </a:graphic>
          </wp:inline>
        </w:drawing>
      </w:r>
    </w:p>
    <w:p w14:paraId="7E58ACBA" w14:textId="77777777" w:rsidR="00DC6D91" w:rsidRDefault="00DC6D91" w:rsidP="00E164FF">
      <w:pPr>
        <w:rPr>
          <w:noProof/>
          <w:lang w:val="en-GB" w:eastAsia="en-GB"/>
        </w:rPr>
      </w:pPr>
    </w:p>
    <w:p w14:paraId="7E58ACBB" w14:textId="77777777" w:rsidR="00DC6D91" w:rsidRDefault="00DC6D91" w:rsidP="00E164FF">
      <w:pPr>
        <w:rPr>
          <w:noProof/>
          <w:lang w:val="en-GB" w:eastAsia="en-GB"/>
        </w:rPr>
      </w:pPr>
    </w:p>
    <w:p w14:paraId="7E58ACBC" w14:textId="77777777" w:rsidR="00DC6D91" w:rsidRDefault="00DC6D91" w:rsidP="00E164FF">
      <w:pPr>
        <w:rPr>
          <w:noProof/>
          <w:lang w:val="en-GB" w:eastAsia="en-GB"/>
        </w:rPr>
      </w:pPr>
    </w:p>
    <w:p w14:paraId="7E58ACBD" w14:textId="77777777" w:rsidR="00DC6D91" w:rsidRDefault="00DC6D91" w:rsidP="00E164FF">
      <w:pPr>
        <w:rPr>
          <w:noProof/>
          <w:lang w:val="en-GB" w:eastAsia="en-GB"/>
        </w:rPr>
      </w:pPr>
    </w:p>
    <w:p w14:paraId="7E58ACBE" w14:textId="77777777" w:rsidR="00DC6D91" w:rsidRDefault="00DC6D91" w:rsidP="00E164FF">
      <w:pPr>
        <w:rPr>
          <w:noProof/>
          <w:lang w:val="en-GB" w:eastAsia="en-GB"/>
        </w:rPr>
      </w:pPr>
    </w:p>
    <w:p w14:paraId="7E58ACBF" w14:textId="77777777" w:rsidR="00DC6D91" w:rsidRDefault="00DC6D91" w:rsidP="00E164FF">
      <w:pPr>
        <w:rPr>
          <w:noProof/>
          <w:lang w:val="en-GB" w:eastAsia="en-GB"/>
        </w:rPr>
      </w:pPr>
      <w:r w:rsidRPr="00445D7C">
        <w:rPr>
          <w:noProof/>
          <w:lang w:val="en-GB" w:eastAsia="en-GB"/>
        </w:rPr>
        <mc:AlternateContent>
          <mc:Choice Requires="wpc">
            <w:drawing>
              <wp:anchor distT="0" distB="0" distL="114300" distR="114300" simplePos="0" relativeHeight="251692032" behindDoc="0" locked="1" layoutInCell="1" allowOverlap="1" wp14:anchorId="7E58AD29" wp14:editId="7E58AD2A">
                <wp:simplePos x="0" y="0"/>
                <wp:positionH relativeFrom="page">
                  <wp:posOffset>809625</wp:posOffset>
                </wp:positionH>
                <wp:positionV relativeFrom="page">
                  <wp:posOffset>528955</wp:posOffset>
                </wp:positionV>
                <wp:extent cx="6152515" cy="1845945"/>
                <wp:effectExtent l="0" t="0" r="635" b="1905"/>
                <wp:wrapTopAndBottom/>
                <wp:docPr id="9243" name="Полотно 92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35" name="Рисунок 923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36" name="Блок-схема: альтернативний процес 923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3"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37" name="Рисунок 9237"/>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38" name="Блок-схема: альтернативний процес 923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4" w14:textId="45223A1E" w:rsidR="00DC6D91" w:rsidRDefault="00DC6D91" w:rsidP="00DC6D91">
                              <w:pPr>
                                <w:pStyle w:val="a3"/>
                                <w:spacing w:before="0" w:beforeAutospacing="0" w:after="160" w:afterAutospacing="0" w:line="256" w:lineRule="auto"/>
                                <w:jc w:val="center"/>
                              </w:pPr>
                              <w:r>
                                <w:rPr>
                                  <w:rFonts w:eastAsia="Times New Roman"/>
                                  <w:sz w:val="16"/>
                                  <w:szCs w:val="16"/>
                                </w:rPr>
                                <w:t xml:space="preserve">Create Region </w:t>
                              </w:r>
                              <w:del w:id="97" w:author="Bohdan Benetskyi" w:date="2017-02-22T11:11:00Z">
                                <w:r w:rsidDel="00957975">
                                  <w:rPr>
                                    <w:rFonts w:eastAsia="Times New Roman"/>
                                    <w:sz w:val="16"/>
                                    <w:szCs w:val="16"/>
                                  </w:rPr>
                                  <w:delText>Report</w:delText>
                                </w:r>
                              </w:del>
                              <w:ins w:id="98"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39" name="Блок-схема: альтернативний процес 923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5"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40" name="Блок-схема: альтернативний процес 924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6"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42" name="Рисунок 9242"/>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29" id="Полотно 9243" o:spid="_x0000_s1103" editas="canvas" style="position:absolute;margin-left:63.75pt;margin-top:41.65pt;width:484.45pt;height:145.35pt;z-index:25169203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0hlgUAAOAbAAAOAAAAZHJzL2Uyb0RvYy54bWzsWd1u2zYUvh+wdxB0&#10;71iSJUs24hSO0wwFgi5oOvSalqlYqERqJP2TDgPWDdvVbvYGe4RgQIFs3bpXUN5o55CSY8fJknZZ&#10;kwJOYPlQJA8PP54/Hm8/mueZNaVCppz1bHfLsS3KYj5K2XHP/ur5fiOyLakIG5GMM9qzT6i0H+18&#10;/tn2rOhSj495NqLCAiZMdmdFzx4rVXSbTRmPaU7kFi8og86Ei5woaIrj5kiQGXDPs6bnOO3mjItR&#10;IXhMpYS3e6bT3tH8k4TG6sskkVRZWc8G2ZR+Cv0c4rO5s026x4IU4zSuxCAfIEVOUgaLLljtEUWs&#10;iUjXWOVpLLjkidqKed7kSZLGVO8BduM6l3YzIGxKpN5MDOjUAgJ1h3yHx4ABsOzO4DAo0EUad+FT&#10;oQHU2mI3nwrMUhNB7YpJfiseOREvJ0UDgCmISodplqoTfciAAArFpodpfChMI346PRRWOurZHa8V&#10;2BYjOahX+Wt5dv76/Ifyr/Jd+Yelu6ot4QQzneD2Dnj8UkJXEzlf9OnmykLDLC320yzD00W62hLo&#10;0M26as53j8eTnDJlFFbQDHbHmRynhbQt0aX5kMI2xJORq1WIztWBVLgcUEaJvvGivuN0vN3GIHAG&#10;Dd8JHzf6HT9shM7j0Hf8yB24g29xtut3J5LC5ki2V6S1Rrv+mrRXKmJlW0YXtU5bU6ItB5HSAtXf&#10;WkR4hZCgrFIJquIxkgmg9Qwsz8xZdGhoL9BE3GWBx0m680Tk+A14WXNtnCcL40QQYnjZdgMvcOGk&#10;Y+hzIz/o+AGaL8hQTy+EVF9QnltIAKIgg0aUTEFaM7QeUh28EUBLBvKgHYAbkvUZQ+t2uKETusqA&#10;j8akoCACsl1R2PZCYX8p36KqNkBrfyzflH+Wp12rPC3fnv98/n355vw70ORToM7K34A6K3+3yr/h&#10;5bvzn6DzNSp4G0GoFjgCPKvWNdB2fC8EDAHCIHB9IGG4UTTE2HWcIPLBTyLGYQsQ1x7yeoiTjM8G&#10;YyJUP1NUMKLoofHF1+MOqsKzdFSblBTHw0EmjJ4NnMDx96pTXRmWMWvWs1sRSKhZr3Su8Njv4P86&#10;D9hExuDYESoDjqbUSUYRgow9own4E0DBMytgCKIL0UgcgwkbC5VjMqJG4sCBv3qxeoZWSs0QORtz&#10;qHhXDOqRhknN26hoNV6fi45gC8Gqrf/bZFrP0CtzphaT85RxcdXOMthVtbIZX4NkoEGU1Hw41772&#10;QtuGfHQCDlhwMDRQGFnE+ylY3QGR6pAIiKHwEvIC6B1z8cq2ZhBje7b8ekIwLGRPGJhWx/VR2ZRu&#10;+EEI2maJ5Z7hcg+b5AMOzsjVq2kSx6usJhPB8xdgiX1cFboIi2Htnh0rUTcGysR+SChi2u/rYSbe&#10;HLAjDKvmfNBLPJ+/IKKoXIkCL/SU1+ZMupc8ihmLkDPenyiepNrdIHQGpwpScC2fZHwNF+5qLb6G&#10;qDvLMRRVCdv3FUSN9W6CqOs7UegZX1/luXUoDYIoAq+lvXxFGwfw6QVSuF5Umd9/DqQRajKaLETq&#10;mwOp60aOW8EbhA7kJjj94YTSzu7ubnBFGMRItwmlEB7wsPQ1cz3GG2P4v0Op9pwXIWITSrsXYfeW&#10;oRTR+xjpeufuvIw2yVt7Gc9rB506YX+AXiZy2n7fq9LHlZx842X0Rfbevcwiqm0S9qUSwHsl7B/J&#10;y+BV6I5yGWD1PrlMqxVCrliXBXRu+KByGX8/cnc3ZQGsqiU6x6wv+aZe8QBymUVU23iZD/UyeGeG&#10;zydUdve9hcO6XBaALvAgy2UB1Fto67K7xTgUDdkx7csCarRYdcGUe3X4vRYRWijQ3Ra1W4Hne1D3&#10;xcpq4F2+LvpR4EfVldwP215QFxXv7koOlU/9KxIgvfI71XIb6OUf5nb+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OSQEEXgQQAA4EEAABQAAABkcnMv&#10;bWVkaWEvaW1hZ2UzLnBuZ4lQTkcNChoKAAAADUlIRFIAAAEHAAABAggGAAAA82YSFAAAAAFzUkdC&#10;AK7OHOkAAAAJcEhZcwAADsQAAA7EAZUrDhsAAAAZdEVYdFNvZnR3YXJlAE1pY3Jvc29mdCBPZmZp&#10;Y2V/7TVxAABBYElEQVR4Xu1dB3gVxRY+SUgnIST03qVLbwKC+LBjA6RLEQQFQRBQngpWsNCRbgEr&#10;+lREsTxRkU4oUkSa9E5ISCPlpr3/7N0AD1N25t4ku3tn/OZLMOfszvwz979TTin20ksvkSoKAYWA&#10;uRB48cUXQ9CiaqjVUWui1kGthFoWtTiqN2oi6iXUE6iHUQ/oP4+9/PLLDld7VMzVByh9hYBCwHUE&#10;QAb+eEoz1M6obVEbolZF9RJ8ehrkD+F56/DzW9TfQBQpgs/QxBU5yKCmdBQCbkIAH+IWeNT9qPeg&#10;3ozKKwJXii+UG+h1BH7uxjvew8/lIIlYkQcrchBBS8kqBNyAAD6sEXhMN9S+qLcW8Jc0E85s1DF4&#10;75v4uRQkkW6kG4ocjKCkZBQCbkAAH87KeMxA1EdR+RyhMAufXSxA7YV2jAFB7Mrv5Yoc8kNI/V0h&#10;4CICOinwEn8wKh8oFmXhlcpatGksCIK3G7kWRQ5FOUzq3bZGAB/AcujgE6jDUUubqLMl0JZ30b4K&#10;IIhXc2uXIgcTjZhqij0QwIcuAD15DHUcajUT9+oVtNUPBPFiTm1U5GDikVNNsx4C+LDdhVZPQW1l&#10;kda/gDafAUEsurG9ihwsMoKqmeZGAB+wGmjhZNQB5m5pjq2bjfbvAUFsvv6vihwsOJKqyeZBAB8q&#10;NlJ6EvUF1DLmaZlQS9gAaxb60uF6y0pFDkIYKmGFwDUE8GFqgn+x7cC/CgqX2JQLdC7hOB2P3UtR&#10;V45SXOoVSkqLo6ysTArwDaUw/xAqF1Kb6kQ0p6ol6pGPt59sU3gb9DTqG9kPUOQgC6XS81gEQAr8&#10;ueEP0vOooe4G4hiIYPf532jfxXV0PG4/JYAg0jPZKtpB3t6+5O3lo70yEwSRkemAfbU/+fr4U4WQ&#10;OtSq4t10e40BFBFUUaZZo9A3NpKKZmVFDjIQKh2PRQAfHvZ5mIXaxZ0gJDpiafPpVbThxH/oSMxO&#10;Sk6/jA+8HwX4BFGwXxAIwIuycnkh72uy8N+FKwdoxb7t9PORpfRA3bF070282xEqzCi9UN9R5CCE&#10;mxL2dARADMOAwTTUku7C4lzCEfr56Ie06eSXdBHbBv9i/hToG4wtQ2lsHa7RQW7EwO1w/g3rBxBJ&#10;YLHi5Mi4Qkt2jqH9UVvoqTaL8cxAkeY+in4uxOohQ60cRGBTsh6JABsLoePT9W9Vt2BwJv4QfXdo&#10;Pm0+9RUlOKKxOgih8KBrhHA9MYi8kLcaxbz9qXRwRdp4agWlZzlowi0f4SyC/bEMlcaQqoZ6RJGD&#10;IbyUkKciAGK4A32fj8pXlS6XmORztOrAXPr12HIcLF6mEP8wKhnoJAVZQsipUfysUsEVaMvpr2kl&#10;3vdw/bFG2843F3w4qcjBKGJKzrMQACnwqd8kVLZdcJ4AulAcGSm0+tAi1HcoJvkUlQgIp7ACIIXr&#10;m8gEERYYgRXKPOpcvTeFB5Y32oMOEPxUrRyMwqXkPAYBEAMHWeFDOY6x4HLZevpb+nzfVDp2eRcV&#10;9y+B7UNZt68UcmukL7YY0Ulnacupb+juOuziYajUYylFDoawUkKegoBu/syuzUwQLpULV07QJ3te&#10;oY0nV5BfMT+QQplCI4XshvPqgW899l+KVOTg0mgqZY9GAMQwAQC85o4vzZ/+fg/Xiq9TfMpZbCHY&#10;IRNXkdfdPhQm0H6wgbhw5TDsIjKu2kjk834ORqNWDoU5SOpd5kQApMAuzLxa6O1qC88m/E3v7pxA&#10;f5z7EYeNsGAMdK4Wsi8cXX2+nL43pePMg20hDBZNUG0rDKKlxOyJAIiBr+7eR+Xgri6VH/9+nz7d&#10;O5mScQtRFFuI3BqfmZVOxf3KGV018GO0MHKKHFyaDkrZygiAGB5G+xejhrvSD76eXLLjGe3aMBSr&#10;hdCAUprvgxkKW1Y60pOpalh9zcrSYDmpyMEgUkrMfgiAGPiaks8XXCpbcBPx7s5xFJtyjiL4ahJP&#10;MwsxODvGLSpGjcpydDjD5aAiB8NYKUG7IABSCEJf+JpyoCt9Sstw0Ed7XoLdwhyYOwfi0DGiyA4c&#10;8+pHClYNFUPrU5NynA7DcNmiyMEwVkrQDgiAGKqhHx+itnelP2fiD9O8yBF08NImzcjIGzZSRXUT&#10;kVc/vLy86EpaPPWvPZT8fIT8KyIVObgyQ5SupRAAMbRDgz9GZYKQLutOfE7v7RxPKelxcIsug+tB&#10;vgMwfAsg/V5RRSaGhNTLVDeiHXWp0V9End219yhyEIFMyVoWARADJ4/hGInBsp3IyEyn5btfhCny&#10;XAr2DYKlY5hGDGYt6dj2eHsF0NDmM+GIJRQAZh08MqMUOZh1ZFW73IYAiGEiHsZu1tLl4pWT2EY8&#10;QXsvrIF/AkeC8zblNuJaB7MQMSqaRrRcRDXCOeGVUOHVlVbUVaYQbkrYKgiAFNhHeRYq542QLrsQ&#10;kWn+tuG4jTiLbUQ5Exg05d0V3k5EJ12ku+qMoq41B4r2ey8UvlfkIAqbkrcMAiAGtltYhnqvK43m&#10;eAsfYivhi9S2of7mvI24vn9MDDHJF6l1pYdoSNOroSBFIJiBLUWyIgcRyJSsZRDQQ8R/hAZzGnup&#10;wteUi3aMpV+Pvqu5Vvt4+Zp8GwHPDS9vupx8gRqU7kxPt1mCNgt7mXNYesbtalHbCqnpo5TMiACI&#10;oTXaxXtm6SS1UVdO0ZytQ+nPi7/r5wvO+IxmLt4ghtjUi1SzZHOa2P5DhIVjUw6h4oD0uBuzbyty&#10;EMJQCZsVARDDnToxSJtCH4iKpJlbhmBpfkw/XzCHCXRemPOKITYliiqHNqBJHf8DHwqp7s++MaEN&#10;v1ORg1lnu2qXYQRADHyRvwSVQ5xJlbXHP6GlO8ZRJqVhK2Ee34j8iCGOiaFEfXq+40oKC5BK4L0V&#10;75iS03sUOUhNJaVkFgRADOPRFk4sI10++/MN+mLfK/jWLU4B3sVNf77AHdW2EikXqVpYY6wYVlJJ&#10;OWK4iEcNwqohSZGD9PRRimZEAMTAR/IcoEWqcFzHxTuexsHjMphBh8N6oZjpzxe4o9mHj3zG8FzH&#10;L7FikMrCx1lyBoMY9ucGnlo5SE0rpVSUCOjBX9nicYhsOy7jW3fGpkG0L4oNm2C/gAeZ/eAxe8UQ&#10;g1uJOhFt6bkOn2tXrJJlDIhhdV66ihwkkVVqRYMAiKE43sw2DA/JtuB0/EF6c+OjyEG5T4vIbEan&#10;qZz65s12DDBwali2Cz3b/hN4g4bIQvAaiIHD7edZFDnkh5D6u2kQADHwidunqEL+x9d3YM+F32jW&#10;lsHIGRGL5XgpLd+kFQp4gS6BGJqXv4fG37JM5royu5tzQQyc4zPfosghX4iUgBkQ0I2bPkdbmsu2&#10;Zx3yUC7Y9gQMhDJx+FjCUsQQkxRFbSp1p6fbLoH7tfSlDN/ojDaKnyIHo0gpuSJDAMTQAC//CrWO&#10;bCO+OTiPlu96HqQQCHPoIMtsJTh9bnTSJepQtR+NabNAJA7kjVB9gBUD5/o0XBQ5GIZKCRYFAiCG&#10;FjoxVJZ9/we7nqVvDszSthE+Xta4kcjua3RyFN1eYxg90XIWbikMx4D8BzHgfzwmip8iB1HElHyh&#10;IQBi6ISXrUCVuqtLz0yjeVtH0u8nPsDBIx9X8PewuU2hr4GLFQNuJe6pPRoxGVwy43gPzxyKVYPw&#10;4Yoih0Kb6upFIgiAGNijkkO6hYnoZcsmITza9E2P0c5z3yHwq/Oq0iolC3aa7ET1QN1naGCT111p&#10;9mKQwuOyD1DkIIuc0iswBEAMPfFwvq4MkHnJZYSKf2NDbzocs51K6aHcZJ5TFDp8e3I55QL1rD+J&#10;+jSe4koTFoAYXIplocjBFfiVrtsRADEMwkPZwImDtQgXDv76xoaedD7xMLYSpS1zI+FMl5cOk+ho&#10;6tf4VepeX9rwkzGbBWJ4Whi8GxQUObiKoNJ3GwIghifxsLmoUidvh6J30Fsb+yOw6hkklrESMRBI&#10;LA2h3eJoEIK0dLvpKVcwnQZieM6VB2TrKnJwB4rqGS4jAGIYi4dMl33Qngu/09ubBlJ6ZjyCv4ab&#10;LLFM7r3iLFTpIIaE1AQtGOxdtYbKQsB6U0AML7nygOt1FTm4C0n1HGkEXM0+FXlmNc3YPBhRlrMo&#10;CCbF5so4lQ8xZDoo0XEFwWDn4sryUWkMofgsiEEqNlxuL1Xk4MpwKF2XEQAx8Dfdi7IP+u3YR7B6&#10;HEkBxfxhOWgl4yYvSstMRdKZVHqi1Xy6rTpHz5cuo0AM86S1c1FU5OBuRNXzDCMAYpjK33iGFW4Q&#10;/P7wQiSYGaeZQnNuBqvYMPBWgokhKc1Bo1otolur9ZCFIAOKbMPAWcLdXhQ5uB1S9UAjCIAY3obc&#10;OCOyOcl8sW8G0t0/rweAtY7V4zViSKOnWi+CWXR3WQhSociBWtgRrUCKIocCgVU9NC8EQAxz8PdR&#10;sih9uPtl+mr/NCqJAC1eFgnQwn11EkMKVgwZIIbFIAZpr3OO3NQfxMD+JgVWFDkUGLTqwTciAFLg&#10;K0rOcD1CFp0lOybS94fnghgi8FFDQgmL2D5mE0MyiGE0Qse3r/KALAQJUHwExPCD7AOM6ilyMIqU&#10;knMHAgvxECHPwOtfOj/yKfrpyGLN6lHSFMIdfRB+BhODAyuG5HQmhsWuEEMMXt4TxPCLcCMkFBQ5&#10;SICmVMQQcDWsG19NzkXK+1+PLafSQWUtslZwYpS9YkjBiuHptkupXeX7xcC7Js3E8CCIYZ3sA0T1&#10;FDmIIqbkhRAAMfDan4OMsFm0cMnMyqBZsGFYf3IFVgwgBgt5UF07fEyn0a2XuEIMnPX6IRDDBmEA&#10;XVBQ5OACeEo1bwT0FcNSSA2UwYqjQ8/cPIC2nF4Jz8oKlgnQcm3FkErJuK5kYmhf9UEZCFjnrE4M&#10;nF+iUIsih0KF23NeBmLgucXEIGX2l5KeCD+JvvTHuR+RfcpqxEC4lXDQFUcKjcJ1ZXv5W4kzwK8b&#10;Vgw7i2LmKHIoCtRt/k59K/EuujlApqtJaQnwrOyFfJW/ULhGDMJxSmRe6yYdL8qArwSbRI9stQAG&#10;Tux9LlVOQet+EMMfUtpuUFLk4AYQ1SOuIaCvGPiMQYoYEh2Xadr63rT/0jotbLxVokM7EfByelem&#10;xNFw+Ep0rt5Hdmqc1FcMu2Uf4A49RQ7uQFE9Q0NAXzFIbyXiU6Pp9fWP0N/Rm7WwbtYiBlhc4PA0&#10;LvUyDWk+nbrWlDp/ZRhNQQzcEEUO6oPtFgSuu5WQOmNgYnh1XQ86GrMVqemsFYuBAdRCuyGCU/+b&#10;X0fcR2kbrxP6imGPWwbFxYcocnARQKWurRjY8nEx6mAZPGKSL9LU9T3peOx2WD6WsdyKganhMvrQ&#10;s8Hz9FC9Z2QgYB0mhvtwxrBX9gHu1lPk4G5EPex5OjGw5aNU3kr+UL22vgedit2J0PHWWzEwMUQj&#10;4cz99SZQ70bSnuengR8fPpqGGNS2wsM+yAXUXfaVkDKJjkk+T6/+3pNOxf9hqdR02Tjycik6+RJ1&#10;rTWcBjV5RRZevq7kFUORHj7m1Hi1cpAdUqXH24nZgEFqgx2DCNFMDKcTdlmTGJBgJhq5KzkT1YgW&#10;M2Rnw3koPgBi2CX7gILUU+RQkOja+NkghrfQPalIqJxC3kkMu6kEUshb7VbCy8tbO2NoWbEbrB/f&#10;kc1EdQn4sa/EdrNOE0UOZh0ZE7cLxPAamid18qZtJXArcTp+FwK1MDFYyFkCnWZiiAO51SvVnsa2&#10;fZd8vKUi6EfjUewrscXEw6yuMs08OGZsmx7zcZJM22JTonD4iBUDiCHUksTgRXzlWjmsMY1v/xHi&#10;VgbLwMDxGNjter2McmHqqJVDYaJt8XeBGP6NLkgdyV9Owa0EVgwnYy16+IgzhiRHPJUKrEHPdfgS&#10;2yGp9J1XgB8HavnVClNBkYMVRskEbQQxcAqmV2Waolk+rnuETsTusOR1Jbtep6Qlkn+xcJrY/hPE&#10;lKgoA4MDShzarcAjOMk0LicdRQ7uQtLGzwExjEb3pHIiMDHwiuF47DbLEkNqRjLORnzomVuWU9Ww&#10;+jIjzQcrj4EYvpZRLiodRQ5FhbxF3gtiGI6mzpJpbmJanOYrcQQm0SUtaBLNjlScjSolPYkm3PIZ&#10;NSjdTgYG1hkJYuCM4ZYqihwsNVyF21gQQ3+8kY2chEtSWjy9wU5UMZuoZID1nKi4w1mUQfHwsBzR&#10;8h1cW94jjIGuwJmo5ssqF6WeIoeiRN/E7wYxcCACjsnAYd6EigPL8Dc3wu06ah1WDNYkBs36MekS&#10;9Wo0mf5VU8qXjDGb6u4UdUID4aKwIgcXAbSjOojhPvTrA1ThS/w0hHZ7E4Fa9lxYA7frCpYzcOLx&#10;9MLNREzSOboL3pW9Gkon5JoPYpC68jXLnFLkYJaRMEk7QAy3oykfowaKNikjK52mI+bjToR2s14E&#10;J2dvvdn6EdeuLSveT8MQl0GyfAI96aQ9ku90u5oiB7dDat0HghhuQetXoIaI9oKjRM/cNJAiT68C&#10;MZS3WGg3Z28168eUaKpWoiUyUi3Fv31EYWD5n1CHYNVgpdh2OfZTkYPM8NtQB8TQDN3i9Grhot3j&#10;BLZztgyjjae+QDBYJgZrmUQ7iYGNnOKwFaoMW4YPKdgvVBQGlt+G2gfEkCKjbDYdRQ5mG5EiaA+I&#10;gS/v+Q5eyuxvXuST9PuJjxA+3qLEwBmpcIjq4+1PE9jIKbiyzCgcglIPEAMnn7FFUeRgi2GU7wSI&#10;oQa0V6FWkXnKwu1j6Zej74MYymH9YL0VA/eZz0qSHA56Bv4SNUreLAPDOSg9DGLgaE62KYocbDOU&#10;4h0BMVTSVww1xbWJ3tv5b/rp8EJsJUrLqJtEJ4tiEbBlaPM51EbOloH9JXqBGP40SYfc1gxFDm6D&#10;0loPAjGUQov/g9pYpuUf7XmFvj00E4eP/Bi2CrBe4XOG6KQLdO9NT9HddaSCWfGh46DCzF9ZmCgr&#10;cihMtE3yLhBDcTTlC9TWMk36fN90+vKvaTi8i7AsMWhXlgjY0rriwzSw6VQZGFhnDIiBcbRlUeRg&#10;y2HNvVMghgD8le0YOsl0fdWBd+jTvS/AJJqJQdh4UuaVbtfhFQM7hFVFXIZRbRaQj9yV5TQQw1y3&#10;N85ED1TkYKLBKOim6JGi2SS6m8y7fjy8mJbtHg9iCNdtAKx3AKm5X6cnU5BvWURywpWlr9SVJRs5&#10;Wdr60cj4K3IwgpJ9ZBagK1I52tad+IyW7hxDof4lQQw8baxHDDyM6VkOSstIowntllLF0FoyI/sb&#10;lIZi1WBNAAR6rMhBACwri2LVwPEYHpfpw5ZT39LcrcNhGFQCS3Bfy15ZMqHFpcTCLHoWNS53qwwU&#10;B6DUF8SQJKNsNR1FDlYbMYn26uHdOJKTcNl1/jeavXUoBRYLIF8YCVnVliH7ZuKeOqPhUCV1M8HG&#10;TRzijW0aPKIocrD5MIMYnkAXpcK7/RW1hd7aMICKeWeSX7EgS5pF8/DyzURsyiVqUq4rDW7KgbOF&#10;Syo0OMSbKXJYCrdeUkGRgyRwVlADMfRDO6VO1I/E7IHrNdS9ksnfp7hliYEPIK+kxVKZ4Jr0VJul&#10;IAqpKT8WxPC9FcbcnW2UQsqdDVDPKhgEQAz34slL+ItT9A1n4g/RtA2PkCMzBqf6oZYlBu53Wia+&#10;9LP8cDPxHm5ZpFxHZlo1kpPouN8or8jBVQRNqA9i6IhmfYrKNg1CJSrpJOI+PkQJjnNU3K+kJV2v&#10;r3U4E/1IoFEtl1LNcHY6FS4roTFeWMsmCoocbDKQ2d0AMTTB7xyTga0ghQobBk1D0pmopOO4sixt&#10;aWJwHkBG0YN1x1HnGr2EcNCFd+EnR4zOkFG2g44iBzuMot4HEEN1/Mr+EuVEu5WclkBvbOhLJ+P2&#10;IU2dtYnBG8RwGdm1mpS7k/o2fkkUCpa/iNoPxMBp6zy2KHKwydCDGJgQOCaDsIelIyOV3to0mA5c&#10;Wg9/iTKWjPuYPYzOA8hEKhVUjUa3WYQYDcJTPB3PGgxi2GeTqSHdDWHkpN+kFAsMARAD2wB/jioc&#10;jICjNs3eMoJ2nV9teWLQ8kxkOigr0xth3t5FEp2yMphPBDGsllG0m44iB4uPKIjBD11gR6oOMl15&#10;Z9tI2nTqE8RkKGvpWwnuOzuOx6VepqHNZlL90m1k4FgKYpgho2hHHUUO1h/VxegCX1sKl2W7JtGa&#10;o4uRHLYCiEFY3VQKznDy56lLjSGIzcBJuoTLBmiMEdaysYIiBwsPLlYNb6H5UhlXvt4/g1bun+6M&#10;FG1hDLQVA4ghMTUOId5aI6LT2zK9OQ2lAVg1cFQnVXQEFDlYdCqAGCai6c/INP+/Rz6gD3dPRjaq&#10;MliKWzOK07V+e8HLMoV8fYJgAbkI1pzC6TbYNJoPII/JYGlnHUUOFhxdEMNQNHuaTNPXn/iKluwY&#10;S6EBoVqeBusXGDqlJtDotu9TlRJ1ZbrDuSx/llG0u44iB4uNMIjhITRZKjHrznNraF7k4xTo60fF&#10;LO167Rw0dqi6hHOG+24aQ7dW5dSewmUZiGGWsJaHKChysNBAgxj4RuIDVOFxOxyznWZu7kd+SOLk&#10;5x1gWdfr7OHKDvVWt9St1L/xyzKjuB1KT8ooeoqO8CTzFGDM1k8QQyO0SSpV3dmEw5r1Y0ZWGhyp&#10;Qix/ZcmXlg6cMwQUC4M9wzycNwjn+2XLx4HqADLvWa7IwWwskEN7QAxV8b+/RC0v2txLSWfo9XW9&#10;KdFxAY5UYTYgBkYgk6444uFp+RGVD5EK9TZCWUDmP5PcSg6YxHzCVRGVJ3M1fTKXxE+24GNjHT4a&#10;59NhvjK6jMrRdc6inkG9wNWTHV1yGi5gyvhx+PPa+Q/n/0tcSYuD63VfunjlEPwlwmEWbfVLS55A&#10;sGdASPm7kWvilip8/CJc3rRzOHlhNPJQcJkcMHk5Rnl71E6oLVBvQhWNW86JR+NQj+J5x/FzF+pe&#10;1D0YSCYOjyzAwh8d/wi1pSgA6ZlpNGPTADoeG6mZEWdmWT7p81V7htrhbejRm18RhYTlf0F9XkbR&#10;E3WkyQETlycsRxriMOfVXASP4w5wZWP4tqi99edF4T0c1HMz6lrUnSALXmF4SlmIjt4t09l5kcNp&#10;57kf4YBUwRbEwBikZTgQsi6Qnmz9DuJZ8kJUqPCXzBDMnzQhLQ8WFiYHfFj5w8vGN/ej4uy7QAsn&#10;YeTKp/QcIPU83r8JP9egrkfdZ9cQ4ejnm+jfQBl0l+6YQGuPfQxiKG8bYuDI0fGpsfREy/mwZ+Ck&#10;4EKFPS2HYa7YKtGtEAISwobJAZO1FJ4/BZXDmxvWk2hTXirslswbTa4cHnwH2vUdfn6Pgf/Tze8q&#10;ssehT0/j5VIRiD7f9zatPjwPjlRlLH9dmT0AbKwVk3SROlXrR/+qKcWXr3liDEhXJ7ChDzkm6+14&#10;0TxUPk8wSwlCQ3hFwfUltJG3HpxKnonikFkaKdoO9IPDFkl5Bq6BWfRne9ksOhyPsLpZtBM5PoBM&#10;TounCiF1aUgzXkwJlx+hIXVAIfwmmynkSw6YrKPQZ3bw4cMxsxY+r+is15fRZs5KxCf8P4IoLpm1&#10;0Te2Syfh92TaG3n6O1q8YxTCu5XAx4mH1fo3E4xDRlY6gsRm0YhWs7WrWMHC5wyPqxswQdR08TzJ&#10;AZOVTc9ekHt0kWmF4M18SMr1JPrwDX5+hgnCZxWmLWhnEzSObyaEPYf+urgZiWeGUYBvEA7s/Gyz&#10;nfAGzUUnX6I+jSdTg9J8ISZU+HqGzxlOCmkp4asI5EoOmKwvWpAYbhzaKvgfvPIZie6sw89lqKvM&#10;FhsQbauEdvFKRzh00cm4g/TmxgFQTYNpdLBNjJycbthxKTHUuGwXeqielPMpZ8H2uFwT7uS2HMkB&#10;k5UPHaUic7qzcW58Fm/AOTkiV15NsLXhh5g8f7jxHVKPQltKQJFDvAmb+kUnnUXimUcoJeMSltwl&#10;bEMMDCS7YQf6htOIlnOxGhI2j+YvgilSA6KUcl85YLJyfC2pAzGL4MqrCb4NeBJ9/QE/P0BdXRT3&#10;33g/z3pezfD1sFBJQrToNzf2potJf1MJhJG3g5FTNgDM5PEI3jKy1Zswj64hhAuE2eqWtxPKnkEU&#10;uRvk/2/lgMnKuQ7YHZhvAqQLJ1s9n3AcZrtHkaMwluId0ZSafgWpl7ypmE8ADs3C8U1XHD9LIahp&#10;RS3oiI9cmjLpNkKRrWjYVoPrLvR9KX5+jkkV5cpDBXXn6O8XUuNDupmbh9Lf8LRk7OxEDBxWPiY5&#10;ijpUeQQh33i7JFxGYQwPCmsphX8gcOO2gr9Rm8ri9FfUJtp65juEON9EFxLPURKyJmXAnl8LKqIf&#10;nuNf+C8LvvjpIIoQeAmWorDAUCoTVIeqhd1EVUs0RLivxlQquEphRilqgj7zVe0zIAk+FFyOCXZY&#10;FgcjengPm/FKBTtcuH0cbT/7jdOWwQZm0dl4adeW6UlaWPnBzfiCTLhwgNhPhLWUQo4IXCUHTFZO&#10;iDJWBqe9F9bRf/56QyOFjCwH+SMjsx/StfMKQbtuz8nhB98QPLEzkI/xQsJFOh13gCJPp4A0AigY&#10;q4oKIfWpdngTalyuC9UKb+58VsGXangFf2ifAB7sHr2kIM4l8OzBeLbU3fvHeybTmiMLKSKwnOWD&#10;wt44nFnwtkxOS6XRrWfAH4QNY4XKX5CWMhwTeosHCV+/chiNfoeJ9J0/3MsQi3D1oTn4UGdpuRX5&#10;lJlzIXDh7UWu1+2ajBf0fHHKzhX/8mPnzSwQRgYdu7yNDkavp+8Ozcc3ZHWqHdGUmpXvSo3KtKfS&#10;WFUUcGEmGoE6GB/klfg5HyTBh1wuFzzvDjyEfSaEyw+Hl4CE39S2EvawYrgGAUd1ikZUpztrj6CW&#10;FRkioeKA9HCMUayQlhLOEwGNHDBhK+BHHxGs0jJTaPqmgbT51Ep8i5XSUpszGWQTg8izsmWzdb29&#10;fHBSXRwHH2yyQDiNv0DbzqzEu/6D2IdlqE54CxDFXUh3dhuVLc7e4QVW2PDrEa7AiC3t3kHlw0up&#10;z6Zuy8A5JoSP3zefWkXv/jFBc70GpRZYh4viwVqWKsRnqBTaQDaq0ysYE/a1UcWNCGSvHPhQzvA6&#10;jg/AZuFAbMupr6g0vP40UiiA77LsZxbz8seqxF9blXBGo90X/ks7zv5AIX6lqX6ZdtS+Sg9qUr4L&#10;BRYTzh0rAuWdEOa6Fh/yufi5EhPSsB80dCpDh7cq7M4uVP66uIHmbh2K85kAW8R+vLHz2FxiXDNo&#10;WIuZ2peCYPkV8lMFdZS4AQSuJwcD4k6Rr/fPovUnVlCZYCcxFFbhlYUPVhXBvjAR9vPC9sOBg7lV&#10;tOX0SqwgalGrindT28oP0k0RwuEPRLrQCcJcN+EDz7cNX4MkeFmba4EcL4E+Ra0j8iKWPZdwBCu0&#10;R0GM6TjHQYi3QsRbtK0y8kz4l5Oi6YF6E6hhGeGkXRww6EllHi2DfP46xTBxy0DM8KfpTPwhkMNb&#10;OAcoVaQTlYmCtx8hOOfAJwdh0M7jfGIO/fT3Utx2NKEOVXtQ60rdqKRcvsT8kSNqByGu23WSWJET&#10;SeBvfCS7BPUWIw+9XiYWmaKnru+DxLDRVNy/pK1uJrifTAy8nahesik90pA98oUL57XkeB+qFAAC&#10;vHJoiGr4KmD14UWUkh6H4J7mcAnW1i0gCl/cjoT5c1TlTBxm7sDNyQb6Cod3LSveR53h6lsrolkB&#10;wKc9kqNfLUdlE+3Z+Mm2Ehw/ILvwnRyfWwiVFNiFvA2z6HOJ+3HOEGE7YmAwMmGvkQGnqqHNpyMZ&#10;jbBpzRfAmUlXlQJCgMmBoxobKvGp0bTt9GpnoFITLm+dbfJyHmbi5iM1I5F+/Hsh/YrAJw1Kd4RR&#10;TV9qXuEO3IwI+zYZwacVhPiwcTRIYhZ+/gf1MdRxRpRvlJm/7Un669KvOOy1TySn6/vozG0ZTd3r&#10;P0t1SwknvT3FOMvgqnSMI8DkYPgrdR8Oxi6nnMUddLgpyeH6bvM1K3solsTtBq8m/oxag4PMH6ly&#10;aD3qWK03VhN98Y3MOyq3FyYJNsRhmxHhkEXcmuW7XtTOdNiWwU7Wj9lI8+1EErYTNUo2px4NOKuf&#10;cHkaq4ZzwlpKQQgBJgfDE/hw9HZ80Kxlsp69mgj25fRvXjDpPkbLd0+CbcZC7ZajS41HcYUmHNjZ&#10;CMi83RAuqw7Ox5kOJ7gtbcK1mXB3clRw3k5k0WPN3sYqjkNxCJX3QQzsOKdKASPA5MDuwobKucST&#10;MHn2N/2qIbfO8CEmW28GYNvhyIinVQdnIgX9cmpR4S7qivBj9UoL+z8Zws2oUOSZb+nDXRNhTs7R&#10;6O0RyenGvjtvJ6JwO/EM8BbeThzB85QVpNEJ5aIckwPPxHwLL9NjU0AOsGi0erm65QiEN2NmOm04&#10;9YlmYNWw7K10V61hOJdgc4bCLQcvbac5W5DH0i9Ic0Iz45mOq4ho2wmEfKsa1pR6NRSOEM8HSk+Z&#10;LRaHq5iYWZ/JwVD4N14KOnDAB+K3TeGVhBeuQ0v44TYA5xJ7L/xCu8+vwTdaR7obZrxtKt1TKH29&#10;kHic3trYD+cLDgrwKe6SlWmhNFjyJTCMR5yGLDhVvSGznViggrdIAi+pxuTA1275xpL0RhR6P58S&#10;tsiadCNW2ecSbDPBvx+O3khvX1wHf47WWrTjDlW6Ix+jIQ4VHgb+Jn17U39KcJyFc1mELQ8gGRRt&#10;O5EcTXfUGgH/mI6iOLGHrNXCFYr20XTyTAocgJVDvudZ2O26SlgjOhSzWTdTLjzLyPza5q6/Zy/l&#10;g/jwEtEeTsTtpHciN+Hwci4m9eO44ejjVpLguAyztwyjo7DLCA+0R1aq3MaC7TbKBNegPo2kthNj&#10;sGrgIC6qFCICTA5sYZYvOXCb2lXuBnfhd7V4DPajhv9HnZ1G2VeDs1JfSPybFm57gn44vJjuqTOC&#10;OlbtKbMs/sewvrvzWdp6+hvErrA3MbCnbXJaEjJiT9M8dwXLQrWdEETMTeJMDhyVuZOR5zUu24la&#10;w+Jwy5kvcQdvp2xKuffeecMRrN1wRCUdpvnbRmAlMR8riSFIstIHlqLBRqD7h8yqg3NANnNhhl7W&#10;tmcM3GneTsQignT7Kn3g+3KvKFa8nRBeaoi+RMnnjACTwwaj4PBp82MwdT2beIzOxO/RAnLY0Ugn&#10;Jzw0kkB05wCsJqKSjtDi7U/B+nIx3VtnFLYbvclHIAjqZuSYWL7rBT2giY1OeHMAzoFAsaH+FZD4&#10;lrMcCJdxajshjJnbFJgctqNGoxpyJQ6H1d7kTl8j6nFvOhS9GYFH7P3NdyPSTpKArURQMF2CQdX8&#10;yMev22700Kwy8yqHo3fQvK3DNfdru15ZZvefv0wSESh2eIvXYdRVXnTSfgBi+FZUScm7D4FiHFAV&#10;vgA/45Gchs1QYU/HFzt9QzM3DYLL9GocptkvMlF+QFzbbgTT+cQDOLhkklhI3W56SvMIzalcSjqD&#10;m4m+2EYkkR8OPV0JjJNf+4r670wM8Y4YaoQwf11rDRJtDvtOSNlVi75IyeeOQPYVJnu3seeg4TVu&#10;YLEQmtjhM5q9eTitO/Ex9s4cK8awum3GhA8u+dyBnb3OJvyFIDiDQBKLqFvd0bCTuO9qP1MQOHX6&#10;psHwTTlHoX7wTbFRYNicBjMjKw0ro0Aa3PQNmXkxAV9aF20zSSzaEY0cMBC/YvXASzhOIWe48LJ4&#10;bLul+GCE0H+PLMIKgncm9gphZhQMXgXweQSTxLHYHXC37qtZXPaoPwFGVe1oIc4oDl5ar0WMtvs5&#10;TXa2qkcaTEY08QZGIcyW+xLz8TNRJSXvfgSuN36ahMffhiocp2tES2d4r5UH3qbwgFLOUPQeWngl&#10;kW0nwTElXl8fiQ9IPdhM/Any5ANce18CO7NiJ8L7tRE9WG+M6CxgWwapqC+iL1Ly+SNwlRzA1vuw&#10;engWKpy/QbgMbPIKvjmD6PM/X9aCk3DAWbtkehYGg3sODmBPULYIOQli4K2HvWnBiRL3NzU9hfrf&#10;PEXGFmQy5uFRGbyVjvsR+D+zaQzMOyAIjgwllWylV8Pn8CEIhGfhc4gSHY49p68HmEvlPSj8Tcp2&#10;Ep5QNJsGhLa7BdmqWlS4W7TLv0NhgaiSki84BHLyqXgKr+OtRT+Z1z5QdwychwJo6R9jqbhvSS0J&#10;qv3tKWWQsp9OWkYqxrw09WssbNOQDDTYpiHDfqhYt0f/IAcMUBpWD4+iSwmonNhFuNxZe7gW92HB&#10;tlEU4h+qh1MXfoxSsBACvGpIgE3D4GYzkHTIcIiQ7B7OwrzbYaHuekRTc/TG1PMxcEq4OKDA5xDC&#10;5fYag7BqCMD9Pxv8BGkBYNUKQhhGSyhkh32rhZQAd8KsXLCwb880QR0lXggI5OmqDZJ4TicIqaQh&#10;nWBWzJm1524dhoCvSPOkCKIQhrTwX8GxMBwZGdhOvKRtIwXLeMyzeEEdJV4ICOQbxwEDN00nCL7F&#10;EL6j7FjtEdxceNNsLWOTIohCGNNCfYXTsSoKnqr9iR3zBMtnmF/fCeoo8UJCIF9y4HZgABfoBPEu&#10;/ikcEbQ9zIkz8Z+2gvD1wgrCT20xCmmAC/o12iGkfznq23iy6KvYpuHfokpKvvAQMEQOOkF8AoJI&#10;xO8foToz3AqUjlXZOjsLcRKHUjBySjiXn55w8y8AksVE2dgtITWWBjV9HpafnItZqLyubBqE8Cp0&#10;YcPkoBPEKhDEw/j9c9Qw0dZ2rNoLIcnT4Mk4HLcYYdhuKIIQxdAs8s5DyDiqGd6c7qo9VLRZ26DA&#10;yYhVMTECQuSgE8TPIAjOys0ZnQxn5s7G4Lbq/RFkNAXxEEbBUKqUx1tSmnhu5Nk0zRIyw0F9sJ3I&#10;z039hgexLQM7VuWZfNiquNip3cLkoBPEOhAEO2mtRC0rCsgdtYZiYqXQB3+M1wKeeLIvhih2ZpDX&#10;HKsQLLZNpYepabl/iTbpQxDDWlElJV/4CEiRg04QW0AQHPdrFapwJI9uN41CQt5k+nTvZM0hyRPd&#10;vQt/uN3zxgxsDf19S+AQUjggdBRa8JJ7WqGeUtAISJODThCcfp6DFjBBCJ9I9WwwQfPg+/rAW1QK&#10;BIEsEgXdX/V8FxFwXl1eRo7LSVQhpJbo06Zi1XBcVEnJFw0CLpGDThA7QBCc/YXvqyuKduPRJi9T&#10;cnoC/YQoShzrQN1fiCJYuPKpCFpTvnhNuh8rP8HC5tHzBXWUeBEi4DI56ASxSz+D4BWEMEE83mIG&#10;0qTF0YYTn2r5G5SZdRHOiDxezTcUVxwJNKTZLFxHlxBpZCaEn8WqIVVESckWLQJuIQedIHbqtxi8&#10;gjCUByO76zzpRrdeRImOS7Tn/M8IWmvP1PNFO9SuvV0LFuuIpQZlOtGtVXuLPmwFiGGNqJKSL1oE&#10;3EYO120x+JqTQ86VEekah3Yf23YZTVnbDcFRdiOcOcdZVJsMEQwLUpb9JzJhPd+n0WQtF4VAYe/e&#10;KQLyStQkCLiVHHSCiNQNpXiLIZTeiLMhTbjlE5r8WzcEDTmhLV3tHojVJPMgz2Y4g7hEI2doH8TD&#10;bCPa5JlYNRwSVVLyRY+A28lBJ4gNIIju+P1r1FCRbpYJrkzPdvgYBHE3wo0laolk1BmECILul2Wr&#10;1sBiobihEA7vyBmrpru/ReqJhYFAgZCDThAc0ZqjSbElZd6ZXm7oadUS9enpNu/S1HU9YEGZCgs8&#10;znCtthiFMSFufAcbqMXD4OnBehNlri45JqRyxy6KgXPDOwuMHHSC+BYEMRi/L0cVcve+GclQHm85&#10;n+YhWUxoQDEtLoQqhY+AA1eXpYNrghyeFn35b1BYIaqk5M2DQIGSg04QH4MgwvC7cFTrztV7IS/l&#10;KVhRvoDEvXzFqUphIqCFfsPVZe/GryE7Ng+h4ZIOyRf1iGKGlZSguRAocHLQCYKjWvPZw+ui3e/Z&#10;YDxdSPybfju2XMtIbfe8D6L4FKR8cloC1SzZjG6Hs5xg+QjEsEFQR4mbDIFCIQedIKaCINiJQnh9&#10;+niLOSCIM3Qw+nfkxCilbjAKYRLxqiEF+Scerv8M+SJYsECJhaxw+GmB5yvRQkKg0MhBJ4ixIAi2&#10;f+gr0j8/TM5xSLv3719ux5XaWS2jlLrBEEFQTNZp8HSZGsLgqW1lNlsRKrOxajgmpKGETYlAoZKD&#10;jgBHBuEVRFcRRNhqko2kJq+9j9IyU1WwWhHwBGU1g6csL+rV8HloChk8cbaqOYKvU+ImRaDQyQHf&#10;Ksn6FefPwORmEVxqRTSnES3n0ozN/SnMP0LFgRABz6BsdhLcNpW6w+CprUGtq2LTML4cG1IVGyBQ&#10;6OTAmGECRelWlGvxT6EMKO2rPEyn4g7Qin2vUikcUCoTa/fOwszMDOS4LC5j8LQTLVnm3taopxUl&#10;AkVCDjpBHAFBsAfPD6hCmb17NZwEgthPkWe/QiQpuHkrHwy3zKFsM+muNYdRFWQGFyx8dalCvwmC&#10;ZmbxIiMHnSDYzHoYfueI1oatnHgSj2g1h06u+Yuik45fzWZtZqCt0Lb0TAfsGSLogXpjRJv7A4hh&#10;taiSkjc3AkVKDjpBfAqCqIbfhWwgQvzCNRPrF3+7UzugFAxyau5RKYLWMeHGJ8fQQ/WfpbLBPByG&#10;Sxok1dWlYbisI1jk5KATBNtA1MHvA0WgqxnelB5D4BFOllMykB1AhU7WRV5le1mOCB4RVJW63TRS&#10;tK+fY9WwRVRJyZsfAVOQgw7Tk/hZA7WjCGydq/emIzE7afXhuZjc5ZWBlAh4umx2hux+N09EHI1S&#10;Ik9IgvCrIgpK1joImIYc8O2ThNXDo4Dud9QqIhAOaPIKHbm8m45e3oJkOSpIjAh2LOtAFPByIbWR&#10;IZt95ITKIowbZ8lWxYYImIYcGFuOTAyCGIBfv0cNMoq3n08AjW6ziJ5dc5s20fnfyoLSGHqc5DgB&#10;maseaTgZlqdCcSE5zPzbxt6ipKyIgKnIQSeI30EQY/H7QhFAyxWvTsOaz6bpG/uSbyCn2TN8+SHy&#10;GtvJpiCgTqXQ+tSlBnOyUJkHMj8rpKGELYWA6chBJ4hFIAi2nhwhgma7yt3oYJ0n6dtDs7Tzh8ws&#10;DnqsSm4I8FlDouMKDWgyhgKKCZmanMIzFyhk7Y2AKclBh3wcfjZCbS8yBP1ufokOxWzH+cM2CkFM&#10;SrW9yB295LQrVB0u2Z2rCUeT5riQvK1QxcYImJYcdB8MDiSwEdVwNi12L36y1QKatKYL7B9S9BBz&#10;Nh5Bya7xqiE5/QquLp8ARrwNM1z+huQSw9JK0LIImJYcGFH9gPJx/LoS1ccoypVCa9PgZtNozpbH&#10;YP8gnAjc6GssLAdi0AK5NCX2VREsb2BcEgV1lLgFETA1OegE8R3OH/gufbIIvp2q9aG9F9fR2mPL&#10;kEVLJcm5Hjs2FUtOS6JudUeLrqz2QJVN3VXxAARMTw76GLyCny1R7xYZk8FN36BDlyIpOvk4BSG0&#10;ujp/cKKXlBZPdSLa0S2VOXuAUHkTq4YUIQ0lbFkELEEOmJAZuoMWnz9UNYp2MO7tR7Scp2XRyshK&#10;R5h7wzsTo6+wnJwW/i3DgVXDKOAhdN3LLtlfWK7DqsHSCFiCHLh3IIgzIAg+f/gO1XC765duRw/V&#10;e4ZW/DkF8R/U9aa2aghvRa0r3Ss6aTiQi3LJFkXNwvKGP2Rm6CMm508giGloC8cvM1y61x9Hey/8&#10;Sn/HbIV5Na43PTT+A68aUtNT6b6bniQfL6GhZ8eqLw0DrgRtgYDQDDFJj9k9+BbUzkbbw1d1j7eY&#10;Rc/x9WaG57p3JyEHRe3wFtSmknDQWF41KIsyoxPOJnKWIwdM0jSsHjhI7QbUckbHoQpS7PW/+VVa&#10;tP0pWE9yeHujmvaQc4aaT6J764wiH2+hYV8PBDhruioehoDQLDELNiAIDjHHFpQfi7TpzlpDaOe5&#10;n+iPcz94XP6LJNg11IpojVDzD4hAxrLT1apBFDJ7yFuSHBh6TNhPQBC8tXhMZCiGNHuLJv43EtuL&#10;ZNE7fpHXmEoWiwasGlKxasBZg9iqgW+H+ABYFQ9EwLLkoI/VePzk+OkNjI5d2eCq2vZiXuRjWno9&#10;T9he8HaielgTalupm1GYsuXYGjJDVEnJ2wMBS5MDJm4sVg/subkG1c/okHSp0Q/bi//S1jMcvZrP&#10;H+x7AMFnDUmORLrr5qGiae3WqVWD0RllTzlLk4O+vVgPgngDv78gMkSDm06l/Zc2kSMjUcueZdeS&#10;CucqjtfQvqqwNSR7XtqXNe064G7sl+XJQcfiNfzsgtrOKDYRQRWpX+OXEZx2CEUEYnuB/+xWOOfl&#10;FVxf9mk0DPEagkW6t0mtGkTgsqesLcgB33Cp+vaCrzdDjA7VbdX70Paz39O2Mytxe1HadsFpHTh0&#10;LV+8LrETmmDhVUO6oI4StxkCtiAHfXuxBwQxBb9PFxkjds7aH7XRdrcXzihPCdS9/gsU6GuYLxm6&#10;HajfiGCoZO2JgG3IQR+e2fh5F+rtRoerFLYXfRq/RAsih1N4EK8ejGqaW44tQUvhZqZzDeFVA9s1&#10;cKIaVTwcAVuRg+69+RTGlH0BQo2O7b8QXDXy9De0+8LPyNsQYfnthZcWUTqW7qg1AqHywo3CwHK7&#10;UJUPhQhiNpa1FTno24v92F78G7/PFRm3QdheTPh5M6XjG9dHLGyayGsKRZZzXpbwL0Ndaw4Sfd9c&#10;5XkpCpl95W1HDvpQvYOf7JN8h9GhqxBSi3o2mETv/zFeN46y5v7CCyH5E1Iv0921R8FFvbLR7rMc&#10;J6dZIaKgZO2NgC3Jge/n9dwXfCVnOFPLPXWG05ZT39LR2EgqjkAxVrzezMxKo8BiYSAHDn0hVBYA&#10;tytCGkrY1gjYkhz07cVfIIiX8PsMoyPIMQ44MO3zv3RF5KgM0UhJRl9TYHJs1xCP7FUdq/aj8iGc&#10;dtRw4TwUHxqWVoIegYBtyUEfPT534OAFtxodzVrI3H03VhBf738b24tyljqczKJMnJf401212aNd&#10;qPCq4bKQhhK2PQK2Jgc25MHqYRRGcTOqYRPB7vXH0zYYR8UkndAzQZn//IFXDYm4oWhcrivVCm8m&#10;MnHPQ/hdEQUl6xkI2Joc9O3FXhDEVPz+qtEhDfINpYFNptLr6x4WNTs2+ooCkeOt0J21hDzYuR0f&#10;gEQvFkiD1EMtjYDtyUEfHbaafAC1hdHRal6+K3Wo2oc2nPzYEp6bVxA4tlZ4G2pS7l9Gu8hycWrV&#10;IAKXZ8l6BDlwrgWsHp7G0P6GarjP/Ro/T7vP/xem1ZxWz7BHeKHPIC1wLOwz7qo9TPQQ9Qtgw+nt&#10;VFEI/AMBwx8Uq2OHD8EGEAQfUDJJGCpsJ9CjwbO0ZMdo/XDSnGcPHMylSomGosFcOMw824OoohDI&#10;EQGPIQe99xy5mo2jahudD3zyv/Hk13QkZjMVN2HWbi2YS1oi3Va9P4K5BBjtFst9C8LcJaKgZD0L&#10;AY8iBz1y1EQM8VdGh5ktDgc1fR22D3dQJg782G/BTCUd2avCAyvCtqGHaLPmiSooec9CwKPIgYcW&#10;BPE1thec1s3wp4mvBrvWHEKrD89B1u4ypgkrx6sGdrC6t84AHJqWFZm5fPbyu4iCkvU8BDyOHPQh&#10;5tUDR44y7LLYo8F4ijyziq6kXSI/n0BTzJTMzAxctYaCuAaLtmehCgEnCpnnyXskOeCDcUwPDDPH&#10;6JCHwJW7V6MXaM6WweQfGFTkfhdOU+lYale5J1UMrWO0Gyz3J+p3IgpK1jMR8Ehy0Id6IX72QjUc&#10;d7JTtd607sQX9OfFXyi0iA8n2SnMC74gd4gbPS0BOSZ55nRXvRZBwGPJQU+rNwFgrUU1jMOAm1+m&#10;Sb9sgmNWOmwKfESwdqssZ7CqG9GW6pVuI/LcsxAWyhIm8nAlay8EDH8o7NVtZ29AEBuxveAVxEij&#10;/asW1pDuqPkYfXPgbYSVK18kjll8EOmA0dNtNfpjc4F0VsYLm0pHGxdXkp6MgEeTgz7w7NbNnpuG&#10;I6M8VG8sbT79NcK+RxXJ4WRqejJVCKlNrSveJzJ34yH8voiCkvVsBDyeHPBNegmrh+cxDZYZnQoh&#10;/uHUG4eTszYPguVkYKEGpXXmooijbnXHIqp0caNNZrmVylRaBC4l6/HkoE+Bj/CzH6phr6Vbq/ai&#10;tcc+p7+ifkUQ17BCu71IR6SnEP+y1LlaX5HZmwnhpSIKSlYhoMjBefaQidXDs/i1I6rh3Hj9Gr9I&#10;//5lPUKspOP7vOAPJ/l0gVcNt1YbiPiQlURm73oIc8ZsVRQChhFQ5KBDBYLYCYJgk+JxRtGrGd6E&#10;uiCs/Y9/z4flZMFHjeLrS28vfxg9DTTaxGw5Nnri1YMqCgHDCChy+H+oXsc/H0KtbhTBHg0maJaT&#10;qRnxSMgr5Phk9BVX5djBqm6pdlQnormI7kEIrxJRULIKAUZAkcN18wDfrjFYPXC2bj6DMFTYp6E7&#10;3LoXbhuJhLwBBZaON/v6sgu8L0ns+vI9ZfRkaCiV0A0IKHL455T4FP+Ls8Gw74Whcnv1gfTbsc/o&#10;ROx2Ci6gkPacFLdc8RrUoiJn+zNcYiD5mWFpJagQuA4BRQ43TAf9cPI5/O8NqIbCP/l4+1BfXG2+&#10;/Hs3rBx4ay9kmJTvhHQGj42H8dUI4viWAuVL9OekgLwSVQhcRUCRQw6TAR+obdheLMKfOHK1odKo&#10;bEe6pfLDtPHUCioRUMqtbt1sqh3kWxIBXQYYaosulIGfyuhJBDEl+38IKHLIfUK8gj89iGr4zvCR&#10;RpNox7kfiHNV+nj5umWqadeXCB7bumJ30UQ166DKCYVVUQhIIaDIIRfYsHqIwurhVfyZfS8MlfLF&#10;ayLwylP02Z8vwQ6hLCJHuSfmZFaWF65MhYyeuL1LVcwGQ8OmhHJBQJFD3lODl+WPorY1OoO63TSS&#10;1sOtOzb1JPn7BBlVy1WOg8dWDWtEjcqwfZbhcgSS6vrSMFxKMCcEFDnkMS84HT1WD5Mg8guqoeCR&#10;7O/Qs8FEmrVlEAUEBrtkVu0MHnuFOlTpjjR3QtuUj9D2RDXlFQKuIKDIIR/08CFbC4LgGAhsYGCo&#10;dKzWg9Yc/YAORW9CxGp5v4uMzDQcbpam9lUMh7vk9iWgfmKooUpIIZAHAoocjE2PKRC7B9VgzEkv&#10;zWtz8to7cbGZKRpzQWuR8/oyTsu6FRFU0VgrnVI/gtAOiSgoWYVATggocjAwL/BhO4rVwwyI8gGl&#10;oVKvdFuEi+8L46hl8LsoLXy1qYWBgwFrl+p85CFUPhCSVsIKgVwQUORgfGpwtizeWtxkVKVnw+do&#10;25nVUlebyemJVCO8OdUvYzjEJTdrLyqfj6iiEHAZAUUOBiHE6iFej1jN5tWGShmk07unzgjtajM8&#10;sKzh1QMfRKYg2lMHnDUIhoFbhnamGmqcElII5IOAIgeBKYIP3mcgiCFQud2oGpPDuhMrKC7lNELK&#10;BUMtf9uHdBxEhvmXpzaVOXqd4XIZkisMSytBhYAiB7fPgX/jiR1QDQWFYUes7vXG0+ytHFIOV5v5&#10;cAOn30tMvUydcNYQEVhepPEcBu60iIKSVQjkhYBaOQjOD3wAI7F64HiTw4yq3lq9N/1y7GM6cGkt&#10;riY5nV5ucVe8KC0zBQlxg+g+GFMJFKYcw27mAs9Voh6MgCIHucGfCrWHUSOMqPO5wROt5tCLv94D&#10;y8nTVML/n45ZfM6QCrfshNRYGtlqEVUt0cDIo7NlduAX9iJVRSHgNgQUOUhAidXDcf1q8zWj6ux3&#10;MaXTKnonciTtv7SJinl7kV+xAO3Akc8YUtNTcWhZiZ5uMwcxIh8x+thsuU/YmlNUSckrBNS2omDm&#10;AOfZZB9qw1ebnNPy1S4/0saTX9GOs7/S2cR9lJHJpFAbmatawCW7D7JllxZtbSwUOGu4KgoBtyKg&#10;Vg6ScLLvgujVJr/K28sbVo/dtcpnD/yfD3JeulA+UweRLqCnVHNFwKVZqXDVvrH5YLKzDBZeIAof&#10;Y/5cuT2enatmybxb6SgE8kNAkUN+COXxd3xjZ+hemxxYRcht0oXXXq86E23g6NKqKATcjoAiBxch&#10;xYdzCwiCQ9pPdvFRouqRUHhDVEnJKwSMIqDIwShSecuxQ1ZjVA4rVxjlPF4yEMR0pTBept7hmQgo&#10;cnDDuONDmo7VA4ezL4F6mxsemdcjONz8w3jn/gJ+j3q8hyOgyMFNEwAf1jgQBBtGcWi5B9z02Bsf&#10;cwL/ozfetbmAnq8eqxC4ioAiBzdOBnxoY0EQ3fHIKagTUd15SPk9njcS7zjmxiarRykEckVAkYOb&#10;JwffYOCRL4AkftZJQuqa87pmMRm8jbpARZN282Cpx+WJgCKHApog+CDz9eZtIAneYnA4JyYJPpMw&#10;UtiRiv0lOJXdh3jWRSNKSkYh4E4EFDm4E80cnoUP9kr875UgCU6O0xKVY8y3Qq2FyjEpOao13zrw&#10;ecIu1N9R+ZryT+jm5r5ZwK1Wj1cIqCzbhTYHdBNnjrfwdaG9VL1IIeACAv8DG/YR+yWpA6EAAAAA&#10;SUVORK5CYIJQSwMECgAAAAAAAAAhANuGJBW+HwAAvh8AABQAAABkcnMvbWVkaWEvaW1hZ2UyLnBu&#10;Z4lQTkcNChoKAAAADUlIRFIAAABRAAAAUQgGAAAB3Yh6oAAAAAFzUkdCAK7OHOkAAAAEZ0FNQQAA&#10;sY8L/GEFAAAACXBIWXMAACHVAAAh1QEEnLSdAAAfU0lEQVRoQ+VbCXxNRxe/QexaO629tEppUVWt&#10;hK5Kqb0NVVstLaW2pJZY+rV2tad2UZIgQqlaQ4TUVhKJPSJBYicUEZHGu+c7/3Pfvbnv5T318qH9&#10;vu/8fv83c+fNzD1z7ixnzpxR/iPyelMhIpU4CjinId09Sb2wktLS0khNmO68QPNXFVIPdhN4enpS&#10;kyZNSA1/JWsBy0plDs3m10dPIlrjSZ999hmVLl1aMkt6iF2BgnkkgQoVKkTvvvuuZMKzNfwOeQzK&#10;yMiY5j9vKtGpGUTnQwy8/PLLftYsmVSjRg165ZVXyN3dXWocO3YsHT58WN6k5TDR7Nmz6ezZs5IR&#10;6Nu3L0VFRenPtpScnGxkzJUrl9FIa5pTcsMPf5lc8vRICJ8ZCB6geFuTspKaMEN4wycGQgY5yKwe&#10;/Fz7xHHjJPPVs3vlqy3uowzWcjClzy9K6qaWpO4dRO+88470BfX4cFJDq+lfzF0y3g5SUt3dc0lN&#10;6AfAoZhox31ATVqsfVKG5dh38knVKxuRSURm0MmTJ6lMmTL0559/Ss3Vq1cXcPxDyWAiyaBnBIoV&#10;K4awGSOTEhIS5M8XX3yRPv/8cypRooRe4A38b9DKlStzciD8REZGSivDw8Nd+5Tt6it0+fJlecMa&#10;H5Ncs0Nfd2ax3vg9C/gvWtLXxcq/7cMfMna0hqPe0qU52YB6wEuA+KrBig+HzuntGlxgWw1St9ck&#10;y6E+xswBpKenU/369bVKw2tJF9OBtE8bKG2kEjO1ek0pli+3NimoW9vTgAFfU6lSJSj9TCjPNBNp&#10;hK8v/bZ1NV0/tYPKlSun9TIr/pyl0B+LlQyuJr9Wmy3luBJQ5DqHRlOBuP3rpG/TOisCSsvz9anM&#10;wHrpR2MZORiO6aWXXiL0VkxAiKNv8ewlcQCT0auvvioTEsSBNC72olbaOUmB3LlzG5yaezgmLVS2&#10;b98+vbcDbzOc0+bNm8tdY7p79+79O3fuWFJSUlQGQktqaqrl9u3b8oz/8IyQiz2vlXZCPEjLNmrU&#10;aHf37t2jAG9v75iePXtG6vFvvvkmqlevXvvxzOkHEXKx17XSfxdhYsJE4O/vT/eDRXbabJYdQmWj&#10;Ro2S2VlHtitN3+Kpzv5xWtbxfue0Pp3m1nI+BFG4J82eMV5W/nt/xEk30ZcGgK6FEa/jD8cpKlv4&#10;4xht4ojpRYsWLaKCBQtKpTowcVDCrL9uPpoyYsDHNhMGJgYMPfwNYMHVJww64euc0/QgJWNgz+ak&#10;hvFMtPtdm5mI/6Y2bdoYleoVSqVxY0nVKrWd3T2rWWeVBQU1/eZkEK9rDXmqa05btmyhKlWqGJwa&#10;lVlnIaQxeqAeg9Bc/Kkur0pq4kZq1uwD8ps1nT799FNZMGUG0kNrRTpKFZYKfbWaMqli4hyFvv76&#10;a8qXL6/+Vho9erRNhUb8d1+pDHlyuSlbOSzDyELVIiY9bVSm4/LpGOIxrs2Pwbz+b2jMsgugPO5u&#10;lC+v2zbO8wIjK/FQcI+NjQ2K2DBblnz1GI8S6/KPpd8S8b6m2fFzcHAwhaxYdIGLOa4MNG3atML6&#10;xBoSIuqgxKEaTJo0SbjEc9u2bSWEZsjTGqYxx2RfIScZ4MWfKlasKP+VLVtWwrx589K8efMSUNYh&#10;oUIOpALOSAEBATYVYtFCPEeOHBEIy5cvTzzRIs0p5WUYFd68edOoEFi2bJnNMyq8fv064s4JMuG3&#10;ynTPWwKZ6gFeGgT37t0z0pDnl19+WWEt6piaNm2KJokKnpiYKIsVmjp16lTpk/Hx8dwZyOBy8uTJ&#10;R6WgMxozZsyGfv36HcB60aVLl8jWrVvvQ7xr166RxYsX38bLbQSe+/fvH4Pwtdde22AtmpXQDxnG&#10;Is5x84DXVU9DBeX/bdXRR0mYre4G8Yfrr9BZjHGeG/aPU7z4L+idfy+BmQ4eCo0cOZKFYEv4GxO7&#10;VSvM/oKZXcIKxAoi+Q73Ibp3wTn+vCHMYm73760M4vjjZxbMefC6MWv6BKLkHRouria6tEYD4o5w&#10;M1qYheSXaDuwR88smBv5pSct8BtH6hk/UuMn8zr+rcSj9kdQhQoVhAnW1ujSmYMSh9I6c+ZMupjA&#10;28OjgwV0frnRDX5+VN0ALR/FzC30Y4YO89J9qLctdr3FCkdPiQ8bNpTc3NyECR1q3Hgt3McqwG8N&#10;MnHiW4PZ5f1kI+w6szxaVY8XFfLp3Upb6nfUtVVa7MF5sOBCs0TIVRiAxolQVxnMIP4a+A/CsG7E&#10;/5rZu0uU8reXKvRazUo2KoO6uASpm1sRHZvDm/ZFrBANITWqayaTZ+ZRvXr1yHL2J5o+fbowat1d&#10;awzubeaQSfWXClr9O74g95was5y/OnhxSunLlOktedTemW5icPkLXElPTbliqPt8Sd3Zy1BZdLUF&#10;qyddiaD8+fNT3bp1KePiJuLdhCzDKbHzNaY2VjHqtQe/XmdyNKMg+HFG7rcWK+cO/aAQDFUorPoX&#10;pfXrQqhhwzf55bWoZMniUmHOnDnp/fdZczExi2fRs/CMl//yDnl5eUka8lOg7RfSkcONQ2bQPZey&#10;iev+mPGXiwCWpmq3AvPcPTQ9c3foDFBgdCbfeuutTCaBnxsQzeWVEfEr+2VHmS9fPmEslb9WLnzi&#10;NXlQTygD+2BsBl1aGrHmVjsXXOZy6MRSYjqjHc2d49zPjLUatjBTZoSU4HSeR6/+RrfWelLpkkXI&#10;Elqeihdy287v0JlzvlF3RmvXri2kq4DYyCPEZh7qIOIbNmyQTT3i2NhjoOj5gcQz8bLJN6dh725+&#10;Zu2EvvvuO9g7sjdfmvVUR0wCPXr0kBBMQvGtWbMmHT16VNLw2XUmO3ToQP/y/cJg8o033uA+3lDi&#10;MNrw6z7Q3uoimXVfVI6JOk+ePKK26uk6zNYM6MUIoTDCsoE4ymFVgoUDz7DlYkOIeEJCwm0OGzBc&#10;J2bmaQ6kouXLteWMFUqDyT/++ENCwMwkthQIwZTOJLa/r7/+utEAmGKgfyNu1cFtjZAukFuBAgXe&#10;Xb169YmLFy/e471NAktz7aBBg9by/Le3c+fOYm3hfhnN8WP8Sc9/8sknybzTvdG4ceNrrIof+eKL&#10;L3Zzl4hEHmfA//yuJtors0HJycn09ttvU6lSpYx1GXsADJLChQtLP9y5c6fsn2DPfeqpp8jPz08G&#10;1LfffktfffWVTDlPP/007d271zCuY85EWLJkSQoMDMTcWJWRPeJPmgZzL1YQM5MIwRQ+Gzp+1apV&#10;6dlnn5W+hoGFOO98pDEYwagDhMaiLDY8CNEvrRsaW1Oyi4SpoQ6jFeN9RktrHEC8NaMF4yNrmp6O&#10;EOkYtXjG5zSXxbSjx2E9L834PyZapbyHNRebryDehGEzhk0Z//VABeGJUMZypaXVeiYWNhwiQG9s&#10;W19TFDi9pGT8O0gNyWTOnrBjbN/AYLKUFHiSlBGkfJTJXKYp1gyYaeXMNJPJx7fRN1PGVo8mamht&#10;jTnenjrctloxYvg3BIX5iTGZ8Wu1D7FDFN0wNTGr7dkBhnj3I5z+YH/EVTw+JtUdDZrSzwVFOaU7&#10;cdq+Wt9PX2I90X4/bcLAvt1kT/7Y+mRGWMMW6nar5K5tJ/V8sBjbAd3SB5iN7vbw6d+VmtV5DEzS&#10;No9WFoO5bdrGHxt5hAykIxugnhgpyx3W3a5du9LmzZt55zjU2Pj7Du5GH7/xCJlkqbU0mLu4KvNI&#10;EsARJEtm6dKlNkzaIyXhZ+O4Ehjl3enRTEE8CTe3/FpWXq4m+We1SMT0InVXI4lT8m+iA3IxA8OH&#10;DaV27dpB5be1SPzmQaMGedlL0rWBowYrTaxHIUSnf7S1Ppix/2NhsmfPntIQ8wYfuHfvroRZNvnh&#10;tci3fztqbtsnH45JllxTayGi2H9pFR40WR7ssed9Wjh/tjAIFC1a1GAQ+iPCjNML7BjU8E2fVgTT&#10;zENPQepypZz1vIeZ+147uQ6rSer2l0mN7kmWw3057JGFySMHtsgmSeURDiZ1vQ84ExflkDkdOJd6&#10;6yWWdqByn/M/eO2G5GBXgX0l00rgRuqqOtx3+jLTS7nPTSDLwZ42DPr6+opSqh7+2pAkqgPq1OGy&#10;DhhDo2mOm7yjXs1KBDvS2y+JlSwfeHFIxqc1mGNmg1mKe3w0W07MZJ4u5pAa+rFmVVjbkDfsO4Sh&#10;c2djxaaoM4h+iboAe+YoqLDNO+CNgk+9aZhymPM7PyDKwuD8vKSuf58oamymsWkHS29jc8MMcu7Y&#10;b8KQ5fhPEuLzYg5UkwLozTfftGGQAm0Z0wHjVou6Ci0boMRy/vrgxSHdDVBuli7M28wp1sIL8pO6&#10;7m0eraMo8dQh6tz5U2rZshm98MILRBFf0dQpk+lw5C6i0PbCLBjEdENLyxGt0+w5tWrVousnt2Vh&#10;yoz8cKpg4eTJpaxhNl7TuHFAZYorzyMjLFNisuM+gk/s4VGfX1afN0lVjI04GLlyPNSQJO38UhiK&#10;jdlDtKyqMHkrMVLSsNHatC7EIXMlCyl0aDJv7GcqqVzvLEY58OKM3PPlVtrqnzplaQ0JcQyqOyKZ&#10;AdMG/T5CY/DwLGEm6cRe7dm/GFFwLWEc+dCwrl27ZGEukcPrmmtJMAOb+r/0B8Jeoj3MZzCjcfyB&#10;OBm5VWPogjZY6M75TKnOzamZ6jiO815sYek0a0DMVLkiCsVMy03JS/KAuZWMtgyH/i+OqGCxQjk6&#10;wc8FZ7n8/EBQWEfq06ePxuCtU5k+M8B8ZopDHP7BVELzFapcQqGdk56mC4ueusvlXWZOp4LPl3Pv&#10;CltfvjxudHqlnc3QjJOzMu2He7pltSEGciOu8mCK7E/tW3gQbJKnFjx7h9+RbeYUi8Uy5datWz9G&#10;7g3dDf+2KVOmkBpnPeRmWA50zTz0BpKWaYfeiQF0f1cLnrS9tWfg3EqieD+KCF1JMXvWkMqKLu9Z&#10;DvJr2jEKyAtdpRkzZohtr1OnToaX0o0bNySsVq0a/Zl2S+LNmzen3r17S1wHXP9unA23SYNJBOXM&#10;aadPn8YaXEJ7o4v0IAYB3Z3KzGD//v0NS2xqaqqRF31vx44dBoNhYWESWg1L3Rk4TneN/orB9u3b&#10;SwgGMUBgefXx8ZFJHOkpKSlG3uiovTR72giDwTt37kgI7ZtfNZVRVF7qCoFBmNrsGUQazGucRQDG&#10;mjVrJnEwradz/zWkCabPnDkjDKK87iiJgyIOZzCKM1wjbLw5oI8++kic2jCHXbt2TdJ0kxzwIAb1&#10;eKVKlWACNp7hY4DQulb/i/EUwzVCp+ZAGNRtgzqDZi+8h2Fw1apVN6pWrQq/mCz/McYzYCd3jXQG&#10;sdjrCij6DkIwrG83zQx6eHhICNy+fduIYy+Nfqo/2zE4k+H6J758+fKvHBgVwTg+ePDg44iDwZiY&#10;GEk3M6gDXSAuLg4aspGGwaTHHwmDTMU/+eSTWfHx8XdPnjyZ8txzz+2sXLlyYL9+/UJhDOcXiotJ&#10;t27dDnXs2DHey8vrKgzqQPny5ZNY8vtgVDcb0B2B34NRnC0G3dLS0lJ5ulC3bt26Dw6Z8MTRPXTw&#10;jLjupGn23rHG7yOP/owQ5fVyABw7+T0wA7u+1KmqmocD2VPAb9jb25vWrFkjkytGH/omRifOSLgB&#10;8rlg8cdxLeI41IEeuHHjRuM04IMPPqAffvhB/Jiw2kDD4bwdGK5P1Hv27MHmhZKSkmR/MWzYMFmu&#10;kKYziOMK9EGWjqRDidUZxEjH3IeDH8yDOHdGX12yZAlNmzZN8lgZ/Jbhurk4PDw8LwZGkSJFxGKK&#10;06L9+/fT/PnzZYsJiUCamHh1BgsUKCAjHoME5ySQIhjkvitx1AOPxE2bNsmZCvfn7DPIlIMna58h&#10;Q4YcKFu27FZexg726NFD/HYB+PTyHPk7p4lvlg6eTg7Cv5cHyx4uE83dwyaP1S/YqIffA4/GbBvc&#10;sZFuykBHxnkHzkbMZx54hppuTkMc6ciPM5TmDOQxlzGfldRjuHZcS0Ssq2vOYxyaC9unZTFVWP9z&#10;VFYnVrEdpv/zieYp+S0hShA2bY6QtkxZOa6TUoyzYmP1YDvO/xupwUoLCMkSrJB/H81ExMk2QBr+&#10;Qx7k3Txc6cvpWIRcu7nyv0YZK5RWEAiOhrwaaMLCJoK3bTyabAlp1tlTjolQBmWtrm6wMP53Dr/s&#10;kt7zIAi4hXKS9arDw5Gu9ndgwevCDB5oI8z/3aGeEVqvGRoMY327NzThjRgxjLtZGtH9FNfAZUaO&#10;GC514G7Zfa4TdQdq17/+94SZsa1BU5xJ4nTN+3NPOQMfNmQgUdpFopRYxolsgstyHcOHDBJhNq2l&#10;iJ8whGn1u/zvF6a6On8TnIpQaC36ooNmNPabMZko9SzRHwfkqJKuhj4a3D5O3v17iTBff14TJN79&#10;XyvMjK0ezfWeN7Crp+wJBvbtSnTrMNGVDba4vJ7o3BK6k3xKVG+o8NgYJV85R3R+GVGSv2u4vkfe&#10;xWzQey9n9szl2qXff/4ClLHdsyWEh6Pd4b20njd31jhu2C5Szy4gFWeCp8aTmvSTDTZv3iRD3GwL&#10;AmCCkTInx1Dq+W10LSGM1CubtHJn5pAaP1X+kzx2oEvraOhA7QpY63qZC5D1/sI/T5gU7tFKhBfm&#10;SaP7aMJb8ONY6WXqqcmMSZnA4Tyc4o8PM9JuXoyRMgAc51AlAAsgtuP6LtcZcCtfxZ041GuDXkSJ&#10;C2mkdxfJBzXKUI18/iHCzFhduIUhvN6aEBb6cU84F0TqMR/CXWfHGEzq/raaz3v8FDqdEMc9dT73&#10;si10YNcGOnb0iOHw5wiwY0RF/k7BywONfIej95O6j+vb29QBPuSPNZFGe3eUvGZhWq/rP/k5U7Ue&#10;20NVafO6IuaEhTNHEp2ZR+rBzx8ekR1J3VGb1Ig3+bkbUcJUGjJkiNErYTji1zkETBnx0b9SwOLZ&#10;8gxTh+UIfyC5O+4E/C46PpxGDvhYyrRm3tEGtMV6M/7xCzMjRGmKFU/ll77PkzYn0dC+bYhOjGQG&#10;67BQOokwXMa+FtzIV0g98AkNHTrUEKIOs4ORPUJDQ8WdFfEePXpwD2+j1fVA1BKeh/XTPJ3RFrQJ&#10;bXtswsxYpjTB1wKgPnASDez1EdFJnofsGbT2qmyByy5ZOF38eCG8tLQ0Q6gwk5tt/GYMGDCADhyA&#10;ysQLD3q2PU8PAPHCNIjbgnp01Qjw/0rupD0aYfJOYBcqHdhMY3hw1w+Idn5lc4SdCTdSFxQkNfgF&#10;Un/rQpbjY8lyagpjMlliR2kOMI6EZ8adM3JMDk+x9JunOO1zunr1qtErMcTNDjI6pBfuaexQUA9E&#10;WA2iwKe5TX2kbVLXu9wWbvPFBUocP8PpGmdmrt/9ALEAB6CyEW01Rq9s8RZBORTe4uKkrn6N1K1e&#10;pP4+nCh6ouZWEhtAFLeMF5PZ3MhBpG5uS7S2EanbPuIJv0Pm5Sueq1aFBIugcBvnVvIZLjNITix1&#10;AZrx3HPP2QgRQ1rd39qxoOyxuSrRwjwO23GV24j6fLnNaPvCL+X6EQyqMKy6LsiMYGUuKqrznMao&#10;ZW7urC+ek4PUpWVIXQvlmheHyDGGT46BmB9IPTyNhTiQ1C3tCLfuDT8IK64dDzUENGHCBFG4sQLj&#10;Mj30R9jO9f/HjRtHVy7ESxy2dfAGpB3n9zgS2tbqPDpKGp5RD4LKbURdtSvxM7d93VDx/fmGAS9+&#10;515UzujCXOVTVLTKW2Ny3ZdZXyr+QiteJHU9hlIPogOjWXDcC08spCtnoikiIpwOH9jOas8m2hO2&#10;ihIPbc70fgF2fkFJR8Pl4gUEt2rVKu6hw+S/80lnRVANGjSQEzvokNdO7+We250/Sn8KCgqS/3F1&#10;EMP/StIhol8rEy0rynw5+OAPgV97a21Fm9H2Lxsr+/gZhxcY1oUYLlP+xNnKfFR2dKp2iQ03+u5M&#10;M714Xl5SAyvwUK7LDZtKPy2eR/37f0Xdu3ehVq2a03vvNaLatWvSs8+W5rkup/QqNBonza1bt6b1&#10;69dTRsyPROtsbwHStk5yXKT3vnlzZxNtZk0A7/QvruU5PEPmQj0PjtlxIhR/KIJofoFMHh8SpZ/S&#10;2niE24o2B/ZRElkGgQwYgGswcGbnMmFVKlK+mPLOHX/lBio+NVP7UhBmin6X8+B4mjThe27EC1S5&#10;ckXWGytRpUrlqHTpktyoAlm2cwB6Fhq+Zs3PRHBqNAsQODRNdiK6gMSZTP9vaVntvXAuW/sW3Y9f&#10;Td9//72RF+d1eOf4cbxr2tjCRlCOUKqQxhPahjZeW6Tcy+eubOW0IAZ2NnDlw4WxbK/SKAjHHdxf&#10;8kpZmiOdVuWgU344z1PkemaFZ7V7pdkBdhxo+KmYcFshnt8uB526YGz8yXTM16560up6mWl/psgp&#10;LKYA/eNJ+aN+NoLL8NN6HtoQNysHoU03g3LgaBlXReFNhRuZOE2rzHB9LnRCWJlwZljN3V359NaK&#10;fLfUX56ifT8UoNy5HAvIFeAQliL6cM/iBv/SiCjtGjVq1MgkxHPaf/YIqUM0l4WwiNWUtR5GetrF&#10;g1IOp86DBn5NtKI6LywK3eShWrGYIjzvnVyA0IarAQXv5XKTngfhjWPAHQ1XWtF5sqfa/AUZwixX&#10;OkeXqwFFr6qbnqGwCcUob27ty0PdgABcRXR0tMyRLVu2FIcaHW3a8Fx4M5ZoAwvIGVZW4LmSe9mq&#10;KvRH8iURIOo8EsXzI/+fvKA0VSmpCI/gFTzHLSmcWrigWxjz/MSEZ0+6MKvXqODe7XxIxUuWbVUo&#10;dFIZYbRoQYUSoVKEcC9xFeuKEYWzGpQdrCmk1RHGQ5yfUzY1pPYtPenddxrS/qAWZAmvQXGLy6eU&#10;KCyXqOHbimH7xIWnXLhwIX94eDiNGTPGAJwurly5Ijqcnob43bt36eDBg0YablncTblBt08F466o&#10;kT5nzhy6f/8+rVixQhYJPV0HnOYidu4g9d51uh39HaXFzZd7L/b5dOBKM/Mp77P/b+LEibhNrN64&#10;cSN9+/bt4wsUKPDkrTi42qy7KuqARyAujOtegQDi8A40Xx4HPvzwQ1JV1bjtDsALC/6XODLVPQQB&#10;xO2f4XGjqpYst+HNgDcOBGnvQGquC8AV6+PHj8dws95k4Bw7J9r42AmX2P8TIaJh8G96GCHCf+rY&#10;sWOGnyiA+S4lJSWLEHFrH/vs6Mi9dOxIVBYh4ugB5fSb/ABsk3CO5WZBocaFeagyj5/+EyFi+wb/&#10;LABChDsU1Bw0EELExSrYCnWgXiw4uC4EkxgEDCE4EiI+xO7du+VKOixA9kKEdWjt2rXybix+uBkO&#10;nZJ5hG8ifF/hMJQt1z6XCULEAToUZhhD4SvWsWNHESIYBOMA4hCiv7+/Q8uLGcgL3zF7B0y4skZG&#10;RtqkQZhwvMRQxHYPwgYf+BgA9tPx8fEyFyMO6L695nrwTpzjeHh4RPDzJMZ7DNe9nLNDuhA5agCq&#10;CL48BKungXEwyXOokYbzEghYf9aRXSGa0+F1eOnSJcuRI0fuxsbGpu7bt8/mf/Q8lLM38t67dw/h&#10;aAbmxWztj10mCBF+nhw1AL9NuPSahYjecfPmTRsh4n+4VNr3TGdCxDwXFRVlk/YgIfKKnM7D+TLz&#10;csGZEDFyzOnXr19HOI0BX0B4nT1+8vHxKXTu3DkbRiAUs1kKaNy4MYR4316IEOykSZNs8joToiPA&#10;gIH5016IZmB+tBf+XwgRvthPbk5kysUNqc5DJgq9D5YULBC4N/r888/TiBEj6OLFi9S9e/fD3JMO&#10;YGGAdzEA601ycrIF0NMAzJvQE1euXGmk2WPhwoUy1y1YsCB19OjRN3C+4igfgMXs8uXLNmkzZ86U&#10;oQud1JwOXZbb9MSFCIJZqCIDLrQ+PGnPYvzEWMbPsH4sYuCuQh/GZwycWfzAmGOFHwOMI5zNmMuY&#10;z1jKCGFsZIQzdjF2W0PsMnBLAHVDJRnIGMWYztDrzQ7AB45OoeIUYTwZIqJcPPyOYi7EqgfAqBoR&#10;ESFDBM8Y3mfPnpUzE+xeypYtK/MWrDP4H/lwaQlqD+IA5rvixTOtQhi6sHRjBe7cubOkBQQESBl9&#10;XsWu5JlnnjHKQPfDqMD1nV27dkka3gejLnROPGPXAl99GIO3bNmCD9eQgbuXuRlPhuCzz0NSGGrV&#10;qhV5eXmJrtelSxdpHHz48R92DvpiA0HARAXFGc/wvYG+h7kQcyJcSeA+r6+eyA+VBTopVnXolUjn&#10;oSwrP08X8kHq1q0rdUBoqBsE/Q9TjD7HYluKEEMaIT4sBIt7AZyGu3o4AqjLyN59veyQvRBr165N&#10;hQoVEuUYQsQdAfwH5RZC1NUaXIqA4guDK5RxTPYQnCMhQsFGb/bz8xMh6he4oV5BiL169ZJeh/qd&#10;CbFp06ZShudR4UsXpu4YACFOnjz5KMf1I4BsXxHIDuVISkoagx0CGMEdw0OHDqnnz5/PwCYfrsEY&#10;drhKhUZjNceQXrx4sSwOyA9guHFvVCEoID09XXoeFidunAw7CAhGCdSJRYE/3v3t27fLe3HmjAWE&#10;V10L6kcdoPHjx8v7sHPBcEfZ5cuXi/Lv6+tLvCjKNIHt5/Tp0/82IYKwz8Ql8y8Z0Phxpxu3oiYy&#10;sIhgwv6RgcUD/wF6HCH+A5APehq2Xvp/ZpjLIj/yof7J1jj+Q/kp1lBfsPSyejksYGZ+9DwTGLg0&#10;inOUR2bFdoVgQsLXg2oAkxKu2GLrpD+XtoaOgP8AnOmiHEJH+czQ60P9UIz1MiiPNGd1oNwzVtjz&#10;hDLoENA4XDCHKcq/ASrYmiQfqe6/AAAAAElFTkSuQmCCUEsDBAoAAAAAAAAAIQAUwVBNzwUAAM8F&#10;AAAUAAAAZHJzL21lZGlhL2ltYWdlMS5wbmeJUE5HDQoaCgAAAA1JSERSAAAB4gAAAJsIBgAAAL6z&#10;mB4AAAABc1JHQgJAwH3FAAAACXBIWXMAAA7EAAAOxAGVKw4bAAAAGXRFWHRTb2Z0d2FyZQBNaWNy&#10;b3NvZnQgT2ZmaWNlf+01cQAABU9JREFUeNrt3StyHFcYhmHDQEHDLCFLMPQSBA2zDa0iUNDQ0NAb&#10;6Br3AYIqsVEmQIaGyUiuctnOXLp7zulze8BTNUzV+sFb8+kyr25ubl4BAHn4JgCAEAOAEANA8bab&#10;zRshBoBMduP4+enu7rUQA0AGf4/jwy6Ej0IMAJlCvPfvdrN5J8QAkCnEu3H80sJE7agAVBnilxg3&#10;MFE7KgDVhriFidpRAag6xLVP1I4KQNUhrn2idlQAqg9xzRO1owLQRIhrnagdFYAmQvwihPdCDAC5&#10;QvwtxtdCDAD5QvxY00TtqAC0FeLKJmpHBaC9EFc0UTsqAK2GuIqJ2lEBaDPElUzUjgpAuyGuYKJ2&#10;VABaD3HRE7WjAtB2iAufqB0VgPZDXPBE7agA9BLiIidqRwWgjxAXOlE7KgD9hLjAidpRAegtxEVN&#10;1I4KQF8hLmyidlQA+gtxQRO1owLQa4iLmKgdFYA+Q1zIRO2oAPQb4gImakcFoPcQZ52oHRWAvkO8&#10;txvHWyEGgEwhfrYN4a0QA0CmEL9M1MNwJcQAkCPEmSZqRwVAiDNO1N9fPL8d3242bwCgZM8TcsoQ&#10;rz1Rf3/x8nApHwwAKrHmRC3EAJBxohZiADhkpYlaiAHgiDUmaiEGgBNST9RCDACnJJ6ohRgAzkg5&#10;UQsxAEyQaqIWYgCYItFELcQAMFGKiVqIAWCG2BO1EAPAHJEnaiEGgJliTtRCDAALxJqohRgAlog0&#10;UQsxACwUY6IWYgC4wHM/hRgA8nm4v7//TYgBIJNdCH8JMQBktHSiFmIAiGPRRC3EABDJkolaiAEg&#10;orkTtRADQFyzJmohBoDI5kzUQgwACUydqIUYANKYNFELMQAkMmWiFmIASOjcRC3EAJDWyYlaiAEg&#10;sVMTtRADwAqOTdRCDADrODhRCzEArOTQRC3EALCiXydqIQaAdf00UQsxAKzsx4laiAEgw7tiIQaA&#10;TH78ObEQA8CKfv3NaSEGgPX872+JhRgAVnLov2sJMQCs4Nj/mxZiAEjv6CcwCTEAJHbqM4mFGAAS&#10;OvURiEIMAGkdnaSFGAASOzVJCzEAJHRukhZiAEjn7CQtxACQyJRJWogBIIGpk7QQA0B8kydpIQaA&#10;yOZM0kIMABHtxvF2boSFGABiCOHxaRiuhBgAMtiG8HZJhIUYAC60dJIWYgC41AWTtBADwIUumaSF&#10;GAAucOkkLcQAsFSESVqIAWChGJO0EAPAArEmaSEGgLkiTtJCDAAzxZykhRgAZog9SQsxAEyVYJIW&#10;YgCYKMUkLcQAMEGqSVqIAeCchJO0EAPA+RBfp4ywEAPA8Qi/Tx1hIQaAwxF+fLq7e71qiP8Zhj/2&#10;X/wTABQthK8rhPh6jQj/FGIAqME+lA8tTNJCDIAQZ5ykhRgAIc44SQsxAEKccZIWYgCEOOMkLcQA&#10;CHHGSVqIARDijJO0EAMgxBknaSEGQIgzTtJCDEDfIc48SQsxAP2GuIBJWogB6DnE2SdpIQagyxDv&#10;xvFDSc/jqAB0E+J9hL+UMkkLMQDdhXi72bwr7XkcFYAuQrwL4WOJz+OoADQf4hInaSEGoJsQlzhJ&#10;CzEAXYS41ElaiAFoPsQlT9JCDEDzIS55khZiAJoOcemTtBAD0GyIa5ikhRiAZkNcwyQtxAA0GeJa&#10;JmkhBqC5ENc0SQsxAM2FuKZJWogBaCrEtU3SQgxAMyGucZIWYgCaCfE2hD9rfR5HBaD2EH+q+Xkc&#10;FYB6QxzC1+0w/C7EAJAhxDVP0kIMQO0hrnqSFmIA6g1xA5O0EANQbYhbmKSFGIAq7cbxtqXncVQA&#10;qvI0DFdCDABE8R/8X5np7R8T3wAAAABJRU5ErkJgglBLAwQUAAYACAAAACEA+SdUZOEAAAALAQAA&#10;DwAAAGRycy9kb3ducmV2LnhtbEyPwU7DMBBE70j8g7VIXCpq04S0hDgVICFxqQRpVa7beEkiYjuK&#10;nTT5e9wTHEf7NPM22066ZSP1rrFGwv1SACNTWtWYSsJh/3a3AeY8GoWtNSRhJgfb/Poqw1TZs/mk&#10;sfAVCyXGpSih9r5LOXdlTRrd0nZkwu3b9hp9iH3FVY/nUK5bvhIi4RobExZq7Oi1pvKnGLSEnV4s&#10;6CNJ3sfhiF/Hl3iu5qKQ8vZmen4C5mnyfzBc9IM65MHpZAejHGtDXq0fAiphE0XALoB4TGJgJwnR&#10;OhbA84z//yH/BQAA//8DAFBLAQItABQABgAIAAAAIQCxgme2CgEAABMCAAATAAAAAAAAAAAAAAAA&#10;AAAAAABbQ29udGVudF9UeXBlc10ueG1sUEsBAi0AFAAGAAgAAAAhADj9If/WAAAAlAEAAAsAAAAA&#10;AAAAAAAAAAAAOwEAAF9yZWxzLy5yZWxzUEsBAi0AFAAGAAgAAAAhAEH/TSGWBQAA4BsAAA4AAAAA&#10;AAAAAAAAAAAAOgIAAGRycy9lMm9Eb2MueG1sUEsBAi0AFAAGAAgAAAAhADcnR2HMAAAAKQIAABkA&#10;AAAAAAAAAAAAAAAA/AcAAGRycy9fcmVscy9lMm9Eb2MueG1sLnJlbHNQSwECLQAKAAAAAAAAACEA&#10;5JAQReBBAADgQQAAFAAAAAAAAAAAAAAAAAD/CAAAZHJzL21lZGlhL2ltYWdlMy5wbmdQSwECLQAK&#10;AAAAAAAAACEA24YkFb4fAAC+HwAAFAAAAAAAAAAAAAAAAAARSwAAZHJzL21lZGlhL2ltYWdlMi5w&#10;bmdQSwECLQAKAAAAAAAAACEAFMFQTc8FAADPBQAAFAAAAAAAAAAAAAAAAAABawAAZHJzL21lZGlh&#10;L2ltYWdlMS5wbmdQSwECLQAUAAYACAAAACEA+SdUZOEAAAALAQAADwAAAAAAAAAAAAAAAAACcQAA&#10;ZHJzL2Rvd25yZXYueG1sUEsFBgAAAAAIAAgAAAIAABByAAAAAA==&#10;">
                <v:shape id="_x0000_s1104" type="#_x0000_t75" style="position:absolute;width:61525;height:18459;visibility:visible;mso-wrap-style:square">
                  <v:fill o:detectmouseclick="t"/>
                  <v:path o:connecttype="none"/>
                </v:shape>
                <v:shape id="Рисунок 9235" o:spid="_x0000_s110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c5xwAAAN0AAAAPAAAAZHJzL2Rvd25yZXYueG1sRI9Ba8JA&#10;FITvgv9heUJvujHFaqOriFBbWqitil6f2WcSzL4N2W1M/71bEHocZuYbZrZoTSkaql1hWcFwEIEg&#10;Tq0uOFOw3730JyCcR9ZYWiYFv+RgMe92Zphoe+VvarY+EwHCLkEFufdVIqVLczLoBrYiDt7Z1gZ9&#10;kHUmdY3XADeljKPoSRosOCzkWNEqp/Sy/TEKzPFrtNus44/L5vB50s0SJ6/jd6Ueeu1yCsJT6//D&#10;9/abVvAcP47g7014AnJ+AwAA//8DAFBLAQItABQABgAIAAAAIQDb4fbL7gAAAIUBAAATAAAAAAAA&#10;AAAAAAAAAAAAAABbQ29udGVudF9UeXBlc10ueG1sUEsBAi0AFAAGAAgAAAAhAFr0LFu/AAAAFQEA&#10;AAsAAAAAAAAAAAAAAAAAHwEAAF9yZWxzLy5yZWxzUEsBAi0AFAAGAAgAAAAhAKAvNznHAAAA3QAA&#10;AA8AAAAAAAAAAAAAAAAABwIAAGRycy9kb3ducmV2LnhtbFBLBQYAAAAAAwADALcAAAD7AgAAAAA=&#10;">
                  <v:imagedata r:id="rId18" o:title=""/>
                  <v:path arrowok="t"/>
                  <o:lock v:ext="edit" aspectratio="f"/>
                </v:shape>
                <v:shape id="Блок-схема: альтернативний процес 9236" o:spid="_x0000_s110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H1xgAAAN0AAAAPAAAAZHJzL2Rvd25yZXYueG1sRI9BawIx&#10;FITvhf6H8Aq91Wy1LHZrFJUKBWlBLa3Hx+aZXdy8LElc139vhEKPw8x8w0xmvW1ERz7UjhU8DzIQ&#10;xKXTNRsF37vV0xhEiMgaG8ek4EIBZtP7uwkW2p15Q902GpEgHApUUMXYFlKGsiKLYeBa4uQdnLcY&#10;k/RGao/nBLeNHGZZLi3WnBYqbGlZUXncnqyCffP7c3Dr/OvzXftF6MYvxoz2Sj0+9PM3EJH6+B/+&#10;a39oBa/DUQ63N+kJyOkVAAD//wMAUEsBAi0AFAAGAAgAAAAhANvh9svuAAAAhQEAABMAAAAAAAAA&#10;AAAAAAAAAAAAAFtDb250ZW50X1R5cGVzXS54bWxQSwECLQAUAAYACAAAACEAWvQsW78AAAAVAQAA&#10;CwAAAAAAAAAAAAAAAAAfAQAAX3JlbHMvLnJlbHNQSwECLQAUAAYACAAAACEAtROB9cYAAADdAAAA&#10;DwAAAAAAAAAAAAAAAAAHAgAAZHJzL2Rvd25yZXYueG1sUEsFBgAAAAADAAMAtwAAAPoCAAAAAA==&#10;" fillcolor="#c0504d" strokecolor="#f9f9f9" strokeweight="3pt">
                  <v:textbox>
                    <w:txbxContent>
                      <w:p w14:paraId="7E58AD73"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37" o:spid="_x0000_s1107"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PZyAAAAN0AAAAPAAAAZHJzL2Rvd25yZXYueG1sRI9Ba8JA&#10;FITvhf6H5RW8iG6irdo0qxRF6klq1ENvj+xrEpp9G7Krxv56tyD0OMzMN0y66EwtztS6yrKCeBiB&#10;IM6trrhQcNivBzMQziNrrC2Tgis5WMwfH1JMtL3wjs6ZL0SAsEtQQel9k0jp8pIMuqFtiIP3bVuD&#10;Psi2kLrFS4CbWo6iaCINVhwWSmxoWVL+k52MgufjS/z1+fsxs5Rn19Ux265Xp75Svafu/Q2Ep87/&#10;h+/tjVbwOhpP4e9NeAJyfgMAAP//AwBQSwECLQAUAAYACAAAACEA2+H2y+4AAACFAQAAEwAAAAAA&#10;AAAAAAAAAAAAAAAAW0NvbnRlbnRfVHlwZXNdLnhtbFBLAQItABQABgAIAAAAIQBa9CxbvwAAABUB&#10;AAALAAAAAAAAAAAAAAAAAB8BAABfcmVscy8ucmVsc1BLAQItABQABgAIAAAAIQCBMCPZyAAAAN0A&#10;AAAPAAAAAAAAAAAAAAAAAAcCAABkcnMvZG93bnJldi54bWxQSwUGAAAAAAMAAwC3AAAA/AIAAAAA&#10;">
                  <v:imagedata r:id="rId19" o:title=""/>
                </v:shape>
                <v:shape id="Блок-схема: альтернативний процес 9238" o:spid="_x0000_s110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8jwgAAAN0AAAAPAAAAZHJzL2Rvd25yZXYueG1sRE/JbsIw&#10;EL0j9R+sqcStOA0SIiEOShdob6ziPIqHJCIep7GB9O/rQyWOT2/PloNpxY1611hW8DqJQBCXVjdc&#10;KTgeVi9zEM4ja2wtk4JfcrDMn0YZptreeUe3va9ECGGXooLa+y6V0pU1GXQT2xEH7mx7gz7AvpK6&#10;x3sIN62Mo2gmDTYcGmrs6L2m8rK/GgVFfLomX8PPp56v34rtTCaHj41Xavw8FAsQngb/EP+7v7WC&#10;JJ6GueFNeAIy/wMAAP//AwBQSwECLQAUAAYACAAAACEA2+H2y+4AAACFAQAAEwAAAAAAAAAAAAAA&#10;AAAAAAAAW0NvbnRlbnRfVHlwZXNdLnhtbFBLAQItABQABgAIAAAAIQBa9CxbvwAAABUBAAALAAAA&#10;AAAAAAAAAAAAAB8BAABfcmVscy8ucmVsc1BLAQItABQABgAIAAAAIQBxVk8jwgAAAN0AAAAPAAAA&#10;AAAAAAAAAAAAAAcCAABkcnMvZG93bnJldi54bWxQSwUGAAAAAAMAAwC3AAAA9gIAAAAA&#10;" fillcolor="#9bbb59" strokecolor="#f9f9f9" strokeweight="3pt">
                  <v:textbox>
                    <w:txbxContent>
                      <w:p w14:paraId="7E58AD74" w14:textId="45223A1E" w:rsidR="00DC6D91" w:rsidRDefault="00DC6D91" w:rsidP="00DC6D91">
                        <w:pPr>
                          <w:pStyle w:val="a3"/>
                          <w:spacing w:before="0" w:beforeAutospacing="0" w:after="160" w:afterAutospacing="0" w:line="256" w:lineRule="auto"/>
                          <w:jc w:val="center"/>
                        </w:pPr>
                        <w:r>
                          <w:rPr>
                            <w:rFonts w:eastAsia="Times New Roman"/>
                            <w:sz w:val="16"/>
                            <w:szCs w:val="16"/>
                          </w:rPr>
                          <w:t xml:space="preserve">Create Region </w:t>
                        </w:r>
                        <w:del w:id="94" w:author="Bohdan Benetskyi" w:date="2017-02-22T11:11:00Z">
                          <w:r w:rsidDel="00957975">
                            <w:rPr>
                              <w:rFonts w:eastAsia="Times New Roman"/>
                              <w:sz w:val="16"/>
                              <w:szCs w:val="16"/>
                            </w:rPr>
                            <w:delText>Report</w:delText>
                          </w:r>
                        </w:del>
                        <w:ins w:id="95" w:author="Bohdan Benetskyi" w:date="2017-02-22T11:11:00Z">
                          <w:r w:rsidR="00957975">
                            <w:rPr>
                              <w:rFonts w:eastAsia="Times New Roman"/>
                              <w:sz w:val="16"/>
                              <w:szCs w:val="16"/>
                            </w:rPr>
                            <w:t>Worksheet</w:t>
                          </w:r>
                        </w:ins>
                      </w:p>
                    </w:txbxContent>
                  </v:textbox>
                </v:shape>
                <v:shape id="Блок-схема: альтернативний процес 9239" o:spid="_x0000_s110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bexQAAAN0AAAAPAAAAZHJzL2Rvd25yZXYueG1sRI9ba8JA&#10;FITfC/0PyxF8Ed00FonRVUQR+1Twgs+H7MlFs2djdtX033cLQh+HmfmGmS87U4sHta6yrOBjFIEg&#10;zqyuuFBwOm6HCQjnkTXWlknBDzlYLt7f5phq++Q9PQ6+EAHCLkUFpfdNKqXLSjLoRrYhDl5uW4M+&#10;yLaQusVngJtaxlE0kQYrDgslNrQuKbse7kYBXwZ5vls15+9znHxGY8Tkvrkp1e91qxkIT53/D7/a&#10;X1rBNB5P4e9NeAJy8QsAAP//AwBQSwECLQAUAAYACAAAACEA2+H2y+4AAACFAQAAEwAAAAAAAAAA&#10;AAAAAAAAAAAAW0NvbnRlbnRfVHlwZXNdLnhtbFBLAQItABQABgAIAAAAIQBa9CxbvwAAABUBAAAL&#10;AAAAAAAAAAAAAAAAAB8BAABfcmVscy8ucmVsc1BLAQItABQABgAIAAAAIQCU3SbexQAAAN0AAAAP&#10;AAAAAAAAAAAAAAAAAAcCAABkcnMvZG93bnJldi54bWxQSwUGAAAAAAMAAwC3AAAA+QIAAAAA&#10;" fillcolor="#8064a2" strokecolor="#f9f9f9" strokeweight="3pt">
                  <v:textbox>
                    <w:txbxContent>
                      <w:p w14:paraId="7E58AD75"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9240" o:spid="_x0000_s1110"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0OHwwAAAN0AAAAPAAAAZHJzL2Rvd25yZXYueG1sRE/Pa8Iw&#10;FL4L/g/hCV5EU7shWo1ShcEOG0wteH02z7bYvJQk0+6/Xw6DHT++35tdb1rxIOcbywrmswQEcWl1&#10;w5WC4vw2XYLwAVlja5kU/JCH3XY42GCm7ZOP9DiFSsQQ9hkqqEPoMil9WZNBP7MdceRu1hkMEbpK&#10;aofPGG5amSbJQhpsODbU2NGhpvJ++jYK3Od+8nIpquP5mn5hvnAfORalUuNRn69BBOrDv/jP/a4V&#10;rNLXuD++iU9Abn8BAAD//wMAUEsBAi0AFAAGAAgAAAAhANvh9svuAAAAhQEAABMAAAAAAAAAAAAA&#10;AAAAAAAAAFtDb250ZW50X1R5cGVzXS54bWxQSwECLQAUAAYACAAAACEAWvQsW78AAAAVAQAACwAA&#10;AAAAAAAAAAAAAAAfAQAAX3JlbHMvLnJlbHNQSwECLQAUAAYACAAAACEA8+dDh8MAAADdAAAADwAA&#10;AAAAAAAAAAAAAAAHAgAAZHJzL2Rvd25yZXYueG1sUEsFBgAAAAADAAMAtwAAAPcCAAAAAA==&#10;" fillcolor="#4f81bd" strokecolor="#f9f9f9" strokeweight="3pt">
                  <v:textbox>
                    <w:txbxContent>
                      <w:p w14:paraId="7E58AD76" w14:textId="77777777" w:rsidR="00DC6D91" w:rsidRDefault="00DC6D91" w:rsidP="00DC6D91">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9242" o:spid="_x0000_s111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3cxQAAAN0AAAAPAAAAZHJzL2Rvd25yZXYueG1sRI9Ba8JA&#10;FITvhf6H5RW81U1jKTZ1FVGUXBvtobdH9jUbkn0bsmsS/fVuodDjMDPfMKvNZFsxUO9rxwpe5gkI&#10;4tLpmisF59PheQnCB2SNrWNScCUPm/Xjwwoz7Ub+pKEIlYgQ9hkqMCF0mZS+NGTRz11HHL0f11sM&#10;UfaV1D2OEW5bmSbJm7RYc1ww2NHOUNkUF6ugoGrrzs2x6erb+P01yHyxN7lSs6dp+wEi0BT+w3/t&#10;XCt4T19T+H0Tn4Bc3wEAAP//AwBQSwECLQAUAAYACAAAACEA2+H2y+4AAACFAQAAEwAAAAAAAAAA&#10;AAAAAAAAAAAAW0NvbnRlbnRfVHlwZXNdLnhtbFBLAQItABQABgAIAAAAIQBa9CxbvwAAABUBAAAL&#10;AAAAAAAAAAAAAAAAAB8BAABfcmVscy8ucmVsc1BLAQItABQABgAIAAAAIQCAT53cxQAAAN0AAAAP&#10;AAAAAAAAAAAAAAAAAAcCAABkcnMvZG93bnJldi54bWxQSwUGAAAAAAMAAwC3AAAA+QIAAAAA&#10;">
                  <v:imagedata r:id="rId27" o:title=""/>
                  <v:path arrowok="t"/>
                </v:shape>
                <w10:wrap type="topAndBottom" anchorx="page" anchory="page"/>
                <w10:anchorlock/>
              </v:group>
            </w:pict>
          </mc:Fallback>
        </mc:AlternateContent>
      </w:r>
    </w:p>
    <w:p w14:paraId="7E58ACC0" w14:textId="6666BEC0" w:rsidR="00DC6D91" w:rsidRDefault="00276972">
      <w:pPr>
        <w:jc w:val="center"/>
        <w:rPr>
          <w:noProof/>
          <w:lang w:val="en-GB" w:eastAsia="en-GB"/>
        </w:rPr>
        <w:pPrChange w:id="99" w:author="Bohdan Benetskyi" w:date="2017-02-22T16:59:00Z">
          <w:pPr/>
        </w:pPrChange>
      </w:pPr>
      <w:ins w:id="100" w:author="Bohdan Benetskyi" w:date="2017-02-25T11:17:00Z">
        <w:r w:rsidRPr="00445D7C">
          <w:rPr>
            <w:noProof/>
            <w:lang w:val="en-GB" w:eastAsia="en-GB"/>
          </w:rPr>
          <mc:AlternateContent>
            <mc:Choice Requires="wpc">
              <w:drawing>
                <wp:anchor distT="0" distB="0" distL="114300" distR="114300" simplePos="0" relativeHeight="251710464" behindDoc="0" locked="1" layoutInCell="1" allowOverlap="1" wp14:anchorId="0EB0C6C9" wp14:editId="3802F41B">
                  <wp:simplePos x="0" y="0"/>
                  <wp:positionH relativeFrom="page">
                    <wp:align>center</wp:align>
                  </wp:positionH>
                  <wp:positionV relativeFrom="page">
                    <wp:posOffset>455930</wp:posOffset>
                  </wp:positionV>
                  <wp:extent cx="6152515" cy="1845945"/>
                  <wp:effectExtent l="0" t="0" r="635" b="1905"/>
                  <wp:wrapTopAndBottom/>
                  <wp:docPr id="22" name="Полотно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Рисунок 1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6" name="Блок-схема: альтернативний процес 1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7115A"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Рисунок 17"/>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18" name="Блок-схема: альтернативний процес 1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A625E" w14:textId="77777777" w:rsidR="00276972" w:rsidRDefault="00276972" w:rsidP="00276972">
                                <w:pPr>
                                  <w:pStyle w:val="a3"/>
                                  <w:spacing w:before="0" w:beforeAutospacing="0" w:after="160" w:afterAutospacing="0" w:line="256" w:lineRule="auto"/>
                                  <w:jc w:val="center"/>
                                </w:pPr>
                                <w:r>
                                  <w:rPr>
                                    <w:rFonts w:eastAsia="Times New Roman"/>
                                    <w:sz w:val="16"/>
                                    <w:szCs w:val="16"/>
                                  </w:rPr>
                                  <w:t xml:space="preserve">Create Region </w:t>
                                </w:r>
                                <w:del w:id="101" w:author="Bohdan Benetskyi" w:date="2017-02-22T11:11:00Z">
                                  <w:r w:rsidDel="00957975">
                                    <w:rPr>
                                      <w:rFonts w:eastAsia="Times New Roman"/>
                                      <w:sz w:val="16"/>
                                      <w:szCs w:val="16"/>
                                    </w:rPr>
                                    <w:delText>Report</w:delText>
                                  </w:r>
                                </w:del>
                                <w:ins w:id="102" w:author="Bohdan Benetskyi" w:date="2017-02-22T11:11:00Z">
                                  <w:r>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Блок-схема: альтернативний процес 1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45F4E"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Блок-схема: альтернативний процес 2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332"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Рисунок 21"/>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0EB0C6C9" id="Полотно 22" o:spid="_x0000_s1112" editas="canvas" style="position:absolute;left:0;text-align:left;margin-left:0;margin-top:35.9pt;width:484.45pt;height:145.35pt;z-index:251710464;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GbzjAUAAMQbAAAOAAAAZHJzL2Uyb0RvYy54bWzsWd1u2zYUvh+wdxB0&#10;71pSJEs26hSO0wwFgi5oOvSalqlYqCRqFB07GwasG7ar3ewN9gjFgALdunWvoLzRvkNKjvPTNVjT&#10;NR2cIA4pkoeHH8/5ztHx3XvLPLOOuaxSUQxt945jW7yIxTQtjob2F4/3OpFtVYoVU5aJgg/tE17Z&#10;97Y//eTuohxwT8xENuXSgpCiGizKoT1Tqhx0u1U84zmr7oiSFxhMhMyZQlcedaeSLSA9z7qe4/S6&#10;CyGnpRQxryo83TWD9raWnyQ8Vp8nScWVlQ1t6Kb0p9SfE/rsbt9lgyPJylkaN2qwf6FFztICm65E&#10;7TLFrLlML4nK01iKSiTqTizyrkiSNOb6DDiN61w4zZgVx6zSh4mBTqsgWjcod3IEDCBysMBlcLTL&#10;NB7gr0EDrUubvf1WsErNJbcbIfm1ZORMPp2XHQBTMpVO0ixVJ/qSgQApVRwfpPGBNJ344fGBtNIp&#10;jC6wrYLlMK76l/rl6bPT7+s/69f17xYGmuPQZLOU0dH2Rfy0wlCXpJ6N6e65TSZZWu6lWUY3S+3m&#10;OLCft9upudtdEc9zXihjrJJnOJkoqllaVrYlBzyfcBxBPpi62nz4Uu1XirZDyxjQ1140cpy+t9MZ&#10;B8644zvh/c6o74ed0Lkf+o4fuWN3/A2tdv3BvOI4HMt2y7S1Zte/pO2VRtj4lbFDbc/WMdNeQ0hp&#10;hdr/WkU8IkhI10pJruIZNROg9QheZ9asBjS0Z2gS7lVJV8kGy0Tm9B94WUvtmCcrxyQQYjzsuYEX&#10;0D3HGHMjP+j7+m6hQ7u8lJX6jIvcogYQhQ4aUXYMbY027ZTm4o0CWjPoQz4ACqraO0bvergRAV3l&#10;vIczVnKoQGLXjLW3Mtaf61dkph1Y7A/1i/qP+vnAqp/Xr05/Ov2ufnH6Laz4OVov61/Reln/ZtV/&#10;4eHr0x8x+Mxye2TcjfBDYNn03gBr3/dC4Af4gsD10cR0Y2SEr+s4QeSDHwnfcAtoa2Z8M7xJJhbj&#10;GZNqlCkuC6b4geHgN2MOMxFZOm3dqZJHk3EmjY2NncDxd0knbHluWlZYi6G9FUFDLfrc4DkZe336&#10;vSwDErMCggkqA45uqZOMEwRZ8Ygn4BGg4JkdKPTwlWosjuG+xjurGZtyo3Hg4KfdrF2h1dcCSbJx&#10;hUZ2I6CdaYS0ss25m/n6XnTkWinWHP2fFvN2hd5ZFGq1OE8LIa86WYZTNTub+S1IBhpCSS0nS82x&#10;sA1MpUcTMT0B8UoBJ4PBVGW8l8Lj9lmlDphE7MRD5AMYnQn5lW0tEFuHdvXlnFE4yB4UcKu+65Ox&#10;Kd3xgxDWZsn1kcn6SDHPxwJE5OrddJPmq6xtJlLkT+CFI9oVQ6yIsffQjpVsO2NlYj4SiZiPRnqa&#10;iTP7xSGFU3M/xBCPl0+YLBsaUWCgh6J1ZTa4wCZmLkFeiNFciSTVVHOGUwMpaOUjjKvhiqouxNWQ&#10;jGE9dpIZUf9DBU/juZvg6fpOFHqG55vctg2hQRBFYCzN8E3bOP/HFkDxQtFke+8YQKOW0hCd3x5A&#10;XTdy3AbaIHSQj9Dy2xNC+zs7O8EV4Y8i3CaEIizQZenXysux3TjC+w6hOtqehYZNCB2chdtrhlBC&#10;7/2n6P2bYhjtjqTztRjG83pBv03SbyHDRE7PH3nEepskXTN/m3Kbt4dbwDD6cjYM8y5J+n/CMPS+&#10;cyM5DATBHa/NMFtbIfLDtgyg88FblcP4e5G7sykDUAUtuZ0Ms9Xa26YMsFZU/F+XATzUXa4sr2MA&#10;7LFeBiCbRV+X161CoEBYHPFRVaIWSxUWyhzOT/+gRQNtyzdbvN4KPN9DhZeqqIF38RXRjwI/al7B&#10;/bDnBW0B8eZewVHl1N8U6Ryt+VqLvota76O9/uXb9t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5JAQReBBAADgQQAAFAAAAGRycy9tZWRpYS9pbWFn&#10;ZTMucG5niVBORw0KGgoAAAANSUhEUgAAAQcAAAECCAYAAADzZhIUAAAAAXNSR0IArs4c6QAAAAlw&#10;SFlzAAAOxAAADsQBlSsOGwAAABl0RVh0U29mdHdhcmUATWljcm9zb2Z0IE9mZmljZX/tNXEAAEFg&#10;SURBVHhe7V0HeBXFFj5JSCchJPTepUtvAoL4sGMDpEsRBAVBEFCeClaw0JFuASv6VESxPFGRTihS&#10;RJr0TkhII+Wmvf/s3QAPU3bm3iS7e2f85ksw5+zO/DP3v1NOKfbSSy+RKgoBhYC5EHjxxRdD0KJq&#10;qNVRa6LWQa2EWha1OKo3aiLqJdQTqIdRD+g/j7388ssOV3tUzNUHKH2FgELAdQRABv54SjPUzqht&#10;URuiVkX1Enx6GuQP4Xnr8PNb1N9AFCmCz9DEFTnIoKZ0FAJuQgAf4hZ41P2o96DejMorAleKL5Qb&#10;6HUEfu7GO97Dz+UgiViRBytyEEFLySoE3IAAPqwReEw31L6otxbwlzQTzmzUMXjvm/i5FCSRbqQb&#10;ihyMoKRkFAJuQAAfzsp4zEDUR1H5HKEwC59dLEDthXaMAUHsyu/lihzyQ0j9XSHgIgI6KfASfzAq&#10;HygWZeGVylq0aSwIgrcbuRZFDkU5TOrdtkYAH8By6OATqMNRS5uosyXQlnfRvgogiFdza5ciBxON&#10;mGqKPRDAhy4APXkMdRxqNRP36hW01Q8E8WJObVTkYOKRU02zHgL4sN2FVk9BbWWR1r+ANp8BQSy6&#10;sb2KHCwygqqZ5kYAH7AaaOFk1AHmbmmOrZuN9u8BQWy+/q+KHCw4kqrJ5kEAHyo2UnoS9QXUMuZp&#10;mVBL2ABrFvrS4XrLSkUOQhgqYYXANQTwYWqCf7HtwL8KCpfYlAt0LuE4HY/dS1FXjlJc6hVKSouj&#10;rKxMCvANpTD/ECoXUpvqRDSnqiXqkY+3n2xTeBv0NOob2Q9Q5CALpdLzWARACvy54Q/S86ih7gbi&#10;GIhg9/nfaN/FdXQ8bj8lgCDSM9kq2kHe3r7k7eWjvTITBJGR6YB9tT/5+vhThZA61Kri3XR7jQEU&#10;EVRRplmj0Dc2kopmZUUOMhAqHY9FAB8e9nmYhdrFnSAkOmJp8+lVtOHEf+hIzE5KTr+MD7wfBfgE&#10;UbBfEAjAi7JyeSHva7Lw34UrB2jFvu3085Gl9EDdsXTvTbzbESrMKL1Q31HkIISbEvZ0BEAMw4DB&#10;NNSS7sLiXMIR+vnoh7Tp5Jd0EdsG/2L+FOgbjC1DaWwdrtFBbsTA7XD+DesHEElgseLkyLhCS3aO&#10;of1RW+ipNovxzECR5j6Kfi7E6iFDrRxEYFOyHokAGwuh49P1b1W3YHAm/hB9d2g+bT71FSU4orE6&#10;CKHwoGuEcD0xiLyQtxrFvP2pdHBF2nhqBaVnOWjCLR/hLIL9sQyVxpCqhnpEkYMhvJSQpyIAYrgD&#10;fZ+PyleVLpeY5HO06sBc+vXYchwsXqYQ/zAqGegkBVlCyKlR/KxSwRVoy+mvaSXe93D9sUbbzjcX&#10;fDipyMEoYkrOsxAAKfCp3yRUtl1wngC6UBwZKbT60CLUdygm+RSVCAinsAIgheubyAQRFhiBFco8&#10;6ly9N4UHljfagw4Q/FStHIzCpeQ8BgEQAwdZ4UM5jrHgctl6+lv6fN9UOnZ5FxX3L4HtQ1m3rxRy&#10;a6QvthjRSWdpy6lv6O467OJhqNRjKUUOhrBSQp6CgG7+zK7NTBAulQtXTtAne16hjSdXkF8xP5BC&#10;mUIjheyG8+qBbz32X4pU5ODSaCplj0YAxDABALzmji/Nn/5+D9eKr1N8yllsIdghE1eR190+FCbQ&#10;frCBuHDlMOwiMq7aSOTzfg5Go1YOhTlI6l3mRACkwC7MvFro7WoLzyb8Te/unEB/nPsRh42wYAx0&#10;rhayLxxdfb6cvjel48yDbSEMFk1QbSsMoqXE7IkAiIGv7t5H5eCuLpUf/36fPt07mZJxC1EUW4jc&#10;Gp+ZlU7F/coZXTXwY7QwcoocXJoOStnKCIAYHkb7F6OGu9IPvp5csuMZ7dowFKuF0IBSmu+DGQpb&#10;VjrSk6lqWH3NytJgOanIwSBSSsx+CIAY+JqSzxdcKltwE/HuznEUm3KOIvhqEk8zCzE4O8YtKkaN&#10;ynJ0OMPloCIHw1gpQbsgAFIIQl/4mnKgK31Ky3DQR3tegt3CHJg7B+LQMaLIDhzz6kcKVg0VQ+tT&#10;k3KcDsNw2aLIwTBWStAOCIAYqqEfH6K2d6U/Z+IP07zIEXTw0ibNyMgbNlJFdRORVz+8vLzoSlo8&#10;9a89lPx8hPwrIhU5uDJDlK6lEAAxtEODP0ZlgpAu6058Tu/tHE8p6XFwiy6D60G+AzB8CyD9XlFF&#10;JoaE1MtUN6IddanRX0Sd3bX3KHIQgUzJWhYBEAMnj+EYicGyncjITKflu1+EKfJcCvYNgqVjmEYM&#10;Zi3p2PZ4ewXQ0OYz4YglFABmHTwyoxQ5mHVkVbvchgCIYSIexm7W0uXilZPYRjxBey+sgX8CR4Lz&#10;NuU24loHsxAxKppGtFxENcI54ZVQ4dWVVtRVphBuStgqCIAU2Ed5FirnjZAuuxCRaf624biNOItt&#10;RDkTGDTl3RXeTkQnXaS76oyirjUHivZ7LxS+V+QgCpuStwwCIAa2W1iGeq8rjeZ4Cx9iK+GL1Lah&#10;/ua8jbi+f0wMMckXqXWlh2hI06uhIEUgmIEtRbIiBxHIlKxlENBDxH+EBnMae6nC15SLdoylX4++&#10;q7lW+3j5mnwbAc8NL2+6nHyBGpTuTE+3WYI2C3uZc1h6xu1qUdsKqemjlMyIAIihNdrFe2bpJLVR&#10;V07RnK1D6c+Lv+vnC874jGYu3iCG2NSLVLNkc5rY/kOEhWNTDqHigPS4G7NvK3IQwlAJmxUBEMOd&#10;OjFIm0IfiIqkmVuGYGl+TD9fMIcJdF6Y84ohNiWKKoc2oEkd/wMfCqnuz74xoQ2/U5GDWWe7apdh&#10;BEAMfJG/BJVDnEmVtcc/oaU7xlEmpWErYR7fiPyIIY6JoUR9er7jSgoLkErgvRXvmJLTexQ5SE0l&#10;pWQWBEAM49EWTiwjXT778w36Yt8r+NYtTgHexU1/vsAd1bYSKRepWlhjrBhWUkk5YriIRw3CqiFJ&#10;kYP09FGKZkQAxMBH8hygRapwXMfFO57GweMymEGHw3qhmOnPF7ij2YePfMbwXMcvsWKQysLHWXIG&#10;gxj25waeWjlITSulVJQI6MFf2eJxiGw7LuNbd8amQbQvig2bYL+AB5n94DF7xRCDW4k6EW3puQ6f&#10;a1eskmUMiGF1XrqKHCSRVWpFgwCIoTjezDYMD8m24HT8QXpz46PIQblPi8hsRqepnPrmzXYMMHBq&#10;WLYLPdv+E3iDhshC8BqIgcPt51kUOeSHkPq7aRAAMfCJ26eoQv7H13dgz4XfaNaWwcgZEYvleCkt&#10;36QVCniBLoEYmpe/h8bfskzmujK7m3NBDJzjM9+iyCFfiJSAGRDQjZs+R1uay7ZnHfJQLtj2BAyE&#10;MnH4WMJSxBCTFEVtKnWnp9sugfu19KUM3+iMNoqfIgejSCm5IkMAxNAAL/8KtY5sI745OI+W73oe&#10;pBAIc+ggy2wlOH1udNIl6lC1H41ps0AkDuSNUH2AFQPn+jRcFDkYhkoJFgUCIIYWOjFUln3/B7ue&#10;pW8OzNK2ET5e1riRyO5rdHIU3V5jGD3RchZuKQzHgPwHMeB/PCaKnyIHUcSUfKEhAGLohJetQJW6&#10;q0vPTKN5W0fS7yc+wMEjH1fw97C5TaGvgYsVA24l7qk9GjEZXDLjeA/PHIpVg/DhiiKHQpvq6kUi&#10;CIAY2KOSQ7qFiehlyyYhPNr0TY/RznPfIfCr86rSKiULdprsRPVA3WdoYJPXXWn2YpDC47IPUOQg&#10;i5zSKzAEQAw98XC+rgyQecllhIp/Y0NvOhyznUrpodxknlMUOnx7cjnlAvWsP4n6NJ7iShMWgBhc&#10;imWhyMEV+JWu2xEAMQzCQ9nAiYO1CBcO/vrGhp50PvEwthKlLXMj4UyXlw6T6Gjq1/hV6l5f2vCT&#10;MZsFYnhaGLwbFBQ5uIqg0ncbAiCGJ/GwuahSJ2+HonfQWxv7I7DqGSSWsRIxEEgsDaHd4mgQgrR0&#10;u+kpVzCdBmJ4zpUHZOsqcnAHiuoZLiMAYhiLh0yXfdCeC7/T25sGUnpmPIK/hpsssUzuveIsVOkg&#10;hoTUBC0Y7F21hspCwHpTQAwvufKA63UVObgLSfUcaQRczT4VeWY1zdg8GFGWsygIJsXmyjiVDzFk&#10;OijRcQXBYOfiyvJRaQyh+CyIQSo2XG4vVeTgynAoXZcRADHwN92Lsg/67dhHsHocSQHF/GE5aCXj&#10;Ji9Ky0xF0plUeqLVfLqtOkfPly6jQAzzpLVzUVTk4G5E1fMMIwBimMrfeIYVbhD8/vBCJJgZp5lC&#10;c24Gq9gw8FaCiSEpzUGjWi2iW6v1kIUgA4psw8BZwt1eFDm4HVL1QCMIgBjehtw4I7I5yXyxbwbS&#10;3T+vB4C1jtXjNWJIo6daL4JZdHdZCFKhyIFa2BGtQIoihwKBVT00LwRADHPw91GyKH24+2X6av80&#10;KokALV4WCdDCfXUSQwpWDBkghsUgBmmvc47c1B/EwP4mBVYUORQYtOrBNyIAUuArSs5wPUIWnSU7&#10;JtL3h+eCGCLwUUNCCYvYPmYTQzKIYTRCx7ev8oAsBAlQfATE8IPsA4zqKXIwipSScwcCC/EQIc/A&#10;6186P/Ip+unIYs3qUdIUwh19EH4GE4MDK4bkdCaGxa4QQwxe3hPE8ItwIyQUFDlIgKZUxBBwNawb&#10;X03ORcr7X48tp9JBZS2yVnBilL1iSMGK4em2S6ld5fvFwLsmzcTwIIhhnewDRPUUOYgipuSFEAAx&#10;8Nqfg4ywWbRwyczKoFmwYVh/cgVWDCAGC3lQXTt8TKfRrZe4Qgyc9fohEMMGYQBdUFDk4AJ4SjVv&#10;BPQVw1JIDZTBiqNDz9w8gLacXgnPygqWCdBybcWQSsm4rmRiaF/1QRkIWOesTgycX6JQiyKHQoXb&#10;c14GYuC5xcQgZfaXkp4IP4m+9Me5H5F9ymrEQLiVcNAVRwqNwnVle/lbiTPArxtWDDuLYuYocigK&#10;1G3+Tn0r8S66OUCmq0lpCfCs7IV8lb9QuEYMwnFKZF7rJh0vyoCvBJtEj2y1AAZO7H0uVU5B634Q&#10;wx9S2m5QUuTgBhDVI64hoK8Y+IxBihgSHZdp2vretP/SOi1svFWiQzsR8HJ6V6bE0XD4SnSu3kd2&#10;apzUVwy7ZR/gDj1FDu5AUT1DQ0BfMUhvJeJTo+n19Y/Q39GbtbBu1iIGWFzg8DQu9TINaT6dutaU&#10;On9lGE1BDNwQRQ7qg+0WBK67lZA6Y2BieHVdDzoasxWp6awVi4EB1EK7IYJT/5tfR9xHaRuvE/qK&#10;YY9bBsXFhyhycBFApa6tGNjycTHqYBk8YpIv0tT1Pel47HZYPpax3IqBqeEy+tCzwfP0UL1nZCBg&#10;HSaG+3DGsFf2Ae7WU+TgbkQ97Hk6MbDlo1TeSv5Qvba+B52K3YnQ8dZbMTAxRCPhzP31JlDvRtKe&#10;56eBHx8+moYY1LbCwz7IBdRd9pWQMomOST5Pr/7ek07F/2Gp1HTZOPJyKTr5EnWtNZwGNXlFFl6+&#10;ruQVQ5EePubUeLVykB1SpcfbidmAQWqDHYMI0UwMpxN2WZMYkGAmGrkrORPViBYzZGfDeSg+AGLY&#10;JfuAgtRT5FCQ6Nr42SCGt9A9qUionELeSQy7qQRSyFvtVsLLy1s7Y2hZsRusH9+RzUR1Cfixr8R2&#10;s04TRQ5mHRkTtwvE8BqaJ3Xypm0lcCtxOn4XArUwMVjIWQKdZmKIA7nVK9WexrZ9l3y8pSLoR+NR&#10;7CuxxcTDrK4yzTw4ZmybHvNxkkzbYlOicPiIFQOIIdSSxOBFfOVaOawxjW//EeJWBsvAwPEY2O16&#10;vYxyYeqolUNhom3xd4EY/o0uSB3JX07BrQRWDCdjLXr4iDOGJEc8lQqsQc91+BLbIan0nVeAHwdq&#10;+dUKU0GRgxVGyQRtBDFwCqZXZZqiWT6ue4ROxO6w5HUlu16npCWSf7Fwmtj+E8SUqCgDgwNKHNqt&#10;wCM4yTQuJx1FDu5C0sbPATGMRvekciIwMfCK4XjsNssSQ2pGMs5GfOiZW5ZT1bD6MiPNByuPgRi+&#10;llEuKh1FDkWFvEXeC2IYjqbOkmluYlqc5itxBCbRJS1oEs2OVJyNKiU9iSbc8hk1KN1OBgbWGQli&#10;4IzhliqKHCw1XIXbWBBDf7yRjZyES1JaPL3BTlQxm6hkgPWcqLjDWZRB8fCwHNHyHVxb3iOMga7A&#10;majmyyoXpZ4ih6JE38TvBjFwIAKOycBh3oSKA8vwNzfC7TpqHVYM1iQGzfox6RL1ajSZ/lVTypeM&#10;MZvq7hR1QgPhorAiBxcBtKM6iOE+9OsDVOFL/DSEdnsTgVr2XFgDt+sKljNw4vH0ws1ETNI5ugve&#10;lb0aSifkmg9ikLryNcucUuRglpEwSTtADLejKR+jBoo2KSMrnaYj5uNOhHazXgQnZ2+92foR164t&#10;K95PwxCXQbJ8Aj3ppD2S73S7miIHt0Nq3QeCGG5B61eghoj2gqNEz9w0kCJPrwIxlLdYaDdnbzXr&#10;x5RoqlaiJTJSLcW/fURhYPmfUIdg1WCl2HY59lORg8zw21AHxNAM3eL0auGi3eMEtnO2DKONp75A&#10;MFgmBmuZRDuJgY2c4rAVqgxbhg8p2C9UFAaW34baB8SQIqNsNh1FDmYbkSJoD4iBL+/5Dl7K7G9e&#10;5JP0+4mPED7eosTAGalwiOrj7U8T2MgpuLLMKByCUg8QAyefsUVR5GCLYZTvBIihBrRXoVaRecrC&#10;7WPpl6PvgxjKYf1gvRUD95nPSpIcDnoG/hI1St4sA8M5KD0MYuBoTrYpihxsM5TiHQExVNJXDDXF&#10;tYne2/lv+unwQmwlSsuom0Qni2IRsGVo8znURs6Wgf0leoEY/jRJh9zWDEUOboPSWg8CMZRCi/+D&#10;2lim5R/teYW+PTQTh4/8GLYKsF7hc4bopAt0701P0d11pIJZ8aHjoMLMX1mYKCtyKEy0TfIuEENx&#10;NOUL1NYyTfp833T68q9pOLyLsCwxaFeWCNjSuuLDNLDpVBkYWGcMiIFxtGVR5GDLYc29UyCGAPyV&#10;7Rg6yXR91YF36NO9L8AkmolB2HhS5pVu1+EVAzuEVUVchlFtFpCP3JXlNBDDXLc3zkQPVORgosEo&#10;6KbokaLZJLqbzLt+PLyYlu0eD2II120ArHcAqblfpydTkG9ZRHLClaWv1JUlGzlZ2vrRyPgrcjCC&#10;kn1kFqArUjna1p34jJbuHEOh/iVBDDxtrEcMPIzpWQ5Ky0ijCe2WUsXQWjIj+xuUhmLVYE0ABHqs&#10;yEEALCuLYtXA8Rgel+nDllPf0tytw2EYVAJLcF/LXlkyocWlxMIsehY1LnerDBQHoNQXxJAko2w1&#10;HUUOVhsxifbq4d04kpNw2XX+N5q9dSgFFgsgXxgJWdWWIftm4p46o+FQJXUzwcZNHOKNbRo8oihy&#10;sPkwgxieQBelwrv9FbWF3towgIp5Z5JfsSBLmkXz8PLNRGzKJWpSrisNbsqBs4VLKjQ4xJspclgK&#10;t15SQZGDJHBWUAMx9EM7pU7Uj8Tsges11L2Syd+nuGWJgQ8gr6TFUpngmvRUm6UgCqkpPxbE8L0V&#10;xtydbZRCyp0NUM8qGARADPfiyUv4i1P0DWfiD9G0DY+QIzMGp/qhliUG7ndaJr70s/xwM/Eeblmk&#10;XEdmWjWSk+i43yivyMFVBE2oD2LoiGZ9iso2DUIlKukk4j4+RAmOc1Tcr6QlXa+vdTgT/UigUS2X&#10;Us1wdjoVLiuhMV5YyyYKihxsMpDZ3QAxNMHvHJOBrSCFChsGTUPSmaik47iyLG1pYnAeQEbRg3XH&#10;UecavYRw0IV34SdHjM6QUbaDjiIHO4yi3gcQQ3X8yv4S5US7lZyWQG9s6Esn4/YhTZ21icEbxHAZ&#10;2bWalLuT+jZ+SRQKlr+I2g/EwGnrPLYocrDJ0IMYmBA4JoOwh6UjI5Xe2jSYDlxaD3+JMpaM+5g9&#10;jM4DyEQqFVSNRrdZhBgNwlM8Hc8aDGLYZ5OpId0NYeSk36QUCwwBEAPbAH+OKhyMgKM2zd4ygnad&#10;X215YtDyTGQ6KCvTG2He3kUSnbIymE8EMayWUbSbjiIHi48oiMEPXWBHqg4yXXln20jadOoTxGQo&#10;a+lbCe47O47HpV6moc1mUv3SbWTgWApimCGjaEcdRQ7WH9XF6AJfWwqXZbsm0Zqji5EctgKIQVjd&#10;VArOcPLnqUuNIYjNwEm6hMsGaIwR1rKxgiIHCw8uVg1voflSGVe+3j+DVu6f7owUbWEMtBUDiCEx&#10;NQ4h3lojotPbMr05DaUBWDVwVCdVdAQUOVh0KoAYJqLpz8g0/79HPqAPd09GNqoyWIpbM4rTtX57&#10;wcsyhXx9gmABuQjWnMLpNtg0mg8gj8lgaWcdRQ4WHF0Qw1A0e5pM09ef+IqW7BhLoQGhWp4G6xcY&#10;OqUm0Oi271OVEnVlusO5LH+WUbS7jiIHi40wiOEhNFkqMevOc2toXuTjFOjrR8Us7XrtHDR2qLqE&#10;c4b7bhpDt1bl1J7CZRmIYZawlocoKHKw0ECDGPhG4gNU4XE7HLOdZm7uR35I4uTnHWBZ1+vs4coO&#10;9Va31K3Uv/HLMqO4HUpPyih6io7wJPMUYMzWTxBDI7RJKlXd2YTDmvVjRlYaHKlCLH9lyZeWDpwz&#10;BBQLgz3DPJw3COf7ZcvHgeoAMu9ZrsjBbCyQQ3tADFXxv79ELS/a3EtJZ+j1db0p0XEBjlRhNiAG&#10;RiCTrjji4Wn5EZUPkQr1NkJZQOY/k9xKDpjEfMJVEZUnczV9MpfET7bgY2MdPhrn02G+MrqMytF1&#10;zqKeQb3A1ZMdXXIaLmDK+HH489r5D+f/S1xJi4PrdV+6eOUQ/CXCYRZt9UtLnkCwZ0BI+buRa+KW&#10;Knz8IlzetHM4eWE08lBwmRwweTlGeXvUTqgtUG9CFY1bzolH41CP4nnH8XMX6l7UPRhIJg6PLMDC&#10;Hx3/CLWlKADpmWk0Y9MAOh4bqZkRZ2ZZPunzVXuG2uFt6NGbXxGFhOV/QX1eRtETdaTJAROXJyxH&#10;GuIw59VcBI/jDnBlY/i2qL3150XhPRzUczPqWtSdIAteYXhKWYiO3i3T2XmRw2nnuR/hgFTBFsTA&#10;GKRlOBCyLpCebP0O4lnyQlSo8JfMEMyfNCEtDxYWJgd8WPnDy8Y396Pi7LtACydh5Mqn9Bwg9Tze&#10;vwk/16CuR91n1xDh6Oeb6N9AGXSX7phAa499DGIobxti4MjR8amx9ETL+bBn4KTgQoU9LYdhrtgq&#10;0a0QAhLChskBk7UUnj8FlcObG9aTaFNeKuyWzBtNrhwefAfa9R1+fo+B/9PN7yqyx6FPT+PlUhGI&#10;Pt/3Nq0+PA+OVGUsf12ZPQBsrBWTdJE6VetH/6opxZeveWIMSFcnsKEPOSbr7XjRPFQ+TzBLCUJD&#10;eEXB9SW0kbcenEqeieKQWRop2g70g8MWSXkGroFZ9Gd72Sw6HI+wulm0Ezk+gExOi6cKIXVpSDNe&#10;TAmXH6EhdUAh/CabKeRLDpiso9BndvDhwzGzFj6v6KzXl9FmzkrEJ/w/gigumbXRN7ZLJ+H3ZNob&#10;efo7WrxjFMK7lcDHiYfV+jcTjENGVjqCxGbRiFaztatYwcLnDI+rGzBB1HTxPMkBk5VNz16Qe3SR&#10;aYXgzXxIyvUk+vANfn6GCcJnFaYtaGcTNI5vJoQ9h/66uBmJZ4ZRgG8QDuz8bLOd8AbNRSdfoj6N&#10;J1OD0nwhJlT4eobPGU4KaSnhqwjkSg6YrC9akBhuHNoq+B+88hmJ7qzDz2Woq8wWGxBtq4R28UpH&#10;OHTRybiD9ObGAVBNg2l0sE2MnJxu2HEpMdS4bBd6qJ6U8ylnwfa4XBPu5LYcyQGTlQ8dpSJzurNx&#10;bnwWb8A5OSJXXk2wteGHmDx/uPEdUo9CW0pAkUO8CZv6RSedReKZRygl4xKW3CVsQwwMJLthB/qG&#10;04iWc7EaEjaP5i+CKVIDopRyXzlgsnJ8LakDMYvgyqsJvg14En39AT8/QF1dFPffeD/Pel7N8PWw&#10;UElCtOg3N/ami0l/UwmEkbeDkVM2AMzk8QjeMrLVmzCPriGEC4TZ6pa3E8qeQRS5G+T/b+WAycq5&#10;DtgdmG8CpAsnWz2fcBxmu0eRozCW4h3RlJp+BamXvKmYTwAOzcLxTVccP0shqGlFLeiIj1yaMuk2&#10;QpGtaNhWg+su9H0pfn6OSRXlykMFdefo7xdS40O6mZuH0t/wtGTs7EQMHFY+JjmKOlR5BCHfeLsk&#10;XEZhDA8KaymFfyBw47aCv1GbyuL0V9Qm2nrmO4Q430QXEs9RErImZcCeXwsqoh+e41/4Lwu++Okg&#10;ihB4CZaisMBQKhNUh6qF3URVSzREuK/GVCq4SmFGKWqCPvNV7TMgCT4UXI4JdlgWByN6eA+b8UoF&#10;O1y4fRxtP/uN05bBBmbR2Xhp15bpSVpY+cHN+IJMuHCA2E+EtZRCjghcJQdMVk6IMlYGp70X1tF/&#10;/npDI4WMLAf5IyOzH9K18wpBu27PyeEH3xA8sTOQj/FCwkU6HXeAIk+ngDQCKBirigoh9al2eBNq&#10;XK4L1Qpv7nxWwZdqeAV/aJ8AHuwevaQgziXw7MF4ttTd+8d7JtOaIwspIrCc5YPC3jicWfC2TE5L&#10;pdGtZ8AfhA1jhcpfkJYyHBN6iwcJX79yGI1+h4n0nT/cyxCLcPWhOfhQZ2m5FfmUmXMhcOHtRa7X&#10;7ZqMF/R8ccrOFf/yY+fNLBBGBh27vI0ORq+n7w7Nxzdkdaod0ZSale9Kjcq0p9JYVRRwYSYagToY&#10;H+SV+DkfJMGHXC4XPO8OPIR9JoTLD4eXgITf1LYS9rBiuAYBR3WKRlSnO2uPoJYVGSKh4oD0cIxR&#10;rJCWEs4TAY0cMGEr4EcfEazSMlNo+qaBtPnUSnyLldJSmzMZZBODyLOyZbN1vb18cFJdHAcfbLJA&#10;OI2/QNvOrMS7/oPYh2WoTngLEMVdSHd2G5Utzt7hBVbY8OsRrsCILe3eQeXDS6nPpm7LwDkmhI/f&#10;N59aRe/+MUFzvQalFliHi+LBWpYqxGeoFNpANqrTKxgT9rVRxY0IZK8c+FDO8DqOD8Bm4UBsy6mv&#10;qDS8/jRSKIDvsuxnFvPyx6rEX1uVcEaj3Rf+SzvO/kAhfqWpfpl21L5KD2pSvgsFFhPOHSsC5Z0Q&#10;5roWH/K5+LkSE9KwHzR0KkOHtyrszi5U/rq4geZuHYrzmQBbxH68sfPYXGJcM2hYi5nal4Jg+RXy&#10;UwV1lLgBBK4nBwPiTpGv98+i9SdWUJlgJzEUVuGVhQ9WFcG+MBH288L2w4GDuVW05fRKrCBqUauK&#10;d1Pbyg/STRHC4Q9EutAJwlw34QPPtw1fgyR4WZtrgRwvgT5FrSPyIpY9l3AEK7RHQYzpOMdBiLdC&#10;xFu0rTLyTPiXk6LpgXoTqGEZ4aRdHDDoSWUeLYN8/jrFMHHLQMzwp+lM/CGQw1s4ByhVpBOViYK3&#10;HyE458AnB2HQzuN8Yg799PdS3HY0oQ5Ve1DrSt2opFy+xPyRI2oHIa7bdZJYkRNJ4G98JLsE9RYj&#10;D71eJhaZoqeu74PEsNFU3L+krW4muJ9MDLydqF6yKT3SkD3yhQvnteR4H6oUAAK8cmiIavgqYPXh&#10;RZSSHofgnuZwCdbWLSAKX9yOhPlzVOVMHGbuwM3JBvoKh3ctK95HneHqWyuiWQHApz2So18tR2UT&#10;7dn4ybYSHD8gu/CdHJ9bCJUU2IW8DbPoc4n7cc4QYTtiYDAyYa+RAaeqoc2nIxmNsGnNF8CZSVeV&#10;AkKAyYGjGhsq8anRtO30amegUhMub51t8nIeZuLmIzUjkX78eyH9isAnDUp3hFFNX2pe4Q7cjAj7&#10;NhnBpxWE+LBxNEhiFn7+B/Ux1HFGlG+Umb/tSfrr0q847LVPJKfr++jMbRlN3es/S3VLCSe9PcU4&#10;y+CqdIwjwORg+Ct1Hw7GLqecxR10uCnJ4fpu8zUreyiWxO0Gryb+jFqDg8wfqXJoPepYrTdWE33x&#10;jcw7KrcXJgk2xGGbEeGQRdya5bte1M502JbBTtaP2Ujz7UQSthM1SjanHg04q59weRqrhnPCWkpB&#10;CAEmB8MT+HD0dnzQrGWynr2aCPbl9G9eMOk+Rst3T4JtxkLtlqNLjUdxhSYc2NkIyLzdEC6rDs7H&#10;mQ4nuC1twrWZcHdyVHDeTmTRY83exiqOQ3EIlfdBDOw4p0oBI8DkwO7Chsq5xJMwefY3/aoht87w&#10;ISZbbwZg2+HIiKdVB2ciBf1yalHhLuqK8GP1Sgv7PxnCzahQ5Jlv6cNdE2FOztHo7RHJ6ca+O28n&#10;onA78QzwFt5OHMHzlBWk0QnlohyTA8/EfAsv02NTQA6waLR6ubrlCIQ3Y2Y6bTj1iWZg1bDsrXRX&#10;rWE4l2BzhsItBy9tpzlbkMfSL0hzQjPjmY6riGjbCYR8qxrWlHo1FI4QzwdKT5ktFoermJhZn8nB&#10;UPg3Xgo6cMAH4rdN4ZWEF65DS/jhNgDnEnsv/EK7z6/BN1pHuhtmvG0q3VMofb2QeJze2tgP5wsO&#10;CvAp7pKVaaE0WPIlMIxHnIYsOFW9IbOdWKCCt0gCL6nG5MDXbvnGkvRGFHo/nxK2yJp0I1bZ5xJs&#10;M8G/H47eSG9fXAd/jtZatOMOVbojH6MhDhUeBv4mfXtTf0pwnIVzWYQtDyAZFG07kRxNd9QaAf+Y&#10;jqI4sYes1cIVivbRdPJMChyAlUO+51nY7bpKWCM6FLNZN1MuPMvI/Nrmrr9nL+WD+PAS0R5OxO2k&#10;dyI34fByLib147jh6ONWkuC4DLO3DKOjsMsID7RHVqrcxoLtNsoE16A+jaS2E2OwauAgLqoUIgJM&#10;Dmxhli85cJvaVe4Gd+F3tXgM9qOG/0ednUbZV4OzUl9I/JsWbnuCfji8mO6pM4I6Vu0psyz+x7C+&#10;u/NZ2nr6G8SusDcxsKdtcloSMmJP0zx3BctCtZ0QRMxN4kwOHJW5k5HnNS7biVrD4nDLmS9xB2+n&#10;bEq59955wxGs3XBEJR2m+dtGYCUxHyuJIUiy0geWosFGoPuHzKqDc0A2c2GGXta2Zwzcad5OxCKC&#10;dPsqfeD7cq8oVrydEF5qiL5EyeeMAJPDBqPg8GnzYzB1PZt4jM7E79ECctjRSCcnPDSSQHTnAKwm&#10;opKO0OLtT8H6cjHdW2cUthu9yUcgCOpm5JhYvusFPaCJjU54cwDOgUCxof4VkPiWsxwIl3FqOyGM&#10;mdsUmBy2o0ajGnIlDofV3uROXyPqcW86FL0ZgUfs/c13I9JOkoCtRFAwXYJB1fzIx6/bbvTQrDLz&#10;Koejd9C8rcM192u7Xllm95+/TBIRKHZ4i9dh1FVedNJ+AGL4VlRJybsPgWIcUBW+AD/jkZyGzVBh&#10;T8cXO31DMzcNgsv0ahym2S8yUX5AXNtuBNP5xAM4uGSSWEjdbnpK8wjNqVxKOoObib7YRiSRHw49&#10;XQmMk1/7ivrvTAzxjhhqhDB/XWsNEm0O+05I2VWLvkjJ545A9hUme7ex56DhNW5gsRCa2OEzmr15&#10;OK078TH2zhwrxrC6bcaEDy753IGdvc4m/IUgOINAEouoW93RsJO472o/UxA4dfqmwfBNOUehfvBN&#10;sVFg2JwGMyMrDSujQBrc9A2ZeTEBX1oXbTNJLNoRjRwwEL9i9cBLOE4hZ7jwsnhsu6X4YITQf48s&#10;wgqCdyb2CmFmFAxeBfB5BJPEsdgdcLfuq1lc9qg/AUZV7WghzigOXlqvRYy2+zlNdraqRxpMRjTx&#10;BkYhzJb7EvPxM1ElJe9+BK43fpqEx9+GKhyna0RLZ3ivlQfepvCAUs5Q9B5aeCWRbSfBMSVeXx+J&#10;D0g92Ez8CfLkA1x7XwI7s2Inwvu1ET1Yb4zoLGBbBqmoL6IvUvL5I3CVHMDW+7B6eBYqnL9BuAxs&#10;8gq+OYPo8z9f1oKTcMBZu2R6FgaDew4OYE9Qtgg5CWLgrYe9acGJEvc3NT2F+t88RcYWZDLm4VEZ&#10;vJWO+xH4P7NpDMw7IAiODCWVbKVXw+fwIQiEZ+FziBIdjj2nrweYS+U9KPxNynYSnlA0mwaEtrsF&#10;2apaVLhbtMu/Q2GBqJKSLzgEcvKpeAqv461FP5nXPlB3DJyHAmjpH2OpuG9JLQmq/e0pZZCyn05a&#10;RirGvDT1ayxs05AMNNimIcN+qFi3R/8gBwxQGlYPj6JLCaic2EW43Fl7uBb3YcG2URTiH6qHUxd+&#10;jFKwEAK8akiATcPgZjOQdMhwiJDsHs7CvNthoe56RFNz9MbU8zFwSrg4oMDnEMLl9hqDsGoIwP0/&#10;G/wEaQFg1QpCGEZLKGSHfauFlAB3wqxcsLBvzzRBHSVeCAjk6aoNknhOJwippCGdYFbMmbXnbh2G&#10;gK9I86QIohCGtPBfwbEwHBkZ2E68pG0jBct4zLN4QR0lXggI5BvHAQM3TScIvsUQvqPsWO0R3Fx4&#10;02wtY5MiiEIY00J9hdOxKgqeqv2JHfMEy2eYX98J6ijxQkIgX3LgdmAAF+gE8S7+KRwRtD3MiTPx&#10;n7aC8PXCCsJPbTEKaYAL+jXaIaR/OerbeLLoq9im4d+iSkq+8BAwRA46QXwCgkjE7x+hOjPcCpSO&#10;Vdk6OwtxEodSMHJKOJefnnDzLwCSxUTZ2C0hNZYGNX0elp+ci1movK5sGoTwKnRhw+SgE8QqEMTD&#10;+P1z1DDR1nas2gshydPgyTgctxhh2G4oghDF0CzyzkPIOKoZ3pzuqj1UtFnboMDJiFUxMQJC5KAT&#10;xM8gCM7KzRmdDGfmzsbgtur9EWQ0BfEQRsFQqpTHW1KaeG7k2TTNEjLDQX2wncjPTf2GB7EtAztW&#10;5Zl82Kq42KndwuSgE8Q6EAQ7aa1ELSsKyB21hmJipdAHf4zXAp54si+GKHZmkNccqxAstk2lh6lp&#10;uX+JNulDEMNaUSUlX/gISJGDThBbQBAc92sVqnAkj243jUJC3mT6dO9kzSHJE929C3+43fPGDGwN&#10;/X1L4BBSOCB0FFrwkntaoZ5S0AhIk4NOEJx+noMWMEEIn0j1bDBB8+D7+sBbVAoEgSwSBd1f9XwX&#10;EXBeXV5GjstJVCGklujTpmLVcFxUSckXDQIukYNOEDtAEJz9he+rK4p249EmL1NyegL9hChKHOtA&#10;3V+IIli48qkIWlO+eE26Hys/wcLm0fMFdZR4ESLgMjnoBLFLP4PgFYQwQTzeYgbSpMXRhhOfavkb&#10;lJl1Ec6IPF7NNxRXHAk0pNksXEeXEGlkJoSfxaohVURJyRYtAm4hB50gduq3GLyCMJQHI7vrPOlG&#10;t15EiY5LtOf8zwhaa8/U80U71K69XQsW64ilBmU60a1Ve4s+bAWIYY2okpIvWgTcRg7XbTH4mpND&#10;zpUR6RqHdh/bdhlNWdsNwVF2I5w5x1lUmwwRDAtSlv0nMmE936fRZC0XhUBh794pAvJK1CQIuJUc&#10;dIKI1A2leIshlN6IsyFNuOUTmvxbNwQNOaEtXe0eiNUk8yDPZjiDuEQjZ2gfxMNsI9rkmVg1HBJV&#10;UvJFj4DbyUEniA0giO74/WvUUJFulgmuTM92+BgEcTfCjSVqiWTUGYQIgu6XZavWwGKhuKEQDu/I&#10;Gaumu79F6omFgUCBkINOEBzRmqNJsSVl3plebuhp1RL16ek279LUdT1gQZkKCzzOcK22GIUxIW58&#10;BxuoxcPg6cF6E2WuLjkmpHLHLoqBc8M7C4wcdIL4FgQxGL8vRxVy974ZyVAebzmf5iFZTGhAMS0u&#10;hCqFj4ADV5elg2uCHJ4WfflvUFghqqTkzYNAgZKDThAfgyDC8LtwVOvO1XshL+UpWFG+gMS9fMWp&#10;SmEioIV+w9Vl78avITs2D6Hhkg7JF/WIYoaVlKC5EChwctAJgqNa89nD66Ld79lgPF1I/Jt+O7Zc&#10;y0ht97wPovgUpHxyWgLVLNmMboeznGD5CMSwQVBHiZsMgUIhB50gpoIg2IlCeH36eIs5IIgzdDD6&#10;d+TEKKVuMAphEvGqIQX5Jx6u/wz5IliwQImFrHD4aYHnK9FCQqDQyEEniLEgCLZ/6CvSPz9MznFI&#10;u/fvX27HldpZLaOUusEQQVBM1mnwdJkawuCpbWU2WxEqs7FqOCakoYRNiUChkoOOAEcG4RVEVxFE&#10;2GqSjaQmr72P0jJTVbBaEfAEZTWDpywv6tXweWgKGTxxtqo5gq9T4iZFoNDJAd8qyfoV58/A5GYR&#10;XGpFNKcRLefSjM39Kcw/QsWBEAHPoGx2Etw2lbrD4KmtQa2rYtMwvhwbUhUbIFDo5MCYYQJF6VaU&#10;a/FPoQwo7as8TKfiDtCKfa9SKRxQKhNr987CzMwM5LgsLmPwtBMtWebe1qinFSUCRUIOOkEcAUGw&#10;B88PqEKZvXs1nASC2E+RZ79CJCm4eSsfDLfMoWwz6a41h1EVZAYXLHx1qUK/CYJmZvEiIwedINjM&#10;ehh+54jWhq2ceBKPaDWHTq75i6KTjl/NZm1moK3QtvRMB+wZIuiBemNEm/sDiGG1qJKSNzcCRUoO&#10;OkF8CoKoht+FbCBC/MI1E+sXf7tTO6AUDHJq7lEpgtYx4cYnx9BD9Z+lssE8HIZLGiTV1aVhuKwj&#10;WOTkoBME20DUwe8DRaCrGd6UHkPgEU6WUzKQHUCFTtZFXmV7WY4IHhFUlbrdNFK0r59j1bBFVEnJ&#10;mx8BU5CDDtOT+FkDtaMIbJ2r96YjMTtp9eG5mNzllYGUCHi6bHaG7H43T0QcjVIiT0iC8KsiCkrW&#10;OgiYhhzw7ZOE1cOjgO531CoiEA5o8godubybjl7egmQ5KkiMCHYs60AU8HIhtZEhm33khMoijBtn&#10;yVbFhgiYhhwYW45MDIIYgF+/Rw0yirefTwCNbrOInl1zmzbR+d/KgtIYepzkOAGZqx5pOBmWp0Jx&#10;ITnM/NvG3qKkrIiAqchBJ4jfQRBj8ftCEUDLFa9Ow5rPpukb+5JvIKfZM3z5IfIa28mmIKBOpdD6&#10;1KUGc7JQmQcyPyukoYQthYDpyEEniEUgCLaeHCGCZrvK3ehgnSfp20OztPOHzCwOeqxKbgjwWUOi&#10;4woNaDKGAooJmZqcwjMXKGTtjYApyUGHfBx+NkJtLzIE/W5+iQ7FbMf5wzYKQUxKtb3IHb3ktCtU&#10;HS7ZnasJR5PmuJC8rVDFxgiYlhx0HwwOJLAR1XA2LXYvfrLVApq0pgvsH1L0EHM2HkHJrvGqITn9&#10;Cq4unwBGvA0zXP6G5BLD0krQsgiYlhwYUf2A8nH8uhLVxyjKlUJr0+Bm02jOlsdg/yCcCNzoayws&#10;B2LQArk0JfZVESxvYFwSBXWUuAURMDU56ATxHc4f+C59sgi+nar1ob0X19HaY8uQRUslybkeOzYV&#10;S05Lom51R4uurPZAlU3dVfEABExPDvoYvIKfLVHvFhmTwU3foEOXIik6+TgFIbS6On9wopeUFk91&#10;ItrRLZU5e4BQeROrhhQhDSVsWQQsQQ6YkBm6gxafP1Q1inYw7u1HtJynZdHKyEpHmHvDOxOjr7Cc&#10;nBb+LcOBVcMo4CF03csu2V9YrsOqwdIIWIIcuHcgiDMgCD5/+A7VcLvrl25HD9V7hlb8OQXxH9T1&#10;prZqCG9FrSvdKzppOJCLcskWRc3C8oY/ZGboIybnTyCIaWgLxy8zXLrXH0d7L/xKf8dshXk1rjc9&#10;NP4DrxpS01PpvpueJB8voaFnx6ovDQOuBG2BgNAMMUmP2T34FtTORtvDV3WPt5hFz/H1Zobnuncn&#10;IQdF7fAW1KaScNBYXjUoizKjE84mcpYjB0zSNKweOEjtBtRyRsehClLs9b/5VVq0/SlYT3J4e6Oa&#10;9pBzhppPonvrjCIfb6FhXw8EOGu6Kh6GgNAsMQs2IAgOMccWlB+LtOnOWkNo57mf6I9zP3hc/osk&#10;2DXUimiNUPMPiEDGstPVqkEUMnvIW5IcGHpM2E9AELy1eExkKIY0e4sm/jcS24tk0Tt+kdeYShaL&#10;BqwaUrFqwFmD2KqBb4f4AFgVD0TAsuSgj9V4/OT46Q2Mjl3Z4Kra9mJe5GNaej1P2F7wdqJ6WBNq&#10;W6mbUZiy5dgaMkNUScnbAwFLkwMmbixWD+y5uQbVz+iQdKnRD9uL/9LWMxy9ms8f7HsAwWcNSY5E&#10;uuvmoaJp7dapVYPRGWVPOUuTg769WA+CeAO/vyAyRIObTqX9lzaRIyNRy55l15IK5yqO19C+qrA1&#10;JHte2pc17TrgbuyX5clBx+I1/OyC2s4oNhFBFalf45cRnHYIRQRie4H/7FY45+UVXF/2aTQM8RqC&#10;Rbq3Sa0aROCyp6wtyAHfcKn69oKvN0OMDtVt1fvQ9rPf07YzK3F7Udp2wWkdOHQtX7wusROaYOFV&#10;Q7qgjhK3GQK2IAd9e7EHBDEFv08XGSN2ztoftdF2txfOKE8J1L3+CxToa5gvGbodqN+IYKhk7YmA&#10;bchBH57Z+HkX6u1Gh6sUthd9Gr9ECyKHU3gQrx6Mappbji1BS+FmpnMN4VUD2zVwohpVPBwBW5GD&#10;7r35FMaUfQFCjY7tvxBcNfL0N7T7ws/I2xBh+e2FlxZROpbuqDUCofLCjcLAcrtQlQ+FCGI2lrUV&#10;Oejbi/3YXvwbv88VGbdB2F5M+HkzpeMb10csbJrIawpFlnNelvAvQ11rDhJ931zleSkKmX3lbUcO&#10;+lC9g5/sk3yH0aGrEFKLejaYRO//MV43jrLm/sILIfkTUi/T3bVHwUW9stHusxwnp1khoqBk7Y2A&#10;LcmB7+f13Bd8JWc4U8s9dYbTllPf0tHYSCqOQDFWvN7MzEqjwGJhIAcOfSFUFgC3K0IaStjWCNiS&#10;HPTtxV8giJfw+wyjI8gxDjgw7fO/dEXkqAzRSElGX1NgcmzXEI/sVR2r9qPyIZx21HDhPBQfGpZW&#10;gh6BgG3JQR89Pnfg4AW3Gh3NWsjcfTdWEF/vfxvbi3KWOpzMokycl/jTXbXZo12o8KrhspCGErY9&#10;ArYmBzbkwephFEZxM6phE8Hu9cfTNhhHxSSd0DNBmf/8gVcNibihaFyuK9UKbyYycc9D+F0RBSXr&#10;GQjYmhz07cVeEMRU/P6q0SEN8g2lgU2m0uvrHhY1Ozb6igKR463QnbWEPNi5HR+ARC8WSIPUQy2N&#10;gO3JQR8dtpp8ALWF0dFqXr4rdajahzac/NgSnptXEDi2VngbalLuX0a7yHJxatUgApdnyXoEOXCu&#10;BawensbQ/oZquM/9Gj9Pu8//F6bVnFbPsEd4oc8gLXAs7DPuqj1M9BD1C2DD6e1UUQj8AwHDHxSr&#10;Y4cPwQYQBB9QMkkYKmwn0KPBs7Rkx2j9cNKcZw8czKVKiYaiwVw4zDzbg6iiEMgRAY8hB733HLma&#10;jaNqG50PfPK/8eTXdCRmMxU3YdZuLZhLWiLdVr0/grkEGO0Wy30LwtwloqBkPQsBjyIHPXLURAzx&#10;V0aHmS0OBzV9HbYPd1AmDvzYb8FMJR3Zq8IDK8K2oYdos+aJKih5z0LAo8iBhxYE8TW2F5zWzfCn&#10;ia8Gu9YcQqsPz0HW7jKmCSvHqwZ2sLq3zgAcmpYVmbl89vK7iIKS9TwEPI4c9CHm1QNHjjLsstij&#10;wXiKPLOKrqRdIj+fQFPMlMzMDFy1hoK4Bou2Z6EKAScKmefJeyQ54INxTA8MM8fokIfAlbtXoxdo&#10;zpbB5B8YVOR+F05T6VhqV7knVQytY7QbLPcn6nciCkrWMxHwSHLQh3ohfvZCNRx3slO13rTuxBf0&#10;58VfKLSIDyfZKcwLviB3iBs9LQE5JnnmdFe9FkHAY8lBT6s3AWCtRTWMw4CbX6ZJv2yCY1Y6bAp8&#10;RLB2qyxnsKob0ZbqlW4j8tyzEBbKEibycCVrLwQMfyjs1W1nb0AQG7G94BXESKP9qxbWkO6o+Rh9&#10;c+BthJUrXySOWXwQ6YDR0201+mNzgXRWxgubSkcbF1eSnoyAR5ODPvDs1s2em4YjozxUbyxtPv01&#10;wr5HFcnhZGp6MlUIqU2tK94nMnfjIfy+iIKS9WwEPJ4c8E16CauH5zENlhmdCiH+4dQbh5OzNg+C&#10;5WRgoQaldeaiiKNudcciqnRxo01muZXKVFoELiXr8eSgT4GP8LMfqmGvpVur9qK1xz6nv6J+RRDX&#10;sEK7vUhHpKcQ/7LUuVpfkdmbCeGlIgpKViGgyMF59pCJ1cOz+LUjquHceP0av0j//mU9Qqyk4/u8&#10;4A8n+XSBVw23VhuI+JCVRGbveghzxmxVFAKGEVDkoEMFgtgJgmCT4nFG0asZ3oS6IKz9j3/Ph+Vk&#10;wUeN4utLby9/GD0NNNrEbDk2euLVgyoKAcMIKHL4f6hexz8fQq1uFMEeDSZolpOpGfFIyCvk+GT0&#10;FVfl2MGqbql2VCeiuYjuQQivElFQsgoBRkCRw3XzAN+uMVg9cLZuPoMwVNinoTvcuhduG4mEvAEF&#10;lo43+/qyC7wvSez68j1l9GRoKJXQDQgocvjnlPgU/4uzwbDvhaFye/WB9Nuxz+hE7HYKLqCQ9pwU&#10;t1zxGtSiImf7M1xiIPmZYWklqBC4DgFFDjdMB/1w8jn87w2ohsI/+Xj7UF9cbb78ezesHHhrL2SY&#10;lO+EdAaPjYfx1Qji+JYC5Uv056SAvBJVCFxFQJFDDpMBH6ht2F4swp84crWh0qhsR7ql8sO08dQK&#10;KhFQyq1u3WyqHeRbEgFdBhhqiy6UgZ/K6EkEMSX7fwgocsh9QryCPz2IavjO8JFGk2jHuR+Ic1X6&#10;ePm6Zapp15cIHtu6YnfRRDXroMoJhVVRCEghoMghF9iweojC6uFV/Jl9LwyV8sVrIvDKU/TZny/B&#10;DqEsIke5J+ZkVpYXrkyFjJ64vUtVzAZDw6aEckFAkUPeU4OX5Y+itjU6g7rdNJLWw607NvUk+fsE&#10;GVXLVY6Dx1YNa0SNyrB9luFyBJLq+tIwXEowJwQUOeQxLzgdPVYPkyDyC6qh4JHs79CzwUSatWUQ&#10;BQQGu2RW7Qwee4U6VOmONHdC25SP0PZENeUVAq4goMghH/TwIVsLguAYCGxgYKh0rNaD1hz9gA5F&#10;b0LEanm/i4zMNBxulqb2VQyHu+T2JaB+YqihSkghkAcCihyMTY8pELsH1WDMSS/Na3Py2jtxsZkp&#10;GnNBa5Hz+jJOy7oVEVTRWCudUj+C0A6JKChZhUBOCChyMDAv8GE7itXDDIjyAaWhUq90W4SL7wvj&#10;qGXwuygtfLWphYGDAWuX6nzkIVQ+EJJWwgqBXBBQ5GB8anC2LN5a3GRUpWfD52jbmdVSV5vJ6YlU&#10;I7w51S9jOMQlN2svKp+PqKIQcBkBRQ4GIcTqIV6PWM3m1YZKGaTTu6fOCO1qMzywrOHVAx9EpiDa&#10;UwecNQiGgVuGdqYaapwSUgjkg4AiB4Epgg/eZyCIIVC53agak8O6EysoLuU0QsoFQy1/24d0HESG&#10;+ZenNpU5ep3hchmSKwxLK0GFgCIHt8+Bf+OJHVANBYVhR6zu9cbT7K0cUg5Xm/lwA6ffS0y9TJ1w&#10;1hARWF6k8RwG7rSIgpJVCOSFgFo5CM4PfAAjsXrgeJPDjKreWr03/XLsYzpwaS2uJjmdXm5xV7wo&#10;LTMFCXGD6D4YUwkUphzDbuYCz1WiHoyAIge5wZ8KtYdRI4yo87nBE63m0Iu/3gPLydNUwv+fjll8&#10;zpAKt+yE1Fga2WoRVS3RwMijs2V24Bf2IlVFIeA2BBQ5SECJ1cNx/WrzNaPq7HcxpdMqeidyJO2/&#10;tImKeXuRX7EA7cCRzxhS01NxaFmJnm4zBzEiHzH62Gy5T9iaU1RJySsE1LaiYOYA59lkH2rDV5uc&#10;0/LVLj/SxpNf0Y6zv9LZxH2UkcmkUBuZq1rAJbsPsmWXFm1tLBQ4a7gqCgG3IqBWDpJwsu+C6NUm&#10;v8rbyxtWj921ymcP/J8Pcl66UD5TB5EuoKdUc0XApVmpcNW+sflgsrMMFl4gCh9j/ly5PZ6dq2bJ&#10;vFvpKATyQ0CRQ34I5fF3fGNn6F6bHFhFyG3ShdderzoTbeDo0qooBNyOgCIHFyHFh3MLCIJD2k92&#10;8VGi6pFQeENUSckrBIwioMjBKFJ5y7FDVmNUDitXGOU8XjIQxHSlMF6m3uGZCChycMO440OajtUD&#10;h7MvgXqbGx6Z1yM43PzDeOf+An6PeryHI6DIwU0TAB/WOBAEG0ZxaLkH3PTYGx9zAv+jN961uYCe&#10;rx6rELiKgCIHN04GfGhjQRDd8cgpqBNR3XlI+T2eNxLvOObGJqtHKQRyRUCRg5snB99g4JEvgCR+&#10;1klC6przumYxGbyNukBFk3bzYKnH5YmAIocCmiD4IPP15m0gCd5icDgnJgk+kzBS2JGK/SU4ld2H&#10;eNZFI0pKRiHgTgQUObgTzRyehQ/2SvzvlSAJTo7TEpVjzLdCrYXKMSk5qjXfOvB5wi7U31H5mvJP&#10;6ObmvlnArVaPVwioLNuFNgd0E2eOt/B1ob1UvUgh4AIC/wMb9hH7JakDoQAAAABJRU5ErkJgglBL&#10;AwQKAAAAAAAAACEA24YkFb4fAAC+HwAAFAAAAGRycy9tZWRpYS9pbWFnZTIucG5niVBORw0KGgoA&#10;AAANSUhEUgAAAFEAAABRCAYAAAHdiHqgAAAAAXNSR0IArs4c6QAAAARnQU1BAACxjwv8YQUAAAAJ&#10;cEhZcwAAIdUAACHVAQSctJ0AAB9TSURBVGhD5VsJfE1HF79B7Fo7rb20SmlRVa2ErkqpvQ1VWy0t&#10;pbakllj6tXa1p3ZRkiBCqVpDhNRWEok9IkFiJxQRkca75zv/c9+9ue/lPfXyof2+7/x+/zdz583M&#10;PXPuLGfOnFH+I/J6UyEilTgKOKch3T1JvbCS0tLSSE2Y7rxA81cVUg92E3h6elKTJk1IDX8lawHL&#10;SmUOzebXR08iWuNJn332GZUuXVoyS3qIXYGCeSSBChUqRO+++65kwrM1/A55DMrIyJjmP28q0akZ&#10;ROdDDLz88st+1iyZVKNGDXrllVfI3d1dahw7diwdPnxY3qTlMNHs2bPp7NmzkhHo27cvRUVF6c+2&#10;lJycbGTMlSuX0UhrmlNyww9/mVzy9EgInxkIHqB4W5OykpowQ3jDJwZCBjnIrB78XPvEceMk89Wz&#10;e+WrLe6jDNZyMKXPL0rqppak7h1E77zzjvQF9fhwUkOr6V/MXTLeDlJS3d1zSU3oB8ChmGjHfUBN&#10;Wqx9Uobl2HfySdUrG5FJRGbQyZMnqUyZMvTnn39KzdWrVxdw/EPJYCLJoGcEihUrhrAZI5MSEhLk&#10;zxdffJE+//xzKlGihF7gDfxv0MqVK3NyIPxERkZKK8PDw137lO3qK3T58mV5wxofk1yzQ193ZrHe&#10;+D0L+C9a0tfFyr/twx8ydrSGo97SpTnZgHrAS4D4qsGKD4fO6e0aXGBbDVK31yTLoT7GzAGkp6dT&#10;/fr1tUrDa0kX04G0TxsobaQSM7V6TSmWL7c2Kahb29OAAV9TqVIlKP1MKM80E2mEry/9tnU1XT+1&#10;g8qVK6f1Miv+nKXQH4uVDK4mv1abLeW4ElDkOodGU4G4/eukb9M6KwJKy/P1qczAeulHYxk5GI7p&#10;pZdeIvRWTECIo2/x7CVxAJPRq6++KhMSxIE0LvaiVto5SYHcuXMbnJp7OCYtVLZv3z69twNvM5zT&#10;5s2by11junv37v07d+5YUlJSVAZCS2pqquX27dvyjP/wjJCLPa+VdkI8SMs2atRod/fu3aMAb2/v&#10;mJ49e0bq8W+++SaqV69e+/HM6QcRcrHXtdJ/F2FiwkTg7+9P94NFdtpslh1CZaNGjZLZWUe2K03f&#10;4qnO/nFa1vF+57Q+nebWcj4EUbgnzZ4xXlb+e3/ESTfRlwaAroURr+MPxykqW/jjGG3iiOlFixYt&#10;ooIFC0qlOjBxUMKsv24+mjJiwMc2EwYmBgw9/A1gwdUnDDrh65zT9CAlY2DP5qSG8Uy0+12bmYj/&#10;pjZt2hiV6hVKpXFjSdUqtZ3dPatZZ5UFBTX95mQQr2sNeaprTlu2bKEqVaoYnBqVWWchpDF6oB6D&#10;0Fz8qS6vSmriRmrW7APymzWdPv30U1kwZQbSQ2tFOkoVlgp9tZoyqWLiHIW+/vprypcvr/5WGj16&#10;tE2FRvx3X6kMeXK5KVs5LMPIQtUiJj1tVKbj8ukY4jGuzY/BvP5vaMyyC6A87m6UL6/bNs7zAiMr&#10;8VBwj42NDYrYMFuWfPUYjxLr8o+l3xLxvqbZ8XNwcDCFrFh0gYs5rgw0bdq0wvrEGhIi6qDEoRpM&#10;mjRJuMRz27ZtJYRmyNMapjHHZF8hJxngxZ8qVqwo/5UtW1bCvHnz0rx58xJQ1iGhQg6kAs5IAQEB&#10;NhVi0UI8R44cEQjLly9PPNEizSnlZRgV3rx506gQWLZsmc0zKrx+/Trizgky4bfKdM9bApnqAV4a&#10;BPfu3TPSkOeXX35ZYS3qmJo2bYomiQqemJgoixWaOnXqVOmT8fHx3BnI4HLy5MlHpaAzGjNmzIZ+&#10;/fodwHrRpUuXyNatW+9DvGvXrpHFixffxsttBJ779+8fg/C1117bYC2aldAPGcYiznHzgNdVT0MF&#10;5f9t1dFHSZit7gbxh+uv0FmMcZ4b9o9TvPgv6J1/L4GZDh4KjRw5koVgS/gbE7tVK8z+gpldwgrE&#10;CiL5DvchunfBOf68IcxibvfvrQzi+ONnFsx58Loxa/oEouQdGi6uJrq0RgPijnAzWpiF5JdoO7BH&#10;zyyYG/mlJy3wG0fqGT9S4yfzOv6txKP2R1CFChWECdbW6NKZgxKH0jpz5ky6mMDbw6ODBXR+udEN&#10;fn5U3QAtH8XMLfRjhg7z0n2oty12vcUKR0+JDxs2lNzc3IQJHWrceC3cxyrAbw0yceJbg9nl/WQj&#10;7DqzPFpVjxcV8undSlvqd9S1VVrswXmw4EKzRMhVGIDGiVBXGcwg/hr4D8KwbsT/mtm7S5Tyt5cq&#10;9FrNSjYqg7q4BKmbWxEdm8Ob9kWsEA0hNaprJpNn5lG9evXIcvYnmj59ujBq3V1rDO5t5pBJ9ZcK&#10;Wv07viD3nBqznL86eHFK6cuU6S151N6ZbmJw+QtcSU9NuWKo+3xJ3dnLUFl0tQWrJ12JoPz581Pd&#10;unUp4+Im4t2ELMMpsfM1pjZWMeq1B79eZ3I0oyD4cUbutxYr5w79oBAMVSis+hel9etCqGHDN/nl&#10;tahkyeJSYc6cOen991lzMTGLZ9Gz8IyX//IOeXl5SRryU6DtF9KRw41DZtA9l7KJ6/6Y8ZeLAJam&#10;arcC89w9ND1zd+gMUGB0Jt96661MJoGfGxDN5ZUR8Sv7ZUeZL18+YSyVv1YufOI1eVBPKAP7YGwG&#10;XVoaseZWOxdc5nLoxFJiOqMdzZ3j3M+MtRq2MFNmhJTgdJ5Hr/5Gt9Z6UumSRcgSWp6KF3Lbzu/Q&#10;mXO+UXdGa9euLaSrgNjII8RmHuog4hs2bJBNPeLY2GOg6PmBxDPxssk3p2Hvbn5m7YS+++472Duy&#10;N1+a9VRHTAI9evSQEExC8a1ZsyYdPXpU0vDZdSY7dOhA//L9wmDyjTfe4D7eUOIw2vDrPtDe6iKZ&#10;dV9Ujok6T548orbq6TrM1gzoxQihMMKygTjKYVWChQPPsOViQ4h4QkLCbQ4bMFwnZuZpDqSi5cu1&#10;5YwVSoPJP/74Q0LAzCS2FAjBlM4ktr+vv/660QCYYqB/I27VwW2NkC6QW4ECBd5dvXr1iYsXL97j&#10;vU0CS3PtoEGD1vL8t7dz585ibeF+Gc3xY/xJz3/yySfJvNO90bhx42usih/54osvdnOXiEQeZ8D/&#10;/K4m2iuzQcnJyfT2229TqVKljHUZewAMksKFC0s/3Llzp+yfYM996qmnyM/PTwbUt99+S1999ZVM&#10;OU8//TTt3bvXMK5jzkRYsmRJCgwMxNxYlZE94k+aBnMvVhAzkwjBFD4bOn7VqlXp2Weflb6GgYU4&#10;73ykMRjBqAOExqIsNjwI0S+tGxpbU7KLhKmhDqMV431GS2scQLw1owXjI2uano4Q6Ri1eMbnNJfF&#10;tKPHYT0vzfg/JlqlvIc1F5uvIN6EYTOGTRn/9UAF4YlQxnKlpdV6JhY2HCJAb2xbX1MUOL2kZPw7&#10;SA3JZM6esGNs38BgspQUeJKUEaR8lMlcpinWDJhp5cw0k8nHt9E3U8ZWjyZqaG2NOd6eOty2WjFi&#10;+DcEhfmJMZnxa7UPsUMU3TA1Mavt2QGGePcjnP5gf8RVPD4m1R0NmtLPBUU5pTtx2r5a309fYj3R&#10;fj9twsC+3WRP/tj6ZEZYwxbqdqvkrm0n9XywGNsB3dIHmI3u9vDp35Wa1XkMTNI2j1YWg7lt2sYf&#10;G3mEDKQjG6CeGCnLHdbdrl270ubNm3nnONTY+PsO7kYfv/EImWSptTSYu7gq80gSwBEkS2bp0qU2&#10;TNojJeFn47gSGOXd6dFMQTwJN7f8WlZerib5Z7VIxPQidVcjiVPyb6IDcjEDw4cNpXbt2kHlt7VI&#10;/OZBowZ52UvStYGjBitNrEchRKd/tLU+mLH/Y2GyZ8+e0hDzBh+4d++uhFk2+eG1yLd/O2pu2ycf&#10;jkmWXFNrIaLYf2kVHjRZHuyx531aOH+2MAgULVrUYBD6I8KM0wvsGNTwTZ9WBNPMQ09B6nKlnPW8&#10;h5n7Xju5DqtJ6vaXSY3uSZbDfTnskYXJIwe2yCZJ5REOJnW9DzgTF+WQOR04l3rrJZZ2oHKf8z94&#10;7YbkYFeBfSXTSuBG6qo63Hf6MtNLuc9NIMvBnjYM+vr6ilKqHv7akCSqA+rU4bIOGEOjaY6bvKNe&#10;zUoEO9LbL4mVLB94cUjGpzWYY2aDWYp7fDRbTsxkni7mkBr6sWZVWNuQN+w7hKFzZ2PFpqgziH6J&#10;ugB75iiosM074I2CT71pmHKY8zs/IMrC4Py8pK5/nyhqbKaxaQdLb2Nzwwxy7thvwpDl+E8S4vNi&#10;DlSTAujNN9+0YZACbRnTAeNWi7oKLRugxHL++uDFId0NUG6WLszbzCnWwgvyk7rubR6toyjx1CHq&#10;3PlTatmyGb3wwgtEEV/R1CmT6XDkLqLQ9sIsGMR0Q0vLEa3T7Dm1atWi6ye3ZWHKjPxwqmDh5Mml&#10;rGE2XtO4cUBliivPIyMsU2Ky4z6CT+zhUZ9fVp83SVWMjTgYuXI81JAk7fxSGIqN2UO0rKoweSsx&#10;UtKw0dq0LsQhcyULKXRoMm/sZyqpXO8sRjnw4ozc8+VW2uqfOmVpDQlxDKo7IpkB0wb9PkJj8PAs&#10;YSbpxF7t2b8YUXAtYRz50LCuXbtkYS6Rw+uaa0kwA5v6v/QHwl6iPcxnMKNx/IE4GblVY+iCNljo&#10;zvlMqc7NqZnqOI7zXmxh6TRrQMxUuSIKxUzLTclL8oC5lYy2DIf+L46oYLFCOTrBzwVnufz8QFBY&#10;R+rTp4/G4K1TmT4zwHxmikMc/sFUQvMVqlxCoZ2TnqYLi566y+VdZk6ngs+Xc+8KW1++PG50eqWd&#10;zdCMk7My7Yd7umW1IQZyI67yYIrsT+1beBBskqcWPHuH35Ft5hSLxTLl1q1bP0buDd0N/7YpU6aQ&#10;Gmc95GZYDnTNPPQGkpZph96JAXR/VwuetL21Z+DcSqJ4P4oIXUkxe9aQyoou71kO8mvaMQrIC12l&#10;GTNmiG2vU6dOhpfSjRs3JKxWrRr9mXZL4s2bN6fevXtLXAdc/26cDbdJg0kE5cxpp0+fxhpcQnuj&#10;i/QgBgHdncrMYP/+/Q1LbGpqqpEXfW/Hjh0Gg2FhYRJaDUvdGThOd43+isH27dtLCAYxQGB59fHx&#10;kUkc6SkpKUbe6Ki9NHvaCIPBO3fuSAjtm181lVFUXuoKgUGY2uwZRBrMa5xFAMaaNWsmcTCtp3P/&#10;NaQJps+cOSMMorzuKImDIg5nMIozXCNsvDmgjz76SJzaMIddu3ZN0nSTHPAgBvV4pUqVYAI2nuFj&#10;gNC6Vv+L8RTDNUKn5kAY1G2DOoNmL7yHYXDVqlU3qlatCr+YLP8xxjNgJ3eNdAax2OsKKPoOQjCs&#10;bzfNDHp4eEgI3L5924hjL41+qj/bMTiT4fonvnz58q8cGBXBOD548ODjiIPBmJgYSTczqANdIC4u&#10;DhqykYbBpMcfCYNMxT/55JNZ8fHxd0+ePJny3HPP7axcuXJgv379QmEM5xeKi0m3bt0OdezYMd7L&#10;y+sqDOpA+fLlk1jy+2BUNxvQHYHfg1GcLQbd0tLSUnm6ULdu3boPDpnwxNE9dPCMuO6kafbescbv&#10;I4/+jBDl9XIAHDv5PTADu77UqaqahwPZU8Bv2Nvbm9asWSOTK0Yf+iZGJ85IuAHyuWDxx3Et4jjU&#10;gR64ceNG4zTggw8+oB9++EH8mLDaQMPhvB0Yrk/Ue/bsweaFkpKSZH8xbNgwWa6QpjOI4wr0QZaO&#10;pEOJ1RnESMfch4MfzIM4d0ZfXbJkCU2bNk3yWBn8luG6uTg8PDwvBkaRIkXEYorTov3799P8+fNl&#10;iwmJQJqYeHUGCxQoICMegwTnJJAiGOS+K3HUA4/ETZs2yZkK9+fsM8iUgydrnyFDhhwoW7bsVl7G&#10;Dvbo0UP8dgH49PIc+TuniW+WDp5ODsK/lwfLHi4Tzd3DJo/VL9ioh98Dj8ZsG9yxkW7KQEfGeQfO&#10;RsxnHniGmm5OQxzpyI8zlOYM5DGXMZ+V1GO4dlxLRKyra85jHJoL26dlMVVY/3NUVidWsR2m//OJ&#10;5in5LSFKEDZtjpC2TFk5rpNSjLNiY/VgO87/G6nBSgsIyRKskH8fzUTEyTZAGv5DHuTdPFzpy+lY&#10;hFy7ufK/RhkrlFYQCI6GvBpowsImgrdtPJpsCWnW2VOOiVAGZa2ubrAw/ncOv+yS3vMgCLiFcpL1&#10;qsPDka72d2DB68IMHmgjzP/doZ4RWq8ZGgxjfbs3NOGNGDGMu1ka0f0U18BlRo4YLnXgbtl9rhN1&#10;B2rXv/73hJmxrUFTnEnidM37c085Ax82ZCBR2kWilFjGiWyCy3Idw4cMEmE2raWInzCEafW7/O8X&#10;pro6fxOcilBoLfqig2Y09psxmSj1LNEfB+Sokq6GPhrcPk7e/XuJMF9/XhMk3v1fK8yMrR7N9Z43&#10;sKun7AkG9u1KdOsw0ZUNtri8nujcErqTfEpUb6jw2BglXzlHdH4ZUZK/a7i+R97FbNB7L2f2zOXa&#10;pd9//gKUsd2zJYSHo93hvbSeN3fWOG7YLlLPLiAVZ4KnxpOa9JMNNm/eJEPcbAsCYIKRMifHUOr5&#10;bXQtIYzUK5u0cmfmkBo/Vf6TPHagS+to6EDtCljrepkLkPX+wj9PmBTu0UqEF+ZJo/towlvw41jp&#10;ZeqpyYxJmcDhPJzijw8z0m5ejJEyABznUCUACyC24/ou1xlwK1/FnTjUa4NeRIkLaaR3F8kHNcpQ&#10;jXz+IcLMWF24hSG83poQFvpxTzgXROoxH8JdZ8cYTOr+tprPe/wUOp0Qxz11PveyLXRg1wY6dvSI&#10;4fDnCLBjREX+TsHLA418h6P3k7qP69vb1AE+5I81kUZ7d5S8ZmFar+s/+TlTtR7bQ1Vp87oi5oSF&#10;M0cSnZlH6sHPHx6RHUndUZvUiDf5uRtRwlQaMmSI0SthOOLXOQRMGfHRv1LA4tnyDFOH5Qh/ILk7&#10;7gT8Ljo+nEYO+FjKtGbe0Qa0xXoz/vELMyNEaYoVT+WXvs+TNifR0L5tiE6MZAbrsFA6iTBcxr4W&#10;3MhXSD3wCQ0dOtQQog6zg5E9QkNDxZ0V8R49enAPb6PV9UDUEp6H9dM8ndEWtAlte2zCzFimNMHX&#10;AqA+cBIN7PUR0Umeh+wZtPaqbIHLLlk4Xfx4Iby0tDRDqDCTm238ZgwYMIAOHIDKxAsPerY9Tw8A&#10;8cI0iNuCenTVCPD/Su6kPRph8k5gFyod2ExjeHDXD4h2fmVzhJ0JN1IXFCQ1+AVSf+tCluNjyXJq&#10;CmMyWWJHaQ4wjoRnxp0zckwOT7H0m6c47XO6evWq0SsxxM0OMjqkF+5p7FBQD0RYDaLAp7lNfaRt&#10;Ute73BZu88UFShw/w+kaZ2au3/0AsQAHoLIRbTVGr2zxFkE5FN7i4qSufo3UrV6k/j6cKHqi5lYS&#10;G0AUt4wXk9ncyEGkbm5LtLYRqds+4gm/Q+blK56rVoUEi6BwG+dW8hkuM0hOLHUBmvHcc8/ZCBFD&#10;Wt3f2rGg7LG5KtHCPA7bcZXbiPp8uc1o+8Iv5foRDKowrLouyIxgZS4qqvOcxqhlbu6sL56Tg9Sl&#10;ZUhdC+WaF4fIMYZPjoGYH0g9PI2FOJDULe0It+4NPwgrrh0PNQQ0YcIEUbixAuMyPfRH2M71/8eN&#10;G0dXLsRLHLZ18AakHef3OBLa1uo8OkoanlEPgsptRF21K/Ezt33dUPH9+YYBL37nXlTO6MJc5VNU&#10;tMpbY3Ldl1lfKv5CK14kdT2GUg+iA6NZcNwLTyykK2eiKSIinA4f2M5qzybaE7aKEg9tzvR+AXZ+&#10;QUlHw+XiBQS3atUq7qHD5L/zSWdFUA0aNJATO+iQ107v5Z7bnT9KfwoKCpL/cXUQw/9K0iGiXysT&#10;LSvKfDn44A+BX3trbUWb0fYvGyv7+BmHFxjWhRguU/7E2cp8VHZ0qnaJDTf67kwzvXheXlIDK/BQ&#10;rssNm0o/LZ5H/ft/Rd27d6FWrZrTe+81otq1a9Kzz5bmuS6n9Co0GifNrVu3pvXr11NGzI9E62xv&#10;AdK2TnJcpPe+eXNnE21mTQDv9C+u5Tk8Q+ZCPQ+O2XEiFH8ogmh+gUweHxKln9LaeITbijYH9lES&#10;WQaBDBiAazBwZucyYVUqUr6Y8s4df+UGKj41U/tSEGaKfpfz4HiaNOF7bsQLVLlyRdYbK1GlSuWo&#10;dOmS3KgCWbZzAHoWGr5mzc9EcGo0CxA4NE12IrqAxJlM/29pWe29cC5b+xbdj19N33//vZEX53V4&#10;5/hxvGva2MJGUI5QqpDGE9qGNl5bpNzL565s5bQgBnY2cOXDhbFsr9IoCMcd3F/ySlmaI51W5aBT&#10;fjjPU+R6ZoVntXul2QF2HGj4qZhwWyGe3y4HnbpgbPzJdMzXrnrS6nqZaX+myCkspgD940n5o342&#10;gsvw03oe2hA3KwehTTeDcuBoGVdF4U2FG5k4TavMcH0udEJYmXBmWM3dXfn01op8t9RfnqJ9PxSg&#10;3LkcC8gV4BCWIvpwz+IG/9KIKO0aNWrUyCTEc9p/9gipQzSXhbCI1ZS1HkZ62sWDUg6nzoMGfk20&#10;ojovLArd5KFasZgiPO+dXIDQhqsBBe/lcpOeB+GNY8AdDVda0Xmyp9r8BRnCLFc6R5erAUWvqpue&#10;obAJxShvbu3LQ92AAFxFdHS0zJEtW7YUhxodbdrwXHgzlmgDC8gZVlbguZJ72aoq9EfyJREg6jwS&#10;xfMj/5+8oDRVKakIj+AVPMctKZxauKBbGPP8xIRnT7owq9eo4N7tfEjFS5ZtVSh0UhlhtGhBhRKh&#10;UoRwL3EV64oRhbMalB2sKaTVEcZDnJ9TNjWk9i096d13GtL+oBZkCa9BcYvLp5QoLJeo4duKYfvE&#10;hadcuHAhf3h4OI0ZM8YAnC6uXLkiOpyehvjdu3fp4MGDRhpuWdxNuUG3TwXjrqiRPmfOHLp//z6t&#10;WLFCFgk9XQec5iJ27iD13nW6Hf0dpcXNl3sv9vl04Eoz8ynvs/9v4sSJuE2s3rhxI3379u3jCxQo&#10;8OStOLjarLsq6oBHIC6M616BAOLwDjRfHgc+/PBDUlXVuO0OwAsL/pc4MtU9BAHE7Z/hcaOqliy3&#10;4c2ANw4Eae9Aaq4LwBXr48ePx3Cz3mTgHDsn2vjYCZfY/xMhomHwb3oYIcJ/6tixY4afKID5LiUl&#10;JYsQcWsf++zoyL107EhUFiHi6AHl9Jv8AGyTcI7lZkGhxoV5qDKPn/4TIWL7Bv8sAEKEOxTUHDQQ&#10;QsTFKtgKdaBeLDi4LgSTGAQMITgSIj7E7t275Uo6LED2QoR1aO3atfJuLH64GQ6dknmEbyJ8X+Ew&#10;lC3XPpcJQsQBOhRmGEPhK9axY0cRIhgE4wDiEKK/v79Dy4sZyAvfMXsHTLiyRkZG2qRBmHC8xFDE&#10;dg/CBh/4GAD20/Hx8TIXIw7ovr3mevBOnON4eHhE8PMkxnsM172cs0O6EDlqAKoIvjwEq6eBcTDJ&#10;c6iRhvMSCFh/1pFdIZrT4XV46dIly5EjR+7Gxsam7tu3z+Z/9DyUszfy3rt3D+FoBubFbO2PXSYI&#10;EX6eHDUAv0249JqFiN5x8+ZNGyHif7hU2vdMZ0LEPBcVFWWT9iAh8oqczsP5MvNywZkQMXLM6dev&#10;X0c4jQFfQHidPX7y8fEpdO7cORtGIBSzWQpo3LgxhHjfXogQ7KRJk2zyOhOiI8CAgfnTXohmYH60&#10;F/5fCBG+2E9uTmTKxQ2pzkMmCr0PlhQsELg3+vzzz9OIESPo4sWL1L1798Pckw5gYYB3MQDrTXJy&#10;sgXQ0wDMm9ATV65caaTZY+HChTLXLViwIHX06NE3cL7iKB+Axezy5cs2aTNnzpShC53UnA5dltv0&#10;xIUIglmoIgMutD48ac9i/MRYxs+wfixi4K5CH8ZnDJxZ/MCYY4UfA4wjnM2Yy5jPWMoIYWxkhDN2&#10;MXZbQ+wycEsAdUMlGcgYxZjO0OvNDsAHjk6h4hRhPBkiolw8/I5iLsSqB8CoGhERIUMEzxjeZ8+e&#10;lTMT7F7Kli0r8xasM/gf+XBpCWoP4gDmu+LFM61CGLqwdGMF7ty5s6QFBARIGX1exa7kmWeeMcpA&#10;98OowPWdXbt2SRreB6MudE48Y9cCX30Yg7ds2YIP15CBu5e5GU+G4LPPQ1IYatWqFXl5eYmu16VL&#10;F2kcfPjxH3YO+mIDQcBEBcUZz/C9gb6HuRBzIlxJ4D6vr57ID5UFOilWdeiVSOehLCs/TxfyQerW&#10;rSt1QGioGwT9D1OMPsdiW4oQQxohPiwEi3sBnIa7ejgCqMvI3n297JC9EGvXrk2FChUS5RhCxB0B&#10;/AflFkLU1RpcioDiC4MrlHFM9hCcIyFCwUZv9vPzEyHqF7ihXkGIvXr1kl6H+p0JsWnTplKG51Hh&#10;Sxem7hgAIU6ePPkox/UjgGxfEcgO5UhKShqDHQIYwR3DQ4cOqefPn8/AJh+uwRh2uEqFRmM1x5Be&#10;vHixLA7ID2C4cW9UISggPT1deh4WJ26cDDsICEYJ1IlFgT/e/e3bt8t7ceaMBYRXXQvqRx2g8ePH&#10;y/uwc8FwR9nly5eL8u/r60u8KMo0ge3n9OnT/zYhgrDPxCXzLxnQ+HGnG7eiJjKwiGDC/pGBxQP/&#10;AXocIf4DkA96GrZe+n9mmMsiP/Kh/snWOP5D+SnWUF+w9LJ6OSxgZn70PBMYuDSKc5RHZsV2hWBC&#10;wteDagCTEq7YYuukP5e2ho6A/wCc6aIcQkf5zNDrQ/1QjPUyKI80Z3Wg3DNW2POEMugQ0DhcMIcp&#10;yr8BKtiaJB+p7r8AAAAASUVORK5CYIJQSwMECgAAAAAAAAAhABTBUE3PBQAAzwUAABQAAABkcnMv&#10;bWVkaWEvaW1hZ2UxLnBuZ4lQTkcNChoKAAAADUlIRFIAAAHiAAAAmwgGAAAAvrOYHgAAAAFzUkdC&#10;AkDAfcUAAAAJcEhZcwAADsQAAA7EAZUrDhsAAAAZdEVYdFNvZnR3YXJlAE1pY3Jvc29mdCBPZmZp&#10;Y2V/7TVxAAAFT0lEQVR42u3dK3IcVxiGYcNAQcMsIUsw9BIEDbMNrSJQ0NDQ0BvoGvcBgiqxUSZA&#10;hobJSK5y2c5cunvO6XN7wFM1TNX6wVvz6TKvbm5uXgEAefgmAIAQA4AQA0DxtpvNGyEGgEx24/j5&#10;6e7utRADQAZ/j+PDLoSPQgwAmUK89+92s3knxACQKcS7cfzSwkTtqABUGeKXGDcwUTsqANWGuIWJ&#10;2lEBqDrEtU/UjgpA1SGufaJ2VACqD3HNE7WjAtBEiGudqB0VgCZC/CKE90IMALlC/C3G10IMAPlC&#10;/FjTRO2oALQV4somakcFoL0QVzRROyoArYa4ionaUQFoM8SVTNSOCkC7Ia5gonZUAFoPcdETtaMC&#10;0HaIC5+oHRWA9kNc8ETtqAD0EuIiJ2pHBaCPEBc6UTsqAP2EuMCJ2lEB6C3ERU3UjgpAXyEubKJ2&#10;VAD6C3FBE7WjAtBriIuYqB0VgD5DXMhE7agA9BviAiZqRwWg9xBnnagdFYC+Q7y3G8dbIQaATCF+&#10;tg3hrRADQKYQv0zUw3AlxACQI8SZJmpHBUCIM07U3188vx3fbjZvAKBkzxNyyhCvPVF/f/HycCkf&#10;DAAqseZELcQAkHGiFmIAOGSliVqIAeCINSZqIQaAE1JP1EIMAKcknqiFGADOSDlRCzEATJBqohZi&#10;AJgi0UQtxAAwUYqJWogBYIbYE7UQA8AckSdqIQaAmWJO1EIMAAvEmqiFGACWiDRRCzEALBRjohZi&#10;ALjAcz+FGADyebi/v/9NiAEgk10IfwkxAGS0dKIWYgCIY9FELcQAEMmSiVqIASCiuRO1EANAXLMm&#10;aiEGgMjmTNRCDAAJTJ2ohRgA0pg0UQsxACQyZaIWYgBI6NxELcQAkNbJiVqIASCxUxO1EAPACo5N&#10;1EIMAOs4OFELMQCs5NBELcQAsKJfJ2ohBoB1/TRRCzEArOzHiVqIASDDu2IhBoBMfvw5sRADwIp+&#10;/c1pIQaA9fzvb4mFGABWcui/awkxAKzg2P+bFmIASO/oJzAJMQAkduoziYUYABI69RGIQgwAaR2d&#10;pIUYABI7NUkLMQAkdG6SFmIASOfsJC3EAJDIlElaiAEggamTtBADQHyTJ2khBoDI5kzSQgwAEe3G&#10;8XZuhIUYAGII4fFpGK6EGAAy2IbwdkmEhRgALrR0khZiALjUBZO0EAPAhS6ZpIUYAC5w6SQtxACw&#10;VIRJWogBYKEYk7QQA8ACsSZpIQaAuSJO0kIMADPFnKSFGABmiD1JCzEATJVgkhZiAJgoxSQtxAAw&#10;QapJWogB4JyEk7QQA8D5EF+njLAQA8DxCL9PHWEhBoDDEX58urt7vWqI/xmGP/Zf/BMAFC2EryuE&#10;+HqNCP8UYgCowT6UDy1M0kIMgBBnnKSFGAAhzjhJCzEAQpxxkhZiAIQ44yQtxAAIccZJWogBEOKM&#10;k7QQAyDEGSdpIQZAiDNO0kIMQN8hzjxJCzEA/Ya4gElaiAHoOcTZJ2khBqDLEO/G8UNJz+OoAHQT&#10;4n2Ev5QySQsxAN2FeLvZvCvteRwVgC5CvAvhY4nP46gANB/iEidpIQagmxCXOEkLMQBdhLjUSVqI&#10;AWg+xCVP0kIMQPMhLnmSFmIAmg5x6ZO0EAPQbIhrmKSFGIBmQ1zDJC3EADQZ4lomaSEGoLkQ1zRJ&#10;CzEAzYW4pklaiAFoKsS1TdJCDEAzIa5xkhZiAJoJ8TaEP2t9HkcFoPYQf6r5eRwVgHpDHMLX7TD8&#10;LsQAkCHENU/SQgxA7SGuepIWYgDqDXEDk7QQA1BtiFuYpIUYgCrtxvG2pedxVACq8jQMV0IMAETx&#10;H/xfmentHxPfAAAAAElFTkSuQmCCUEsDBBQABgAIAAAAIQCbWPAw3gAAAAcBAAAPAAAAZHJzL2Rv&#10;d25yZXYueG1sTM/BTsMwDAbgOxLvEBmJy8TSDQhbaToBEhKXSVDQuGaNaSsap2rSrn17zAmO1m/9&#10;/pztJteKEfvQeNKwWiYgkEpvG6o0fLw/X21AhGjImtYTapgxwC4/P8tMav2J3nAsYiW4hEJqNNQx&#10;dqmUoazRmbD0HRJnX753JvLYV9L25sTlrpXrJFHSmYb4Qm06fKqx/C4Gp2HvFgt8VeplHA7m8/B4&#10;M1dzUWh9eTE93IOIOMW/ZfjlMx1yNh39QDaIVgM/EjXcrdjP6VZttiCOGq7V+hZknsn//vwHAAD/&#10;/wMAUEsBAi0AFAAGAAgAAAAhALGCZ7YKAQAAEwIAABMAAAAAAAAAAAAAAAAAAAAAAFtDb250ZW50&#10;X1R5cGVzXS54bWxQSwECLQAUAAYACAAAACEAOP0h/9YAAACUAQAACwAAAAAAAAAAAAAAAAA7AQAA&#10;X3JlbHMvLnJlbHNQSwECLQAUAAYACAAAACEAi7Bm84wFAADEGwAADgAAAAAAAAAAAAAAAAA6AgAA&#10;ZHJzL2Uyb0RvYy54bWxQSwECLQAUAAYACAAAACEANydHYcwAAAApAgAAGQAAAAAAAAAAAAAAAADy&#10;BwAAZHJzL19yZWxzL2Uyb0RvYy54bWwucmVsc1BLAQItAAoAAAAAAAAAIQDkkBBF4EEAAOBBAAAU&#10;AAAAAAAAAAAAAAAAAPUIAABkcnMvbWVkaWEvaW1hZ2UzLnBuZ1BLAQItAAoAAAAAAAAAIQDbhiQV&#10;vh8AAL4fAAAUAAAAAAAAAAAAAAAAAAdLAABkcnMvbWVkaWEvaW1hZ2UyLnBuZ1BLAQItAAoAAAAA&#10;AAAAIQAUwVBNzwUAAM8FAAAUAAAAAAAAAAAAAAAAAPdqAABkcnMvbWVkaWEvaW1hZ2UxLnBuZ1BL&#10;AQItABQABgAIAAAAIQCbWPAw3gAAAAcBAAAPAAAAAAAAAAAAAAAAAPhwAABkcnMvZG93bnJldi54&#10;bWxQSwUGAAAAAAgACAAAAgAAA3IAAAAA&#10;">
                  <v:shape id="_x0000_s1113" type="#_x0000_t75" style="position:absolute;width:61525;height:18459;visibility:visible;mso-wrap-style:square">
                    <v:fill o:detectmouseclick="t"/>
                    <v:path o:connecttype="none"/>
                  </v:shape>
                  <v:shape id="Рисунок 15" o:spid="_x0000_s111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j/wgAAANsAAAAPAAAAZHJzL2Rvd25yZXYueG1sRE/basJA&#10;EH0X/IdlBN90o2CV6CoitEoL9Yq+jtkxCWZnQ3aN6d93C0Lf5nCuM1s0phA1VS63rGDQj0AQJ1bn&#10;nCo4Hd97ExDOI2ssLJOCH3KwmLdbM4y1ffKe6oNPRQhhF6OCzPsyltIlGRl0fVsSB+5mK4M+wCqV&#10;usJnCDeFHEbRmzSYc2jIsKRVRsn98DAKzGU3Om4/hl/37fn7quslTtbjT6W6nWY5BeGp8f/il3uj&#10;w/wR/P0SDpDzXwAAAP//AwBQSwECLQAUAAYACAAAACEA2+H2y+4AAACFAQAAEwAAAAAAAAAAAAAA&#10;AAAAAAAAW0NvbnRlbnRfVHlwZXNdLnhtbFBLAQItABQABgAIAAAAIQBa9CxbvwAAABUBAAALAAAA&#10;AAAAAAAAAAAAAB8BAABfcmVscy8ucmVsc1BLAQItABQABgAIAAAAIQD1Sej/wgAAANsAAAAPAAAA&#10;AAAAAAAAAAAAAAcCAABkcnMvZG93bnJldi54bWxQSwUGAAAAAAMAAwC3AAAA9gIAAAAA&#10;">
                    <v:imagedata r:id="rId13" o:title=""/>
                    <v:path arrowok="t"/>
                    <o:lock v:ext="edit" aspectratio="f"/>
                  </v:shape>
                  <v:shape id="Блок-схема: альтернативний процес 16" o:spid="_x0000_s111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f4wgAAANsAAAAPAAAAZHJzL2Rvd25yZXYueG1sRE/bagIx&#10;EH0v+A9hBN9q1loWWY2ipYVCacEL6uOwGbOLm8mSpOv275tCwbc5nOssVr1tREc+1I4VTMYZCOLS&#10;6ZqNgsP+7XEGIkRkjY1jUvBDAVbLwcMCC+1uvKVuF41IIRwKVFDF2BZShrIii2HsWuLEXZy3GBP0&#10;RmqPtxRuG/mUZbm0WHNqqLCll4rK6+7bKjg3p+PFfeRfn6/ab0I3ezZmelZqNOzXcxCR+ngX/7vf&#10;dZqfw98v6QC5/AUAAP//AwBQSwECLQAUAAYACAAAACEA2+H2y+4AAACFAQAAEwAAAAAAAAAAAAAA&#10;AAAAAAAAW0NvbnRlbnRfVHlwZXNdLnhtbFBLAQItABQABgAIAAAAIQBa9CxbvwAAABUBAAALAAAA&#10;AAAAAAAAAAAAAB8BAABfcmVscy8ucmVsc1BLAQItABQABgAIAAAAIQDykff4wgAAANsAAAAPAAAA&#10;AAAAAAAAAAAAAAcCAABkcnMvZG93bnJldi54bWxQSwUGAAAAAAMAAwC3AAAA9gIAAAAA&#10;" fillcolor="#c0504d" strokecolor="#f9f9f9" strokeweight="3pt">
                    <v:textbox>
                      <w:txbxContent>
                        <w:p w14:paraId="0257115A"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7" o:spid="_x0000_s111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SAxAAAANsAAAAPAAAAZHJzL2Rvd25yZXYueG1sRE9La8JA&#10;EL4X/A/LCL2UZmOpD1JXEYO0p6KxOfQ2ZMckmJ0N2TXG/vquUOhtPr7nLNeDaURPnastK5hEMQji&#10;wuqaSwVfx93zAoTzyBoby6TgRg7Wq9HDEhNtr3ygPvOlCCHsElRQed8mUrqiIoMusi1x4E62M+gD&#10;7EqpO7yGcNPIlzieSYM1h4YKW9pWVJyzi1Hwmk8n3/uf94WlIrulefa5Sy9PSj2Oh80bCE+D/xf/&#10;uT90mD+H+y/hALn6BQAA//8DAFBLAQItABQABgAIAAAAIQDb4fbL7gAAAIUBAAATAAAAAAAAAAAA&#10;AAAAAAAAAABbQ29udGVudF9UeXBlc10ueG1sUEsBAi0AFAAGAAgAAAAhAFr0LFu/AAAAFQEAAAsA&#10;AAAAAAAAAAAAAAAAHwEAAF9yZWxzLy5yZWxzUEsBAi0AFAAGAAgAAAAhAGmmBIDEAAAA2wAAAA8A&#10;AAAAAAAAAAAAAAAABwIAAGRycy9kb3ducmV2LnhtbFBLBQYAAAAAAwADALcAAAD4AgAAAAA=&#10;">
                    <v:imagedata r:id="rId19" o:title=""/>
                  </v:shape>
                  <v:shape id="Блок-схема: альтернативний процес 18" o:spid="_x0000_s111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RexAAAANsAAAAPAAAAZHJzL2Rvd25yZXYueG1sRI9Bb8Iw&#10;DIXvSPyHyEi7rek4IOgaUAcb7DYG085WY9qKxumaAN2/nw+TuNl6z+99zleDa9WV+tB4NvCUpKCI&#10;S28brgx8Hd8e56BCRLbYeiYDvxRgtRyPcsysv/EnXQ+xUhLCIUMDdYxdpnUoa3IYEt8Ri3byvcMo&#10;a19p2+NNwl2rp2k60w4bloYaO1rXVJ4PF2egmH5fFrvh59XOty/FfqYXx81HNOZhMhTPoCIN8W7+&#10;v363gi+w8osMoJd/AAAA//8DAFBLAQItABQABgAIAAAAIQDb4fbL7gAAAIUBAAATAAAAAAAAAAAA&#10;AAAAAAAAAABbQ29udGVudF9UeXBlc10ueG1sUEsBAi0AFAAGAAgAAAAhAFr0LFu/AAAAFQEAAAsA&#10;AAAAAAAAAAAAAAAAHwEAAF9yZWxzLy5yZWxzUEsBAi0AFAAGAAgAAAAhAIilZF7EAAAA2wAAAA8A&#10;AAAAAAAAAAAAAAAABwIAAGRycy9kb3ducmV2LnhtbFBLBQYAAAAAAwADALcAAAD4AgAAAAA=&#10;" fillcolor="#9bbb59" strokecolor="#f9f9f9" strokeweight="3pt">
                    <v:textbox>
                      <w:txbxContent>
                        <w:p w14:paraId="250A625E" w14:textId="77777777" w:rsidR="00276972" w:rsidRDefault="00276972" w:rsidP="00276972">
                          <w:pPr>
                            <w:pStyle w:val="a3"/>
                            <w:spacing w:before="0" w:beforeAutospacing="0" w:after="160" w:afterAutospacing="0" w:line="256" w:lineRule="auto"/>
                            <w:jc w:val="center"/>
                          </w:pPr>
                          <w:r>
                            <w:rPr>
                              <w:rFonts w:eastAsia="Times New Roman"/>
                              <w:sz w:val="16"/>
                              <w:szCs w:val="16"/>
                            </w:rPr>
                            <w:t xml:space="preserve">Create Region </w:t>
                          </w:r>
                          <w:del w:id="104" w:author="Bohdan Benetskyi" w:date="2017-02-22T11:11:00Z">
                            <w:r w:rsidDel="00957975">
                              <w:rPr>
                                <w:rFonts w:eastAsia="Times New Roman"/>
                                <w:sz w:val="16"/>
                                <w:szCs w:val="16"/>
                              </w:rPr>
                              <w:delText>Report</w:delText>
                            </w:r>
                          </w:del>
                          <w:ins w:id="105" w:author="Bohdan Benetskyi" w:date="2017-02-22T11:11:00Z">
                            <w:r>
                              <w:rPr>
                                <w:rFonts w:eastAsia="Times New Roman"/>
                                <w:sz w:val="16"/>
                                <w:szCs w:val="16"/>
                              </w:rPr>
                              <w:t>Worksheet</w:t>
                            </w:r>
                          </w:ins>
                        </w:p>
                      </w:txbxContent>
                    </v:textbox>
                  </v:shape>
                  <v:shape id="Блок-схема: альтернативний процес 19" o:spid="_x0000_s111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UODwAAAANsAAAAPAAAAZHJzL2Rvd25yZXYueG1sRE9Li8Iw&#10;EL4v+B/CCF4WTdVFajWKKKKnBR94HprpQ5tJbaJ2//1GWNjbfHzPmS9bU4knNa60rGA4iEAQp1aX&#10;nCs4n7b9GITzyBory6TghxwsF52POSbavvhAz6PPRQhhl6CCwvs6kdKlBRl0A1sTBy6zjUEfYJNL&#10;3eArhJtKjqJoIg2WHBoKrGldUHo7PowCvn5m2W5VX74vo/grGiPGj81dqV63Xc1AeGr9v/jPvddh&#10;/hTev4QD5OIXAAD//wMAUEsBAi0AFAAGAAgAAAAhANvh9svuAAAAhQEAABMAAAAAAAAAAAAAAAAA&#10;AAAAAFtDb250ZW50X1R5cGVzXS54bWxQSwECLQAUAAYACAAAACEAWvQsW78AAAAVAQAACwAAAAAA&#10;AAAAAAAAAAAfAQAAX3JlbHMvLnJlbHNQSwECLQAUAAYACAAAACEAFrlDg8AAAADbAAAADwAAAAAA&#10;AAAAAAAAAAAHAgAAZHJzL2Rvd25yZXYueG1sUEsFBgAAAAADAAMAtwAAAPQCAAAAAA==&#10;" fillcolor="#8064a2" strokecolor="#f9f9f9" strokeweight="3pt">
                    <v:textbox>
                      <w:txbxContent>
                        <w:p w14:paraId="4B845F4E"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20" o:spid="_x0000_s111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2nwgAAANsAAAAPAAAAZHJzL2Rvd25yZXYueG1sRE/Pa8Iw&#10;FL4P9j+EN9hlzHQdFKlG6QbCDgqrFry+Nc+2rHkpSWzrf28Ogx0/vt/r7Wx6MZLznWUFb4sEBHFt&#10;dceNguq0e12C8AFZY2+ZFNzIw3bz+LDGXNuJSxqPoRExhH2OCtoQhlxKX7dk0C/sQBy5i3UGQ4Su&#10;kdrhFMNNL9MkyaTBjmNDiwN9tlT/Hq9GgTt8vLyfq6Y8/aTfWGRuX2BVK/X8NBcrEIHm8C/+c39p&#10;BWlcH7/EHyA3dwAAAP//AwBQSwECLQAUAAYACAAAACEA2+H2y+4AAACFAQAAEwAAAAAAAAAAAAAA&#10;AAAAAAAAW0NvbnRlbnRfVHlwZXNdLnhtbFBLAQItABQABgAIAAAAIQBa9CxbvwAAABUBAAALAAAA&#10;AAAAAAAAAAAAAB8BAABfcmVscy8ucmVsc1BLAQItABQABgAIAAAAIQCgRd2nwgAAANsAAAAPAAAA&#10;AAAAAAAAAAAAAAcCAABkcnMvZG93bnJldi54bWxQSwUGAAAAAAMAAwC3AAAA9gIAAAAA&#10;" fillcolor="#4f81bd" strokecolor="#f9f9f9" strokeweight="3pt">
                    <v:textbox>
                      <w:txbxContent>
                        <w:p w14:paraId="7E0CA332" w14:textId="77777777" w:rsidR="00276972" w:rsidRDefault="00276972" w:rsidP="00276972">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21" o:spid="_x0000_s1120"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uM+wgAAANsAAAAPAAAAZHJzL2Rvd25yZXYueG1sRI9Ba8JA&#10;FITvBf/D8gRvdaNCKdFVRGnJtakevD2yz2xI9m3Irkn013cLgsdhZr5hNrvRNqKnzleOFSzmCQji&#10;wumKSwWn36/3TxA+IGtsHJOCO3nYbSdvG0y1G/iH+jyUIkLYp6jAhNCmUvrCkEU/dy1x9K6usxii&#10;7EqpOxwi3DZymSQf0mLFccFgSwdDRZ3frIKcyr071d91Wz2Gy7mX2epoMqVm03G/BhFoDK/ws51p&#10;BcsF/H+JP0Bu/wAAAP//AwBQSwECLQAUAAYACAAAACEA2+H2y+4AAACFAQAAEwAAAAAAAAAAAAAA&#10;AAAAAAAAW0NvbnRlbnRfVHlwZXNdLnhtbFBLAQItABQABgAIAAAAIQBa9CxbvwAAABUBAAALAAAA&#10;AAAAAAAAAAAAAB8BAABfcmVscy8ucmVsc1BLAQItABQABgAIAAAAIQDyZuM+wgAAANsAAAAPAAAA&#10;AAAAAAAAAAAAAAcCAABkcnMvZG93bnJldi54bWxQSwUGAAAAAAMAAwC3AAAA9gIAAAAA&#10;">
                    <v:imagedata r:id="rId37" o:title=""/>
                    <v:path arrowok="t"/>
                  </v:shape>
                  <w10:wrap type="topAndBottom" anchorx="page" anchory="page"/>
                  <w10:anchorlock/>
                </v:group>
              </w:pict>
            </mc:Fallback>
          </mc:AlternateContent>
        </w:r>
      </w:ins>
      <w:r w:rsidR="00DC6D91" w:rsidRPr="00DC6D91">
        <w:rPr>
          <w:noProof/>
          <w:lang w:val="en-GB" w:eastAsia="en-GB"/>
        </w:rPr>
        <w:drawing>
          <wp:inline distT="0" distB="0" distL="0" distR="0" wp14:anchorId="7E58AD2B" wp14:editId="7E58AD2C">
            <wp:extent cx="1874837" cy="3048000"/>
            <wp:effectExtent l="0" t="0" r="0" b="0"/>
            <wp:docPr id="1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4837" cy="3048000"/>
                    </a:xfrm>
                    <a:prstGeom prst="rect">
                      <a:avLst/>
                    </a:prstGeom>
                    <a:ln/>
                  </pic:spPr>
                </pic:pic>
              </a:graphicData>
            </a:graphic>
          </wp:inline>
        </w:drawing>
      </w:r>
      <w:r w:rsidR="00DC6D91" w:rsidRPr="00DC6D91">
        <w:rPr>
          <w:noProof/>
          <w:lang w:val="en-GB" w:eastAsia="en-GB"/>
        </w:rPr>
        <w:drawing>
          <wp:inline distT="0" distB="0" distL="0" distR="0" wp14:anchorId="7E58AD2D" wp14:editId="7E58AD2E">
            <wp:extent cx="1748162" cy="3048000"/>
            <wp:effectExtent l="0" t="0" r="4445" b="0"/>
            <wp:docPr id="1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0183" cy="3051524"/>
                    </a:xfrm>
                    <a:prstGeom prst="rect">
                      <a:avLst/>
                    </a:prstGeom>
                    <a:ln/>
                  </pic:spPr>
                </pic:pic>
              </a:graphicData>
            </a:graphic>
          </wp:inline>
        </w:drawing>
      </w:r>
    </w:p>
    <w:p w14:paraId="7E58ACC1" w14:textId="77777777" w:rsidR="00DC6D91" w:rsidRDefault="00DC6D91" w:rsidP="00E164FF">
      <w:pPr>
        <w:rPr>
          <w:noProof/>
          <w:lang w:val="en-GB" w:eastAsia="en-GB"/>
        </w:rPr>
      </w:pPr>
    </w:p>
    <w:p w14:paraId="7E58ACC2" w14:textId="77777777" w:rsidR="00DC6D91" w:rsidRDefault="00DC6D91" w:rsidP="00E164FF">
      <w:pPr>
        <w:rPr>
          <w:noProof/>
          <w:lang w:val="en-GB" w:eastAsia="en-GB"/>
        </w:rPr>
      </w:pPr>
      <w:r>
        <w:rPr>
          <w:noProof/>
          <w:lang w:val="en-GB" w:eastAsia="en-GB"/>
        </w:rPr>
        <w:t>Here is couple more important options:</w:t>
      </w:r>
    </w:p>
    <w:p w14:paraId="7E58ACC3" w14:textId="77777777" w:rsidR="00DC6D91" w:rsidRDefault="00DC6D91" w:rsidP="00E164FF">
      <w:pPr>
        <w:rPr>
          <w:noProof/>
          <w:lang w:val="en-GB" w:eastAsia="en-GB"/>
        </w:rPr>
      </w:pPr>
    </w:p>
    <w:p w14:paraId="7E58ACC4" w14:textId="77777777" w:rsidR="00DC6D91" w:rsidRPr="00DC6D91" w:rsidRDefault="00DC6D91" w:rsidP="00DC6D91">
      <w:pPr>
        <w:pStyle w:val="a4"/>
        <w:numPr>
          <w:ilvl w:val="0"/>
          <w:numId w:val="3"/>
        </w:numPr>
        <w:rPr>
          <w:noProof/>
          <w:lang w:val="en-GB" w:eastAsia="en-GB"/>
        </w:rPr>
      </w:pPr>
      <w:r>
        <w:rPr>
          <w:noProof/>
          <w:lang w:val="en-GB" w:eastAsia="en-GB"/>
        </w:rPr>
        <w:t>Creation of total rows for couning views:</w:t>
      </w:r>
    </w:p>
    <w:p w14:paraId="7E58ACC5" w14:textId="77777777" w:rsidR="00DC6D91" w:rsidRDefault="00DC6D91">
      <w:pPr>
        <w:jc w:val="center"/>
        <w:rPr>
          <w:lang w:eastAsia="en-GB"/>
        </w:rPr>
        <w:pPrChange w:id="103" w:author="Bohdan Benetskyi" w:date="2017-02-22T16:59:00Z">
          <w:pPr/>
        </w:pPrChange>
      </w:pPr>
      <w:r w:rsidRPr="00DC6D91">
        <w:rPr>
          <w:noProof/>
          <w:lang w:val="en-GB" w:eastAsia="en-GB"/>
        </w:rPr>
        <w:drawing>
          <wp:inline distT="0" distB="0" distL="0" distR="0" wp14:anchorId="7E58AD2F" wp14:editId="7E58AD30">
            <wp:extent cx="2446568" cy="2324100"/>
            <wp:effectExtent l="0" t="0" r="0" b="0"/>
            <wp:docPr id="1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8232" cy="2344679"/>
                    </a:xfrm>
                    <a:prstGeom prst="rect">
                      <a:avLst/>
                    </a:prstGeom>
                    <a:ln/>
                  </pic:spPr>
                </pic:pic>
              </a:graphicData>
            </a:graphic>
          </wp:inline>
        </w:drawing>
      </w:r>
    </w:p>
    <w:p w14:paraId="7E58ACC6" w14:textId="77777777" w:rsidR="00F03460" w:rsidRDefault="00F03460" w:rsidP="00F03460">
      <w:pPr>
        <w:pStyle w:val="a4"/>
        <w:rPr>
          <w:lang w:eastAsia="en-GB"/>
        </w:rPr>
      </w:pPr>
      <w:r w:rsidRPr="00445D7C">
        <w:rPr>
          <w:noProof/>
          <w:lang w:val="en-GB" w:eastAsia="en-GB"/>
        </w:rPr>
        <mc:AlternateContent>
          <mc:Choice Requires="wpc">
            <w:drawing>
              <wp:anchor distT="0" distB="0" distL="114300" distR="114300" simplePos="0" relativeHeight="251694080" behindDoc="0" locked="1" layoutInCell="1" allowOverlap="1" wp14:anchorId="7E58AD31" wp14:editId="7E58AD32">
                <wp:simplePos x="0" y="0"/>
                <wp:positionH relativeFrom="page">
                  <wp:posOffset>809625</wp:posOffset>
                </wp:positionH>
                <wp:positionV relativeFrom="page">
                  <wp:posOffset>528955</wp:posOffset>
                </wp:positionV>
                <wp:extent cx="6152515" cy="1845945"/>
                <wp:effectExtent l="0" t="0" r="635" b="1905"/>
                <wp:wrapTopAndBottom/>
                <wp:docPr id="14344" name="Полотно 143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244" name="Рисунок 924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9245" name="Блок-схема: альтернативний процес 924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7"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46" name="Рисунок 9246"/>
                          <pic:cNvPicPr/>
                        </pic:nvPicPr>
                        <pic:blipFill>
                          <a:blip r:embed="rId12">
                            <a:extLst>
                              <a:ext uri="{28A0092B-C50C-407E-A947-70E740481C1C}">
                                <a14:useLocalDpi xmlns:a14="http://schemas.microsoft.com/office/drawing/2010/main" val="0"/>
                              </a:ext>
                            </a:extLst>
                          </a:blip>
                          <a:stretch>
                            <a:fillRect/>
                          </a:stretch>
                        </pic:blipFill>
                        <pic:spPr>
                          <a:xfrm>
                            <a:off x="1408725" y="0"/>
                            <a:ext cx="558800" cy="558800"/>
                          </a:xfrm>
                          <a:prstGeom prst="rect">
                            <a:avLst/>
                          </a:prstGeom>
                        </pic:spPr>
                      </pic:pic>
                      <wps:wsp>
                        <wps:cNvPr id="9247" name="Блок-схема: альтернативний процес 924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8" w14:textId="1F8142D3"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4" w:author="Bohdan Benetskyi" w:date="2017-02-22T11:11:00Z">
                                <w:r w:rsidDel="00957975">
                                  <w:rPr>
                                    <w:rFonts w:eastAsia="Times New Roman"/>
                                    <w:sz w:val="16"/>
                                    <w:szCs w:val="16"/>
                                  </w:rPr>
                                  <w:delText>Report</w:delText>
                                </w:r>
                              </w:del>
                              <w:ins w:id="105"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36" name="Блок-схема: альтернативний процес 14336"/>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9"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37" name="Блок-схема: альтернативний процес 14337"/>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A"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43" name="Рисунок 14343"/>
                          <pic:cNvPicPr>
                            <a:picLocks noChangeAspect="1"/>
                          </pic:cNvPicPr>
                        </pic:nvPicPr>
                        <pic:blipFill>
                          <a:blip r:embed="rId26"/>
                          <a:stretch>
                            <a:fillRect/>
                          </a:stretch>
                        </pic:blipFill>
                        <pic:spPr>
                          <a:xfrm>
                            <a:off x="352426" y="75225"/>
                            <a:ext cx="485480" cy="476250"/>
                          </a:xfrm>
                          <a:prstGeom prst="rect">
                            <a:avLst/>
                          </a:prstGeom>
                        </pic:spPr>
                      </pic:pic>
                    </wpc:wpc>
                  </a:graphicData>
                </a:graphic>
              </wp:anchor>
            </w:drawing>
          </mc:Choice>
          <mc:Fallback>
            <w:pict>
              <v:group w14:anchorId="7E58AD31" id="Полотно 14344" o:spid="_x0000_s1112" editas="canvas" style="position:absolute;left:0;text-align:left;margin-left:63.75pt;margin-top:41.65pt;width:484.45pt;height:145.35pt;z-index:25169408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cewnAUAAOYbAAAOAAAAZHJzL2Uyb0RvYy54bWzsWd1u2zYUvh+wdxB0&#10;71iSKVs24hSO0wwFgi5oOvSalqlYqERqJB07HQasG7ar3ewN9gjBgALZunWvoLzRziElx87Pki3p&#10;mg5OEIcUycPDj9/50fHmo3meOUdMqlTwvutveK7DeCzGKT/su188321ErqM05WOaCc767jFT7qOt&#10;Tz/ZnBU9FoiJyMZMOiCEq96s6LsTrYtes6niCcup2hAF4zCYCJlTDV152BxLOgPpedYMPK/dnAk5&#10;LqSImVLwdMcOultGfpKwWH+eJIppJ+u7oJs2n9J8jvCzubVJe4eSFpM0rtSg/0KLnKYcNl2I2qGa&#10;OlOZXhKVp7EUSiR6IxZ5UyRJGjNzBjiN7104zZDyI6rMYWJAp1YQWvcod3QIGIDI3gwug0G7SOMe&#10;/FVoQOvSZjffCqzSU8ncSkh+Kxk5lS+nRQOAKahOR2mW6mNzyYAAKsWP9tN4X9pO/PRoXzrpuO92&#10;A0Jch9Mc6FX+XJ6evT77rvyjfFf+5pih6ki4wC6neLw9Eb9UMNREyedjpruy0ShLi900y/B2sV0d&#10;CTh0M1ft/e6IeJozri1hJcvgdIKrSVoo15E9lo8YHEM+GfuGQmyu95TG7aBlSfRVEA08rxtsN4ah&#10;N2wQr/O4MeiSTqPjPe4Qj0T+0B9+jat90psqBoej2U6R1oz2ySVtryRiZVuWi4bTzhE1loNIGYXq&#10;/0ZFeISQoK5KS6bjCTYTQOsZWJ5dsxgw0J6jibirAq+T9uaJzPE/4OXMjXEeL4wTQYjhYdsPg9AP&#10;XSeGMT8iYZeEaL6gQ728kEp/xkTuYAMQBR0MovQItLVT6ynVxVsFjGagD9oBuCFV3zH0bocbOqGr&#10;DPhgQgsGKqDYFcLCMSrC/lS+Rao2gLXfl2/K38uTnlOelG/Pfjz7tnxz9g0w+QRap+Uv0Dotf3XK&#10;P+Hhu7MfYPA1EtyAUG1wAHjCObF3DbRdEnRgc4AwDH0CTZhuiYYY+54XRgT8JGLcaQHixkNeD3GS&#10;idlwQqUeZJpJTjXbt774etyBKiJLx7VJKXk4GmbS8mzohR7ZqW51ZVrGnVnfbUWgoRG9MrgiY7eL&#10;v5dlwCEyDtd+Do5p6eOMIQQZf8YS8CeAQmB3wBDEFqrROAYTthaqJnTMrMahBz/1ZvUKQ0ojECVb&#10;c6hkVwLqmVZILdtStJpv7sVEsIVi1dH/bjGrV5idBdeLxXnKhbzqZBmcqtrZzq9BstAgSno+mhtf&#10;C9yo+DUS42NwwFKAoQFhVBHvpmB1e1TpfSohhsJDyAtgdCLkK9eZQYztu+rLKcWwkD3hYFpdnyDZ&#10;tOmQsANsc+TyyGh5hE/zoQBn5JvdTBPn66xuJlLkL8ASB7grDFEew959N9ay7gy1jf2QUMRsMDDT&#10;bLzZ4wcYVu39oJd4Pn9BZVG5Eg1e6KmozZn2LngUOxch52Iw1SJJjbtB6CxOFaTgWj7K+NpeuKtL&#10;8bWNhFiOoUgl7H+oIGqtdx1EfeJFncD6+irPrUNpGEYReC3j5au2dQAfXyDtLJh550DaqV0bROqb&#10;A6nvR55fwRt2PMhNcPnDCaXd7e3t8IowiJFuHUohPOBlmdfMyzHeGsP7DqUm6p6HiHUo7Z2H3VuG&#10;UkTvvafrPmm1zgPg3dyMlQX8Qs1v5WeCoB1265T9AfqZyGuTQYC+DxLslax87WfMq+wH9zPmctZ+&#10;5i4p+3/mZ+4rnUE/88/yGZgP+WJdGjD54YPKZ8hu5G+vSwNYWUtMnlm/6NuaxQPIZ1p1/rwuDSwV&#10;G//XpQFwM6S1eANbrQ3YMfAhy8UBZC70TfHd4QJKh/yQDVQBlVqsvWAWsTr9g5YSDKPvt7TdCgMS&#10;QDaJ9dUwuPjSSKKQRNWLOem0g7AuLd7fiznUP813SSZfq774wm+rlvvQXv56busv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OSQEEXgQQAA4EEAABQA&#10;AABkcnMvbWVkaWEvaW1hZ2UzLnBuZ4lQTkcNChoKAAAADUlIRFIAAAEHAAABAggGAAAA82YSFAAA&#10;AAFzUkdCAK7OHOkAAAAJcEhZcwAADsQAAA7EAZUrDhsAAAAZdEVYdFNvZnR3YXJlAE1pY3Jvc29m&#10;dCBPZmZpY2V/7TVxAABBYElEQVR4Xu1dB3gVxRY+SUgnIST03qVLbwKC+LBjA6RLEQQFQRBQngpW&#10;sNCRbgEr+lREsTxRkU4oUkSa9E5ISCPlpr3/7N0AD1N25t4ku3tn/OZLMOfszvwz979TTin20ksv&#10;kSoKAYWAuRB48cUXQ9CiaqjVUWui1kGthFoWtTiqN2oi6iXUE6iHUQ/oP4+9/PLLDld7VMzVByh9&#10;hYBCwHUEQAb+eEoz1M6obVEbolZF9RJ8ehrkD+F56/DzW9TfQBQpgs/QxBU5yKCmdBQCbkIAH+IW&#10;eNT9qPeg3ozKKwJXii+UG+h1BH7uxjvew8/lIIlYkQcrchBBS8kqBNyAAD6sEXhMN9S+qLcW8Jc0&#10;E85s1DF475v4uRQkkW6kG4ocjKCkZBQCbkAAH87KeMxA1EdR+RyhMAufXSxA7YV2jAFB7Mrv5Yoc&#10;8kNI/V0h4CICOinwEn8wKh8oFmXhlcpatGksCIK3G7kWRQ5FOUzq3bZGAB/AcujgE6jDUUubqLMl&#10;0JZ30b4KIIhXc2uXIgcTjZhqij0QwIcuAD15DHUcajUT9+oVtNUPBPFiTm1U5GDikVNNsx4C+LDd&#10;hVZPQW1lkda/gDafAUEsurG9ihwsMoKqmeZGAB+wGmjhZNQB5m5pjq2bjfbvAUFsvv6vihwsOJKq&#10;yeZBAB8qNlJ6EvUF1DLmaZlQS9gAaxb60uF6y0pFDkIYKmGFwDUE8GFqgn+x7cC/CgqX2JQLdC7h&#10;OB2P3UtRV45SXOoVSkqLo6ysTArwDaUw/xAqF1Kb6kQ0p6ol6pGPt59sU3gb9DTqG9kPUOQgC6XS&#10;81gEQAr8ueEP0vOooe4G4hiIYPf532jfxXV0PG4/JYAg0jPZKtpB3t6+5O3lo70yEwSRkemAfbU/&#10;+fr4U4WQOtSq4t10e40BFBFUUaZZo9A3NpKKZmVFDjIQKh2PRQAfHvZ5mIXaxZ0gJDpiafPpVbTh&#10;xH/oSMxOSk6/jA+8HwX4BFGwXxAIwIuycnkh72uy8N+FKwdoxb7t9PORpfRA3bF070282xEqzCi9&#10;UN9R5CCEmxL2dARADMOAwTTUku7C4lzCEfr56Ie06eSXdBHbBv9i/hToG4wtQ2lsHa7RQW7EwO1w&#10;/g3rBxBJYLHi5Mi4Qkt2jqH9UVvoqTaL8cxAkeY+in4uxOohQ60cRGBTsh6JABsLoePT9W9Vt2Bw&#10;Jv4QfXdoPm0+9RUlOKKxOgih8KBrhHA9MYi8kLcaxbz9qXRwRdp4agWlZzlowi0f4SyC/bEMlcaQ&#10;qoZ6RJGDIbyUkKciAGK4A32fj8pXlS6XmORztOrAXPr12HIcLF6mEP8wKhnoJAVZQsipUfysUsEV&#10;aMvpr2kl3vdw/bFG2843F3w4qcjBKGJKzrMQACnwqd8kVLZdcJ4AulAcGSm0+tAi1HcoJvkUlQgI&#10;p7ACIIXrm8gEERYYgRXKPOpcvTeFB5Y32oMOEPxUrRyMwqXkPAYBEAMHWeFDOY6x4HLZevpb+nzf&#10;VDp2eRcV9y+B7UNZt68UcmukL7YY0Ulnacupb+juOuziYajUYylFDoawUkKegoBu/syuzUwQLpUL&#10;V07QJ3teoY0nV5BfMT+QQplCI4XshvPqgW899l+KVOTg0mgqZY9GAMQwAQC85o4vzZ/+fg/Xiq9T&#10;fMpZbCHYIRNXkdfdPhQm0H6wgbhw5TDsIjKu2kjk834ORqNWDoU5SOpd5kQApMAuzLxa6O1qC88m&#10;/E3v7pxAf5z7EYeNsGAMdK4Wsi8cXX2+nL43pePMg20hDBZNUG0rDKKlxOyJAIiBr+7eR+Xgri6V&#10;H/9+nz7dO5mScQtRFFuI3BqfmZVOxf3KGV018GO0MHKKHFyaDkrZygiAGB5G+xejhrvSD76eXLLj&#10;Ge3aMBSrhdCAUprvgxkKW1Y60pOpalh9zcrSYDmpyMEgUkrMfgiAGPiaks8XXCpbcBPx7s5xFJty&#10;jiL4ahJPMwsxODvGLSpGjcpydDjD5aAiB8NYKUG7IABSCEJf+JpyoCt9Sstw0Ed7XoLdwhyYOwfi&#10;0DGiyA4c8+pHClYNFUPrU5NynA7DcNmiyMEwVkrQDgiAGKqhHx+itnelP2fiD9O8yBF08NImzcjI&#10;GzZSRXUTkVc/vLy86EpaPPWvPZT8fIT8KyIVObgyQ5SupRAAMbRDgz9GZYKQLutOfE7v7RxPKelx&#10;cIsug+tBvgMwfAsg/V5RRSaGhNTLVDeiHXWp0V9End219yhyEIFMyVoWARADJ4/hGInBsp3IyEyn&#10;5btfhCnyXAr2DYKlY5hGDGYt6dj2eHsF0NDmM+GIJRQAZh08MqMUOZh1ZFW73IYAiGEiHsZu1tLl&#10;4pWT2EY8QXsvrIF/AkeC8zblNuJaB7MQMSqaRrRcRDXCOeGVUOHVlVbUVaYQbkrYKgiAFNhHeRYq&#10;542QLrsQkWn+tuG4jTiLbUQ5Exg05d0V3k5EJ12ku+qMoq41B4r2ey8UvlfkIAqbkrcMAiAGtltY&#10;hnqvK43meAsfYivhi9S2of7mvI24vn9MDDHJF6l1pYdoSNOroSBFIJiBLUWyIgcRyJSsZRDQQ8R/&#10;hAZzGnupwteUi3aMpV+Pvqu5Vvt4+Zp8GwHPDS9vupx8gRqU7kxPt1mCNgt7mXNYesbtalHbCqnp&#10;o5TMiACIoTXaxXtm6SS1UVdO0ZytQ+nPi7/r5wvO+IxmLt4ghtjUi1SzZHOa2P5DhIVjUw6h4oD0&#10;uBuzbytyEMJQCZsVARDDnToxSJtCH4iKpJlbhmBpfkw/XzCHCXRemPOKITYliiqHNqBJHf8DHwqp&#10;7s++MaENv1ORg1lnu2qXYQRADHyRvwSVQ5xJlbXHP6GlO8ZRJqVhK2Ee34j8iCGOiaFEfXq+40oK&#10;C5BK4L0V75iS03sUOUhNJaVkFgRADOPRFk4sI10++/MN+mLfK/jWLU4B3sVNf77AHdW2EikXqVpY&#10;Y6wYVlJJOWK4iEcNwqohSZGD9PRRimZEAMTAR/IcoEWqcFzHxTuexsHjMphBh8N6oZjpzxe4o9mH&#10;j3zG8FzHL7FikMrCx1lyBoMY9ucGnlo5SE0rpVSUCOjBX9nicYhsOy7jW3fGpkG0L4oNm2C/gAeZ&#10;/eAxe8UQg1uJOhFt6bkOn2tXrJJlDIhhdV66ihwkkVVqRYMAiKE43sw2DA/JtuB0/EF6c+OjyEG5&#10;T4vIbEanqZz65s12DDBwali2Cz3b/hN4g4bIQvAaiIHD7edZFDnkh5D6u2kQADHwidunqEL+x9d3&#10;YM+F32jWlsHIGRGL5XgpLd+kFQp4gS6BGJqXv4fG37JM5royu5tzQQyc4zPfosghX4iUgBkQ0I2b&#10;Pkdbmsu2Zx3yUC7Y9gQMhDJx+FjCUsQQkxRFbSp1p6fbLoH7tfSlDN/ojDaKnyIHo0gpuSJDAMTQ&#10;AC//CrWObCO+OTiPlu96HqQQCHPoIMtsJTh9bnTSJepQtR+NabNAJA7kjVB9gBUD5/o0XBQ5GIZK&#10;CRYFAiCGFjoxVJZ9/we7nqVvDszSthE+Xta4kcjua3RyFN1eYxg90XIWbikMx4D8BzHgfzwmip8i&#10;B1HElHyhIQBi6ISXrUCVuqtLz0yjeVtH0u8nPsDBIx9X8PewuU2hr4GLFQNuJe6pPRoxGVwy43gP&#10;zxyKVYPw4Yoih0Kb6upFIgiAGNijkkO6hYnoZcsmITza9E2P0c5z3yHwq/Oq0iolC3aa7ET1QN1n&#10;aGCT111p9mKQwuOyD1DkIIuc0iswBEAMPfFwvq4MkHnJZYSKf2NDbzocs51K6aHcZJ5TFDp8e3I5&#10;5QL1rD+J+jSe4koTFoAYXIplocjBFfiVrtsRADEMwkPZwImDtQgXDv76xoaedD7xMLYSpS1zI+FM&#10;l5cOk+ho6tf4VepeX9rwkzGbBWJ4Whi8GxQUObiKoNJ3GwIghifxsLmoUidvh6J30Fsb+yOw6hkk&#10;lrESMRBILA2h3eJoEIK0dLvpKVcwnQZieM6VB2TrKnJwB4rqGS4jAGIYi4dMl33Qngu/09ubBlJ6&#10;ZjyCv4abLLFM7r3iLFTpIIaE1AQtGOxdtYbKQsB6U0AML7nygOt1FTm4C0n1HGkEXM0+FXlmNc3Y&#10;PBhRlrMoCCbF5so4lQ8xZDoo0XEFwWDn4sryUWkMofgsiEEqNlxuL1Xk4MpwKF2XEQAx8Dfdi7IP&#10;+u3YR7B6HEkBxfxhOWgl4yYvSstMRdKZVHqi1Xy6rTpHz5cuo0AM86S1c1FU5OBuRNXzDCMAYpjK&#10;33iGFW4Q/P7wQiSYGaeZQnNuBqvYMPBWgokhKc1Bo1otolur9ZCFIAOKbMPAWcLdXhQ5uB1S9UAj&#10;CIAY3obcOCOyOcl8sW8G0t0/rweAtY7V4zViSKOnWi+CWXR3WQhSociBWtgRrUCKIocCgVU9NC8E&#10;QAxz8PdRsih9uPtl+mr/NCqJAC1eFgnQwn11EkMKVgwZIIbFIAZpr3OO3NQfxMD+JgVWFDkUGLTq&#10;wTciAFLgK0rOcD1CFp0lOybS94fnghgi8FFDQgmL2D5mE0MyiGE0Qse3r/KALAQJUHwExPCD7AOM&#10;6ilyMIqUknMHAgvxECHPwOtfOj/yKfrpyGLN6lHSFMIdfRB+BhODAyuG5HQmhsWuEEMMXt4TxPCL&#10;cCMkFBQ5SICmVMQQcDWsG19NzkXK+1+PLafSQWUtslZwYpS9YkjBiuHptkupXeX7xcC7Js3E8CCI&#10;YZ3sA0T1FDmIIqbkhRAAMfDan4OMsFm0cMnMyqBZsGFYf3IFVgwgBgt5UF07fEyn0a2XuEIMnPX6&#10;IRDDBmEAXVBQ5OACeEo1bwT0FcNSSA2UwYqjQ8/cPIC2nF4Jz8oKlgnQcm3FkErJuK5kYmhf9UEZ&#10;CFjnrE4MnF+iUIsih0KF23NeBmLgucXEIGX2l5KeCD+JvvTHuR+RfcpqxEC4lXDQFUcKjcJ1ZXv5&#10;W4kzwK8bVgw7i2LmKHIoCtRt/k59K/EuujlApqtJaQnwrOyFfJW/ULhGDMJxSmRe6yYdL8qArwSb&#10;RI9stQAGTux9LlVOQet+EMMfUtpuUFLk4AYQ1SOuIaCvGPiMQYoYEh2Xadr63rT/0jotbLxVokM7&#10;EfByelemxNFw+Ep0rt5Hdmqc1FcMu2Uf4A49RQ7uQFE9Q0NAXzFIbyXiU6Pp9fWP0N/Rm7WwbtYi&#10;Blhc4PA0LvUyDWk+nbrWlDp/ZRhNQQzcEEUO6oPtFgSuu5WQOmNgYnh1XQ86GrMVqemsFYuBAdRC&#10;uyGCU/+bX0fcR2kbrxP6imGPWwbFxYcocnARQKWurRjY8nEx6mAZPGKSL9LU9T3peOx2WD6WsdyK&#10;ganhMvrQs8Hz9FC9Z2QgYB0mhvtwxrBX9gHu1lPk4G5EPex5OjGw5aNU3kr+UL22vgedit2J0PHW&#10;WzEwMUQj4cz99SZQ70bSnuengR8fPpqGGNS2wsM+yAXUXfaVkDKJjkk+T6/+3pNOxf9hqdR02Tjy&#10;cik6+RJ1rTWcBjV5RRZevq7kFUORHj7m1Hi1cpAdUqXH24nZgEFqgx2DCNFMDKcTdlmTGJBgJhq5&#10;KzkT1YgWM2Rnw3koPgBi2CX7gILUU+RQkOja+NkghrfQPalIqJxC3kkMu6kEUshb7VbCy8tbO2No&#10;WbEbrB/fkc1EdQn4sa/EdrNOE0UOZh0ZE7cLxPAamid18qZtJXArcTp+FwK1MDFYyFkCnWZiiAO5&#10;1SvVnsa2fZd8vKUi6EfjUewrscXEw6yuMs08OGZsmx7zcZJM22JTonD4iBUDiCHUksTgRXzlWjms&#10;MY1v/xHiVgbLwMDxGNjter2McmHqqJVDYaJt8XeBGP6NLkgdyV9Owa0EVgwnYy16+IgzhiRHPJUK&#10;rEHPdfgS2yGp9J1XgB8HavnVClNBkYMVRskEbQQxcAqmV2Waolk+rnuETsTusOR1Jbtep6Qlkn+x&#10;cJrY/hPElKgoA4MDShzarcAjOMk0LicdRQ7uQtLGzwExjEb3pHIiMDHwiuF47DbLEkNqRjLORnzo&#10;mVuWU9Ww+jIjzQcrj4EYvpZRLiodRQ5FhbxF3gtiGI6mzpJpbmJanOYrcQQm0SUtaBLNjlScjSol&#10;PYkm3PIZNSjdTgYG1hkJYuCM4ZYqihwsNVyF21gQQ3+8kY2chEtSWjy9wU5UMZuoZID1nKi4w1mU&#10;QfHwsBzR8h1cW94jjIGuwJmo5ssqF6WeIoeiRN/E7wYxcCACjsnAYd6EigPL8Dc3wu06ah1WDNYk&#10;Bs36MekS9Wo0mf5VU8qXjDGb6u4UdUID4aKwIgcXAbSjOojhPvTrA1ThS/w0hHZ7E4Fa9lxYA7fr&#10;CpYzcOLx9MLNREzSOboL3pW9Gkon5JoPYpC68jXLnFLkYJaRMEk7QAy3oykfowaKNikjK52mI+bj&#10;ToR2s14EJ2dvvdn6EdeuLSveT8MQl0GyfAI96aQ9ku90u5oiB7dDat0HghhuQetXoIaI9oKjRM/c&#10;NJAiT68CMZS3WGg3Z28168eUaKpWoiUyUi3Fv31EYWD5n1CHYNVgpdh2OfZTkYPM8NtQB8TQDN3i&#10;9Grhot3jBLZztgyjjae+QDBYJgZrmUQ7iYGNnOKwFaoMW4YPKdgvVBQGlt+G2gfEkCKjbDYdRQ5m&#10;G5EiaA+IgS/v+Q5eyuxvXuST9PuJjxA+3qLEwBmpcIjq4+1PE9jIKbiyzCgcglIPEAMnn7FFUeRg&#10;i2GU7wSIoQa0V6FWkXnKwu1j6Zej74MYymH9YL0VA/eZz0qSHA56Bv4SNUreLAPDOSg9DGLgaE62&#10;KYocbDOU4h0BMVTSVww1xbWJ3tv5b/rp8EJsJUrLqJtEJ4tiEbBlaPM51EbOloH9JXqBGP40SYfc&#10;1gxFDm6D0loPAjGUQov/g9pYpuUf7XmFvj00E4eP/Bi2CrBe4XOG6KQLdO9NT9HddaSCWfGh46DC&#10;zF9ZmCgrcihMtE3yLhBDcTTlC9TWMk36fN90+vKvaTi8i7AsMWhXlgjY0rriwzSw6VQZGFhnDIiB&#10;cbRlUeRgy2HNvVMghgD8le0YOsl0fdWBd+jTvS/AJJqJQdh4UuaVbtfhFQM7hFVFXIZRbRaQj9yV&#10;5TQQw1y3N85ED1TkYKLBKOim6JGi2SS6m8y7fjy8mJbtHg9iCNdtAKx3AKm5X6cnU5BvWURywpWl&#10;r9SVJRs5Wdr60cj4K3IwgpJ9ZBagK1I52tad+IyW7hxDof4lQQw8baxHDDyM6VkOSstIowntllLF&#10;0FoyI/sblIZi1WBNAAR6rMhBACwri2LVwPEYHpfpw5ZT39LcrcNhGFQCS3Bfy15ZMqHFpcTCLHoW&#10;NS53qwwUB6DUF8SQJKNsNR1FDlYbMYn26uHdOJKTcNl1/jeavXUoBRYLIF8YCVnVliH7ZuKeOqPh&#10;UCV1M8HGTRzijW0aPKIocrD5MIMYnkAXpcK7/RW1hd7aMICKeWeSX7EgS5pF8/DyzURsyiVqUq4r&#10;DW7KgbOFSyo0OMSbKXJYCrdeUkGRgyRwVlADMfRDO6VO1I/E7IHrNdS9ksnfp7hliYEPIK+kxVKZ&#10;4Jr0VJulIAqpKT8WxPC9FcbcnW2UQsqdDVDPKhgEQAz34slL+ItT9A1n4g/RtA2PkCMzBqf6oZYl&#10;Bu53Wia+9LP8cDPxHm5ZpFxHZlo1kpPouN8or8jBVQRNqA9i6IhmfYrKNg1CJSrpJOI+PkQJjnNU&#10;3K+kJV2vr3U4E/1IoFEtl1LNcHY6FS4roTFeWMsmCoocbDKQ2d0AMTTB7xyTga0ghQobBk1D0pmo&#10;pOO4sixtaWJwHkBG0YN1x1HnGr2EcNCFd+EnR4zOkFG2g44iBzuMot4HEEN1/Mr+EuVEu5WclkBv&#10;bOhLJ+P2IU2dtYnBG8RwGdm1mpS7k/o2fkkUCpa/iNoPxMBp6zy2KHKwydCDGJgQOCaDsIelIyOV&#10;3to0mA5cWg9/iTKWjPuYPYzOA8hEKhVUjUa3WYQYDcJTPB3PGgxi2GeTqSHdDWHkpN+kFAsMARAD&#10;2wB/jiocjICjNs3eMoJ2nV9teWLQ8kxkOigr0xth3t5FEp2yMphPBDGsllG0m44iB4uPKIjBD11g&#10;R6oOMl15Z9tI2nTqE8RkKGvpWwnuOzuOx6VepqHNZlL90m1k4FgKYpgho2hHHUUO1h/VxegCX1sK&#10;l2W7JtGao4uRHLYCiEFY3VQKznDy56lLjSGIzcBJuoTLBmiMEdaysYIiBwsPLlYNb6H5UhlXvt4/&#10;g1bun+6MFG1hDLQVA4ghMTUOId5aI6LT2zK9OQ2lAVg1cFQnVXQEFDlYdCqAGCai6c/INP+/Rz6g&#10;D3dPRjaqMliKWzOK07V+e8HLMoV8fYJgAbkI1pzC6TbYNJoPII/JYGlnHUUOFhxdEMNQNHuaTNPX&#10;n/iKluwYS6EBoVqeBusXGDqlJtDotu9TlRJ1ZbrDuSx/llG0u44iB4uNMIjhITRZKjHrznNraF7k&#10;4xTo60fFLO167Rw0dqi6hHOG+24aQ7dW5dSewmUZiGGWsJaHKChysNBAgxj4RuIDVOFxOxyznWZu&#10;7kd+SOLk5x1gWdfr7OHKDvVWt9St1L/xyzKjuB1KT8ooeoqO8CTzFGDM1k8QQyO0SSpV3dmEw5r1&#10;Y0ZWGhypQix/ZcmXlg6cMwQUC4M9wzycNwjn+2XLx4HqADLvWa7IwWwskEN7QAxV8b+/RC0v2txL&#10;SWfo9XW9KdFxAY5UYTYgBkYgk6444uFp+RGVD5EK9TZCWUDmP5PcSg6YxHzCVRGVJ3M1fTKXxE+2&#10;4GNjHT4a59NhvjK6jMrRdc6inkG9wNWTHV1yGi5gyvhx+PPa+Q/n/0tcSYuD63VfunjlEPwlwmEW&#10;bfVLS55AsGdASPm7kWvilip8/CJc3rRzOHlhNPJQcJkcMHk5Rnl71E6oLVBvQhWNW86JR+NQj+J5&#10;x/FzF+pe1D0YSCYOjyzAwh8d/wi1pSgA6ZlpNGPTADoeG6mZEWdmWT7p81V7htrhbejRm18RhYTl&#10;f0F9XkbRE3WkyQETlycsRxriMOfVXASP4w5wZWP4tqi99edF4T0c1HMz6lrUnSALXmF4SlmIjt4t&#10;09l5kcNp57kf4YBUwRbEwBikZTgQsi6Qnmz9DuJZ8kJUqPCXzBDMnzQhLQ8WFiYHfFj5w8vGN/ej&#10;4uy7QAsnYeTKp/QcIPU83r8JP9egrkfdZ9cQ4ejnm+jfQBl0l+6YQGuPfQxiKG8bYuDI0fGpsfRE&#10;y/mwZ+Ck4EKFPS2HYa7YKtGtEAISwobJAZO1FJ4/BZXDmxvWk2hTXirslswbTa4cHnwH2vUdfn6P&#10;gf/Tze8qssehT0/j5VIRiD7f9zatPjwPjlRlLH9dmT0AbKwVk3SROlXrR/+qKcWXr3liDEhXJ7Ch&#10;Dzkm6+140TxUPk8wSwlCQ3hFwfUltJG3HpxKnonikFkaKdoO9IPDFkl5Bq6BWfRne9ksOhyPsLpZ&#10;tBM5PoBMTounCiF1aUgzXkwJlx+hIXVAIfwmmynkSw6YrKPQZ3bw4cMxsxY+r+is15fRZs5KxCf8&#10;P4IoLpm10Te2Syfh92TaG3n6O1q8YxTCu5XAx4mH1fo3E4xDRlY6gsRm0YhWs7WrWMHC5wyPqxsw&#10;QdR08TzJAZOVTc9ekHt0kWmF4M18SMr1JPrwDX5+hgnCZxWmLWhnEzSObyaEPYf+urgZiWeGUYBv&#10;EA7s/GyznfAGzUUnX6I+jSdTg9J8ISZU+HqGzxlOCmkp4asI5EoOmKwvWpAYbhzaKvgfvPIZie6s&#10;w89lqKvMFhsQbauEdvFKRzh00cm4g/TmxgFQTYNpdLBNjJycbthxKTHUuGwXeqielPMpZ8H2uFwT&#10;7uS2HMkBk5UPHaUic7qzcW58Fm/AOTkiV15NsLXhh5g8f7jxHVKPQltKQJFDvAmb+kUnnUXimUco&#10;JeMSltwlbEMMDCS7YQf6htOIlnOxGhI2j+YvgilSA6KUcl85YLJyfC2pAzGL4MqrCb4NeBJ9/QE/&#10;P0BdXRT333g/z3pezfD1sFBJQrToNzf2potJf1MJhJG3g5FTNgDM5PEI3jKy1Zswj64hhAuE2eqW&#10;txPKnkEUuRvk/2/lgMnKuQ7YHZhvAqQLJ1s9n3AcZrtHkaMwluId0ZSafgWpl7ypmE8ADs3C8U1X&#10;HD9LIahpRS3oiI9cmjLpNkKRrWjYVoPrLvR9KX5+jkkV5cpDBXXn6O8XUuNDupmbh9Lf8LRk7OxE&#10;DBxWPiY5ijpUeQQh33i7JFxGYQwPCmsphX8gcOO2gr9Rm8ri9FfUJtp65juEON9EFxLPURKyJmXA&#10;nl8LKqIfnuNf+C8LvvjpIIoQeAmWorDAUCoTVIeqhd1EVUs0RLivxlQquEphRilqgj7zVe0zIAk+&#10;FFyOCXZYFgcjengPm/FKBTtcuH0cbT/7jdOWwQZm0dl4adeW6UlaWPnBzfiCTLhwgNhPhLWUQo4I&#10;XCUHTFZOiDJWBqe9F9bRf/56QyOFjCwH+SMjsx/StfMKQbtuz8nhB98QPLEzkI/xQsJFOh13gCJP&#10;p4A0AigYq4oKIfWpdngTalyuC9UKb+58VsGXangFf2ifAB7sHr2kIM4l8OzBeLbU3fvHeybTmiML&#10;KSKwnOWDwt44nFnwtkxOS6XRrWfAH4QNY4XKX5CWMhwTeosHCV+/chiNfoeJ9J0/3MsQi3D1oTn4&#10;UGdpuRX5lJlzIXDh7UWu1+2ajBf0fHHKzhX/8mPnzSwQRgYdu7yNDkavp+8Ozcc3ZHWqHdGUmpXv&#10;So3KtKfSWFUUcGEmGoE6GB/klfg5HyTBh1wuFzzvDjyEfSaEyw+Hl4CE39S2EvawYrgGAUd1ikZU&#10;pztrj6CWFRkioeKA9HCMUayQlhLOEwGNHDBhK+BHHxGs0jJTaPqmgbT51Ep8i5XSUpszGWQTg8iz&#10;smWzdb29fHBSXRwHH2yyQDiNv0DbzqzEu/6D2IdlqE54CxDFXUh3dhuVLc7e4QVW2PDrEa7AiC3t&#10;3kHlw0upz6Zuy8A5JoSP3zefWkXv/jFBc70GpRZYh4viwVqWKsRnqBTaQDaq0ysYE/a1UcWNCGSv&#10;HPhQzvA6jg/AZuFAbMupr6g0vP40UiiA77LsZxbz8seqxF9blXBGo90X/ks7zv5AIX6lqX6ZdtS+&#10;Sg9qUr4LBRYTzh0rAuWdEOa6Fh/yufi5EhPSsB80dCpDh7cq7M4uVP66uIHmbh2K85kAW8R+vLHz&#10;2FxiXDNoWIuZ2peCYPkV8lMFdZS4AQSuJwcD4k6Rr/fPovUnVlCZYCcxFFbhlYUPVhXBvjAR9vPC&#10;9sOBg7lVtOX0SqwgalGrindT28oP0k0RwuEPRLrQCcJcN+EDz7cNX4MkeFmba4EcL4E+Ra0j8iKW&#10;PZdwBCu0R0GM6TjHQYi3QsRbtK0y8kz4l5Oi6YF6E6hhGeGkXRww6EllHi2DfP46xTBxy0DM8Kfp&#10;TPwhkMNbOAcoVaQTlYmCtx8hOOfAJwdh0M7jfGIO/fT3Utx2NKEOVXtQ60rdqKRcvsT8kSNqByGu&#10;23WSWJETSeBvfCS7BPUWIw+9XiYWmaKnru+DxLDRVNy/pK1uJrifTAy8nahesik90pA98oUL57Xk&#10;eB+qFAACvHJoiGr4KmD14UWUkh6H4J7mcAnW1i0gCl/cjoT5c1TlTBxm7sDNyQb6Cod3LSveR53h&#10;6lsrolkBwKc9kqNfLUdlE+3Z+Mm2Ehw/ILvwnRyfWwiVFNiFvA2z6HOJ+3HOEGE7YmAwMmGvkQGn&#10;qqHNpyMZjbBpzRfAmUlXlQJCgMmBoxobKvGp0bTt9GpnoFITLm+dbfJyHmbi5iM1I5F+/Hsh/YrA&#10;Jw1Kd4RRTV9qXuEO3IwI+zYZwacVhPiwcTRIYhZ+/gf1MdRxRpRvlJm/7Un669KvOOy1TySn6/vo&#10;zG0ZTd3rP0t1SwknvT3FOMvgqnSMI8DkYPgrdR8Oxi6nnMUddLgpyeH6bvM1K3solsTtBq8m/oxa&#10;g4PMH6lyaD3qWK03VhN98Y3MOyq3FyYJNsRhmxHhkEXcmuW7XtTOdNiWwU7Wj9lI8+1EErYTNUo2&#10;px4NOKufcHkaq4ZzwlpKQQgBJgfDE/hw9HZ80Kxlsp69mgj25fRvXjDpPkbLd0+CbcZC7ZajS41H&#10;cYUmHNjZCMi83RAuqw7Ox5kOJ7gtbcK1mXB3clRw3k5k0WPN3sYqjkNxCJX3QQzsOKdKASPA5MDu&#10;wobKucSTMHn2N/2qIbfO8CEmW28GYNvhyIinVQdnIgX9cmpR4S7qivBj9UoL+z8Zws2oUOSZb+nD&#10;XRNhTs7R6O0RyenGvjtvJ6JwO/EM8BbeThzB85QVpNEJ5aIckwPPxHwLL9NjU0AOsGi0erm65QiE&#10;N2NmOm049YlmYNWw7K10V61hOJdgc4bCLQcvbac5W5DH0i9Ic0Iz45mOq4ho2wmEfKsa1pR6NRSO&#10;EM8HSk+ZLRaHq5iYWZ/JwVD4N14KOnDAB+K3TeGVhBeuQ0v44TYA5xJ7L/xCu8+vwTdaR7obZrxt&#10;Kt1TKH29kHic3trYD+cLDgrwKe6SlWmhNFjyJTCMR5yGLDhVvSGznViggrdIAi+pxuTA1275xpL0&#10;RhR6P58StsiadCNW2ecSbDPBvx+O3khvX1wHf47WWrTjDlW6Ix+jIQ4VHgb+Jn17U39KcJyFc1mE&#10;LQ8gGRRtO5EcTXfUGgH/mI6iOLGHrNXCFYr20XTyTAocgJVDvudZ2O26SlgjOhSzWTdTLjzLyPza&#10;5q6/Zy/lg/jwEtEeTsTtpHciN+Hwci4m9eO44ejjVpLguAyztwyjo7DLCA+0R1aq3MaC7TbKBNeg&#10;Po2kthNjsGrgIC6qFCICTA5sYZYvOXCb2lXuBnfhd7V4DPajhv9HnZ1G2VeDs1JfSPybFm57gn44&#10;vJjuqTOCOlbtKbMs/sewvrvzWdp6+hvErrA3MbCnbXJaEjJiT9M8dwXLQrWdEETMTeJMDhyVuZOR&#10;5zUu24law+Jwy5kvcQdvp2xKuffeecMRrN1wRCUdpvnbRmAlMR8riSFIstIHlqLBRqD7h8yqg3NA&#10;NnNhhl7WtmcM3GneTsQignT7Kn3g+3KvKFa8nRBeaoi+RMnnjACTwwaj4PBp82MwdT2beIzOxO/R&#10;AnLY0UgnJzw0kkB05wCsJqKSjtDi7U/B+nIx3VtnFLYbvclHIAjqZuSYWL7rBT2giY1OeHMAzoFA&#10;saH+FZD4lrMcCJdxajshjJnbFJgctqNGoxpyJQ6H1d7kTl8j6nFvOhS9GYFH7P3NdyPSTpKArURQ&#10;MF2CQdX8yMev22700Kwy8yqHo3fQvK3DNfdru15ZZvefv0wSESh2eIvXYdRVXnTSfgBi+FZUScm7&#10;D4FiHFAVvgA/45Gchs1QYU/HFzt9QzM3DYLL9GocptkvMlF+QFzbbgTT+cQDOLhkklhI3W56SvMI&#10;zalcSjqDm4m+2EYkkR8OPV0JjJNf+4r670wM8Y4YaoQwf11rDRJtDvtOSNlVi75IyeeOQPYVJnu3&#10;seeg4TVuYLEQmtjhM5q9eTitO/Ex9s4cK8awum3GhA8u+dyBnb3OJvyFIDiDQBKLqFvd0bCTuO9q&#10;P1MQOHX6psHwTTlHoX7wTbFRYNicBjMjKw0ro0Aa3PQNmXkxAV9aF20zSSzaEY0cMBC/YvXASzhO&#10;IWe48LJ4bLul+GCE0H+PLMIKgncm9gphZhQMXgXweQSTxLHYHXC37qtZXPaoPwFGVe1oIc4oDl5a&#10;r0WMtvs5TXa2qkcaTEY08QZGIcyW+xLz8TNRJSXvfgSuN36ahMffhiocp2tES2d4r5UH3qbwgFLO&#10;UPQeWnglkW0nwTElXl8fiQ9IPdhM/Any5ANce18CO7NiJ8L7tRE9WG+M6CxgWwapqC+iL1Ly+SNw&#10;lRzA1vuwengWKpy/QbgMbPIKvjmD6PM/X9aCk3DAWbtkehYGg3sODmBPULYIOQli4K2HvWnBiRL3&#10;NzU9hfrfPEXGFmQy5uFRGbyVjvsR+D+zaQzMOyAIjgwllWylV8Pn8CEIhGfhc4gSHY49p68HmEvl&#10;PSj8Tcp2Ep5QNJsGhLa7BdmqWlS4W7TLv0NhgaiSki84BHLyqXgKr+OtRT+Z1z5QdwychwJo6R9j&#10;qbhvSS0Jqv3tKWWQsp9OWkYqxrw09WssbNOQDDTYpiHDfqhYt0f/IAcMUBpWD4+iSwmonNhFuNxZ&#10;e7gW92HBtlEU4h+qh1MXfoxSsBACvGpIgE3D4GYzkHTIcIiQ7B7OwrzbYaHuekRTc/TG1PMxcEq4&#10;OKDA5xDC5fYag7BqCMD9Pxv8BGkBYNUKQhhGSyhkh32rhZQAd8KsXLCwb880QR0lXggI5OmqDZJ4&#10;TicIqaQhnWBWzJm1524dhoCvSPOkCKIQhrTwX8GxMBwZGdhOvKRtIwXLeMyzeEEdJV4ICOQbxwED&#10;N00nCL7FEL6j7FjtEdxceNNsLWOTIohCGNNCfYXTsSoKnqr9iR3zBMtnmF/fCeoo8UJCIF9y4HZg&#10;ABfoBPEu/ikcEbQ9zIkz8Z+2gvD1wgrCT20xCmmAC/o12iGkfznq23iy6KvYpuHfokpKvvAQMEQO&#10;OkF8AoJIxO8foToz3AqUjlXZOjsLcRKHUjBySjiXn55w8y8AksVE2dgtITWWBjV9HpafnItZqLyu&#10;bBqE8Cp0YcPkoBPEKhDEw/j9c9Qw0dZ2rNoLIcnT4Mk4HLcYYdhuKIIQxdAs8s5DyDiqGd6c7qo9&#10;VLRZ26DAyYhVMTECQuSgE8TPIAjOys0ZnQxn5s7G4Lbq/RFkNAXxEEbBUKqUx1tSmnhu5Nk0zRIy&#10;w0F9sJ3Iz039hgexLQM7VuWZfNiquNip3cLkoBPEOhAEO2mtRC0rCsgdtYZiYqXQB3+M1wKeeLIv&#10;hih2ZpDXHKsQLLZNpYepabl/iTbpQxDDWlElJV/4CEiRg04QW0AQHPdrFapwJI9uN41CQt5k+nTv&#10;ZM0hyRPdvQt/uN3zxgxsDf19S+AQUjggdBRa8JJ7WqGeUtAISJODThCcfp6DFjBBCJ9I9WwwQfPg&#10;+/rAW1QKBIEsEgXdX/V8FxFwXl1eRo7LSVQhpJbo06Zi1XBcVEnJFw0CLpGDThA7QBCc/YXvqyuK&#10;duPRJi9TcnoC/YQoShzrQN1fiCJYuPKpCFpTvnhNuh8rP8HC5tHzBXWUeBEi4DI56ASxSz+D4BWE&#10;MEE83mIG0qTF0YYTn2r5G5SZdRHOiDxezTcUVxwJNKTZLFxHlxBpZCaEn8WqIVVESckWLQJuIQed&#10;IHbqtxi8gjCUByO76zzpRrdeRImOS7Tn/M8IWmvP1PNFO9SuvV0LFuuIpQZlOtGtVXuLPmwFiGGN&#10;qJKSL1oE3EYO120x+JqTQ86VEekah3Yf23YZTVnbDcFRdiOcOcdZVJsMEQwLUpb9JzJhPd+n0WQt&#10;F4VAYe/eKQLyStQkCLiVHHSCiNQNpXiLIZTeiLMhTbjlE5r8WzcEDTmhLV3tHojVJPMgz2Y4g7hE&#10;I2doH8TDbCPa5JlYNRwSVVLyRY+A28lBJ4gNIIju+P1r1FCRbpYJrkzPdvgYBHE3wo0laolk1BmE&#10;CILul2Wr1sBiobihEA7vyBmrpru/ReqJhYFAgZCDThAc0ZqjSbElZd6ZXm7oadUS9enpNu/S1HU9&#10;YEGZCgs8znCtthiFMSFufAcbqMXD4OnBehNlri45JqRyxy6KgXPDOwuMHHSC+BYEMRi/L0cVcve+&#10;GclQHm85n+YhWUxoQDEtLoQqhY+AA1eXpYNrghyeFn35b1BYIaqk5M2DQIGSg04QH4MgwvC7cFTr&#10;ztV7IS/lKVhRvoDEvXzFqUphIqCFfsPVZe/GryE7Ng+h4ZIOyRf1iGKGlZSguRAocHLQCYKjWvPZ&#10;w+ui3e/ZYDxdSPybfju2XMtIbfe8D6L4FKR8cloC1SzZjG6Hs5xg+QjEsEFQR4mbDIFCIQedIKaC&#10;INiJQnh9+niLOSCIM3Qw+nfkxCilbjAKYRLxqiEF+Scerv8M+SJYsECJhaxw+GmB5yvRQkKg0MhB&#10;J4ixIAi2f+gr0j8/TM5xSLv3719ux5XaWS2jlLrBEEFQTNZp8HSZGsLgqW1lNlsRKrOxajgmpKGE&#10;TYlAoZKDjgBHBuEVRFcRRNhqko2kJq+9j9IyU1WwWhHwBGU1g6csL+rV8HloChk8cbaqOYKvU+Im&#10;RaDQyQHfKsn6FefPwORmEVxqRTSnES3n0ozN/SnMP0LFgRABz6BsdhLcNpW6w+CprUGtq2LTML4c&#10;G1IVGyBQ6OTAmGECRelWlGvxT6EMKO2rPEyn4g7Qin2vUikcUCoTa/fOwszMDOS4LC5j8LQTLVnm&#10;3taopxUlAkVCDjpBHAFBsAfPD6hCmb17NZwEgthPkWe/QiQpuHkrHwy3zKFsM+muNYdRFWQGFyx8&#10;dalCvwmCZmbxIiMHnSDYzHoYfueI1oatnHgSj2g1h06u+Yuik45fzWZtZqCt0Lb0TAfsGSLogXpj&#10;RJv7A4hhtaiSkjc3AkVKDjpBfAqCqIbfhWwgQvzCNRPrF3+7UzugFAxyau5RKYLWMeHGJ8fQQ/Wf&#10;pbLBPByGSxok1dWlYbisI1jk5KATBNtA1MHvA0WgqxnelB5D4BFOllMykB1AhU7WRV5le1mOCB4R&#10;VJW63TRStK+fY9WwRVRJyZsfAVOQgw7Tk/hZA7WjCGydq/emIzE7afXhuZjc5ZWBlAh4umx2hux+&#10;N09EHI1SIk9IgvCrIgpK1joImIYc8O2ThNXDo4Dud9QqIhAOaPIKHbm8m45e3oJkOSpIjAh2LOtA&#10;FPByIbWRIZt95ITKIowbZ8lWxYYImIYcGFuOTAyCGIBfv0cNMoq3n08AjW6ziJ5dc5s20fnfyoLS&#10;GHqc5DgBmaseaTgZlqdCcSE5zPzbxt6ipKyIgKnIQSeI30EQY/H7QhFAyxWvTsOaz6bpG/uSbyCn&#10;2TN8+SHyGtvJpiCgTqXQ+tSlBnOyUJkHMj8rpKGELYWA6chBJ4hFIAi2nhwhgma7yt3oYJ0n6dtD&#10;s7Tzh8wsDnqsSm4I8FlDouMKDWgyhgKKCZmanMIzFyhk7Y2AKclBh3wcfjZCbS8yBP1ufokOxWzH&#10;+cM2CkFMSrW9yB295LQrVB0u2Z2rCUeT5riQvK1QxcYImJYcdB8MDiSwEdVwNi12L36y1QKatKYL&#10;7B9S9BBzNh5Bya7xqiE5/QquLp8ARrwNM1z+huQSw9JK0LIImJYcGFH9gPJx/LoS1ccoypVCa9Pg&#10;ZtNozpbHYP8gnAjc6GssLAdi0AK5NCX2VREsb2BcEgV1lLgFETA1OegE8R3OH/gufbIIvp2q9aG9&#10;F9fR2mPLkEVLJcm5Hjs2FUtOS6JudUeLrqz2QJVN3VXxAARMTw76GLyCny1R7xYZk8FN36BDlyIp&#10;Ovk4BSG0ujp/cKKXlBZPdSLa0S2VOXuAUHkTq4YUIQ0lbFkELEEOmJAZuoMWnz9UNYp2MO7tR7Sc&#10;p2XRyshKR5h7wzsTo6+wnJwW/i3DgVXDKOAhdN3LLtlfWK7DqsHSCFiCHLh3IIgzIAg+f/gO1XC7&#10;65duRw/Ve4ZW/DkF8R/U9aa2aghvRa0r3Ss6aTiQi3LJFkXNwvKGP2Rm6CMm508giGloC8cvM1y6&#10;1x9Hey/8Sn/HbIV5Na43PTT+A68aUtNT6b6bniQfL6GhZ8eqLw0DrgRtgYDQDDFJj9k9+BbUzkbb&#10;w1d1j7eYRc/x9WaG57p3JyEHRe3wFtSmknDQWF41KIsyoxPOJnKWIwdM0jSsHjhI7QbUckbHoQpS&#10;7PW/+VVatP0pWE9yeHujmvaQc4aaT6J764wiH2+hYV8PBDhruioehoDQLDELNiAIDjHHFpQfi7Tp&#10;zlpDaOe5n+iPcz94XP6LJNg11IpojVDzD4hAxrLT1apBFDJ7yFuSHBh6TNhPQBC8tXhMZCiGNHuL&#10;Jv43EtuLZNE7fpHXmEoWiwasGlKxasBZg9iqgW+H+ABYFQ9EwLLkoI/VePzk+OkNjI5d2eCq2vZi&#10;XuRjWno9T9he8HaielgTalupm1GYsuXYGjJDVEnJ2wMBS5MDJm4sVg/subkG1c/okHSp0Q/bi//S&#10;1jMcvZrPH+x7AMFnDUmORLrr5qGiae3WqVWD0RllTzlLk4O+vVgPgngDv78gMkSDm06l/Zc2kSMj&#10;UcueZdeSCucqjtfQvqqwNSR7XtqXNe064G7sl+XJQcfiNfzsgtrOKDYRQRWpX+OXEZx2CEUEYnuB&#10;/+xWOOflFVxf9mk0DPEagkW6t0mtGkTgsqesLcgB33Cp+vaCrzdDjA7VbdX70Paz39O2Mytxe1Ha&#10;dsFpHTh0LV+8LrETmmDhVUO6oI4StxkCtiAHfXuxBwQxBb9PFxkjds7aH7XRdrcXzihPCdS9/gsU&#10;6GuYLxm6HajfiGCoZO2JgG3IQR+e2fh5F+rtRoerFLYXfRq/RAsih1N4EK8ejGqaW44tQUvhZqZz&#10;DeFVA9s1cKIaVTwcAVuRg+69+RTGlH0BQo2O7b8QXDXy9De0+8LPyNsQYfnthZcWUTqW7qg1AqHy&#10;wo3CwHK7UJUPhQhiNpa1FTno24v92F78G7/PFRm3QdheTPh5M6XjG9dHLGyayGsKRZZzXpbwL0Nd&#10;aw4Sfd9c5XkpCpl95W1HDvpQvYOf7JN8h9GhqxBSi3o2mETv/zFeN46y5v7CCyH5E1Iv0921R8FF&#10;vbLR7rMcJ6dZIaKgZO2NgC3Jge/n9dwXfCVnOFPLPXWG05ZT39LR2EgqjkAxVrzezMxKo8BiYSAH&#10;Dn0hVBYAtytCGkrY1gjYkhz07cVfIIiX8PsMoyPIMQ44MO3zv3RF5KgM0UhJRl9TYHJs1xCP7FUd&#10;q/aj8iGcdtRw4TwUHxqWVoIegYBtyUEfPT534OAFtxodzVrI3H03VhBf738b24tyljqczKJMnJf4&#10;01212aNdqPCq4bKQhhK2PQK2Jgc25MHqYRRGcTOqYRPB7vXH0zYYR8UkndAzQZn//IFXDYm4oWhc&#10;rivVCm8mMnHPQ/hdEQUl6xkI2Joc9O3FXhDEVPz+qtEhDfINpYFNptLr6x4WNTs2+ooCkeOt0J21&#10;hDzYuR0fgEQvFkiD1EMtjYDtyUEfHbaafAC1hdHRal6+K3Wo2oc2nPzYEp6bVxA4tlZ4G2pS7l9G&#10;u8hycWrVIAKXZ8l6BDlwrgWsHp7G0P6GarjP/Ro/T7vP/xem1ZxWz7BHeKHPIC1wLOwz7qo9TPQQ&#10;9Qtgw+ntVFEI/AMBwx8Uq2OHD8EGEAQfUDJJGCpsJ9CjwbO0ZMdo/XDSnGcPHMylSomGosFcOMw8&#10;24OoohDIEQGPIQe99xy5mo2jahudD3zyv/Hk13QkZjMVN2HWbi2YS1oi3Va9P4K5BBjtFst9C8Lc&#10;JaKgZD0LAY8iBz1y1EQM8VdGh5ktDgc1fR22D3dQJg782G/BTCUd2avCAyvCtqGHaLPmiSooec9C&#10;wKPIgYcWBPE1thec1s3wp4mvBrvWHEKrD89B1u4ypgkrx6sGdrC6t84AHJqWFZm5fPbyu4iCkvU8&#10;BDyOHPQh5tUDR44y7LLYo8F4ijyziq6kXSI/n0BTzJTMzAxctYaCuAaLtmehCgEnCpnnyXskOeCD&#10;cUwPDDPH6JCHwJW7V6MXaM6WweQfGFTkfhdOU+lYale5J1UMrWO0Gyz3J+p3IgpK1jMR8Ehy0Id6&#10;IX72QjUcd7JTtd607sQX9OfFXyi0iA8n2SnMC74gd4gbPS0BOSZ55nRXvRZBwGPJQU+rNwFgrUU1&#10;jMOAm1+mSb9sgmNWOmwKfESwdqssZ7CqG9GW6pVuI/LcsxAWyhIm8nAlay8EDH8o7NVtZ29AEBux&#10;veAVxEij/asW1pDuqPkYfXPgbYSVK18kjll8EOmA0dNtNfpjc4F0VsYLm0pHGxdXkp6MgEeTgz7w&#10;7NbNnpuGI6M8VG8sbT79NcK+RxXJ4WRqejJVCKlNrSveJzJ34yH8voiCkvVsBDyeHPBNegmrh+cx&#10;DZYZnQoh/uHUG4eTszYPguVkYKEGpXXmooijbnXHIqp0caNNZrmVylRaBC4l6/HkoE+Bj/CzH6ph&#10;r6Vbq/aitcc+p7+ifkUQ17BCu71IR6SnEP+y1LlaX5HZmwnhpSIKSlYhoMjBefaQidXDs/i1I6rh&#10;3Hj9Gr9I//5lPUKspOP7vOAPJ/l0gVcNt1YbiPiQlURm73oIc8ZsVRQChhFQ5KBDBYLYCYJgk+Jx&#10;RtGrGd6EuiCs/Y9/z4flZMFHjeLrS28vfxg9DTTaxGw5Nnri1YMqCgHDCChy+H+oXsc/H0KtbhTB&#10;Hg0maJaTqRnxSMgr5Phk9BVX5djBqm6pdlQnormI7kEIrxJRULIKAUZAkcN18wDfrjFYPXC2bj6D&#10;MFTYp6E73LoXbhuJhLwBBZaON/v6sgu8L0ns+vI9ZfRkaCiV0A0IKHL455T4FP+Ls8Gw74Whcnv1&#10;gfTbsc/oROx2Ci6gkPacFLdc8RrUoiJn+zNcYiD5mWFpJagQuA4BRQ43TAf9cPI5/O8NqIbCP/l4&#10;+1BfXG2+/Hs3rBx4ay9kmJTvhHQGj42H8dUI4viWAuVL9OekgLwSVQhcRUCRQw6TAR+obdheLMKf&#10;OHK1odKobEe6pfLDtPHUCioRUMqtbt1sqh3kWxIBXQYYaosulIGfyuhJBDEl+38IKHLIfUK8gj89&#10;iGr4zvCRRpNox7kfiHNV+nj5umWqadeXCB7bumJ30UQ166DKCYVVUQhIIaDIIRfYsHqIwurhVfyZ&#10;fS8MlfLFayLwylP02Z8vwQ6hLCJHuSfmZFaWF65MhYyeuL1LVcwGQ8OmhHJBQJFD3lODl+WPorY1&#10;OoO63TSS1sOtOzb1JPn7BBlVy1WOg8dWDWtEjcqwfZbhcgSS6vrSMFxKMCcEFDnkMS84HT1WD5Mg&#10;8guqoeCR7O/Qs8FEmrVlEAUEBrtkVu0MHnuFOlTpjjR3QtuUj9D2RDXlFQKuIKDIIR/08CFbC4Lg&#10;GAhsYGCodKzWg9Yc/YAORW9CxGp5v4uMzDQcbpam9lUMh7vk9iWgfmKooUpIIZAHAoocjE2PKRC7&#10;B9VgzEkvzWtz8to7cbGZKRpzQWuR8/oyTsu6FRFU0VgrnVI/gtAOiSgoWYVATggocjAwL/BhO4rV&#10;wwyI8gGloVKvdFuEi+8L46hl8LsoLXy1qYWBgwFrl+p85CFUPhCSVsIKgVwQUORgfGpwtizeWtxk&#10;VKVnw+do25nVUlebyemJVCO8OdUvYzjEJTdrLyqfj6iiEHAZAUUOBiHE6iFej1jN5tWGShmk07un&#10;zgjtajM8sKzh1QMfRKYg2lMHnDUIhoFbhnamGmqcElII5IOAIgeBKYIP3mcgiCFQud2oGpPDuhMr&#10;KC7lNELKBUMtf9uHdBxEhvmXpzaVOXqd4XIZkisMSytBhYAiB7fPgX/jiR1QDQWFYUes7vXG0+yt&#10;HFIOV5v5cAOn30tMvUydcNYQEVhepPEcBu60iIKSVQjkhYBaOQjOD3wAI7F64HiTw4yq3lq9N/1y&#10;7GM6cGktriY5nV5ucVe8KC0zBQlxg+g+GFMJFKYcw27mAs9Voh6MgCIHucGfCrWHUSOMqPO5wROt&#10;5tCLv94Dy8nTVML/n45ZfM6QCrfshNRYGtlqEVUt0cDIo7NlduAX9iJVRSHgNgQUOUhAidXDcf1q&#10;8zWj6ux3MaXTKnonciTtv7SJinl7kV+xAO3Akc8YUtNTcWhZiZ5uMwcxIh8x+thsuU/YmlNUSckr&#10;BNS2omDmAOfZZB9qw1ebnNPy1S4/0saTX9GOs7/S2cR9lJHJpFAbmatawCW7D7JllxZtbSwUOGu4&#10;KgoBtyKgVg6ScLLvgujVJr/K28sbVo/dtcpnD/yfD3JeulA+UweRLqCnVHNFwKVZqXDVvrH5YLKz&#10;DBZeIAofY/5cuT2enatmybxb6SgE8kNAkUN+COXxd3xjZ+hemxxYRcht0oXXXq86E23g6NKqKATc&#10;joAiBxchxYdzCwiCQ9pPdvFRouqRUHhDVEnJKwSMIqDIwShSecuxQ1ZjVA4rVxjlPF4yEMR0pTBe&#10;pt7hmQgocnDDuONDmo7VA4ezL4F6mxsemdcjONz8w3jn/gJ+j3q8hyOgyMFNEwAf1jgQBBtGcWi5&#10;B9z02BsfcwL/ozfetbmAnq8eqxC4ioAiBzdOBnxoY0EQ3fHIKagTUd15SPk9njcS7zjmxiarRykE&#10;ckVAkYObJwffYOCRL4AkftZJQuqa87pmMRm8jbpARZN282Cpx+WJgCKHApog+CDz9eZtIAneYnA4&#10;JyYJPpMwUtiRiv0lOJXdh3jWRSNKSkYh4E4EFDm4E80cnoUP9kr875UgCU6O0xKVY8y3Qq2FyjEp&#10;Oao13zrwecIu1N9R+ZryT+jm5r5ZwK1Wj1cIqCzbhTYHdBNnjrfwdaG9VL1IIeACAv8DG/YR+yWp&#10;A6EAAAAASUVORK5CYIJQSwMECgAAAAAAAAAhANuGJBW+HwAAvh8AABQAAABkcnMvbWVkaWEvaW1h&#10;Z2UyLnBuZ4lQTkcNChoKAAAADUlIRFIAAABRAAAAUQgGAAAB3Yh6oAAAAAFzUkdCAK7OHOkAAAAE&#10;Z0FNQQAAsY8L/GEFAAAACXBIWXMAACHVAAAh1QEEnLSdAAAfU0lEQVRoQ+VbCXxNRxe/QexaO629&#10;tEppUVWthK5Kqb0NVVstLaW2pJZY+rV2tad2UZIgQqlaQ4TUVhKJPSJBYicUEZHGu+c7/3Pfvbnv&#10;5T318qH9vu/8fv83c+fNzD1z7ixnzpxR/iPyelMhIpU4CjinId09Sb2wktLS0khNmO68QPNXFVIP&#10;dhN4enpSkyZNSA1/JWsBy0plDs3m10dPIlrjSZ999hmVLl1aMkt6iF2BgnkkgQoVKkTvvvuuZMKz&#10;NfwOeQzKyMiY5j9vKtGpGUTnQwy8/PLLftYsmVSjRg165ZVXyN3dXWocO3YsHT58WN6k5TDR7Nmz&#10;6ezZs5IR6Nu3L0VFRenPtpScnGxkzJUrl9FIa5pTcsMPf5lc8vRICJ8ZCB6geFuTspKaMEN4wycG&#10;QgY5yKwe/Fz7xHHjJPPVs3vlqy3uowzWcjClzy9K6qaWpO4dRO+88470BfX4cFJDq+lfzF0y3g5S&#10;Ut3dc0lN6AfAoZhox31ATVqsfVKG5dh38knVKxuRSURm0MmTJ6lMmTL0559/Ss3Vq1cXcPxDyWAi&#10;yaBnBIoVK4awGSOTEhIS5M8XX3yRPv/8cypRooRe4A38b9DKlStzciD8REZGSivDw8Nd+5Tt6it0&#10;+fJlecMaH5Ncs0Nfd2ax3vg9C/gvWtLXxcq/7cMfMna0hqPe0qU52YB6wEuA+KrBig+HzuntGlxg&#10;Ww1St9cky6E+xswBpKenU/369bVKw2tJF9OBtE8bKG2kEjO1ek0pli+3NimoW9vTgAFfU6lSJSj9&#10;TCjPNBNphK8v/bZ1NV0/tYPKlSun9TIr/pyl0B+LlQyuJr9Wmy3luBJQ5DqHRlOBuP3rpG/TOisC&#10;Ssvz9anMwHrpR2MZORiO6aWXXiL0VkxAiKNv8ewlcQCT0auvvioTEsSBNC72olbaOUmB3LlzG5ya&#10;ezgmLVS2b98+vbcDbzOc0+bNm8tdY7p79+79O3fuWFJSUlQGQktqaqrl9u3b8oz/8IyQiz2vlXZC&#10;PEjLNmrUaHf37t2jAG9v75iePXtG6vFvvvkmqlevXvvxzOkHEXKx17XSfxdhYsJE4O/vT/eDRXba&#10;bJYdQmWjRo2S2VlHtitN3+Kpzv5xWtbxfue0Pp3m1nI+BFG4J82eMV5W/nt/xEk30ZcGgK6FEa/j&#10;D8cpKlv44xht4ojpRYsWLaKCBQtKpTowcVDCrL9uPpoyYsDHNhMGJgYMPfwNYMHVJww64euc0/Qg&#10;JWNgz+akhvFMtPtdm5mI/6Y2bdoYleoVSqVxY0nVKrWd3T2rWWeVBQU1/eZkEK9rDXmqa05btmyh&#10;KlWqGJwalVlnIaQxeqAeg9Bc/Kkur0pq4kZq1uwD8ps1nT799FNZMGUG0kNrRTpKFZYKfbWaMqli&#10;4hyFvv76a8qXL6/+Vho9erRNhUb8d1+pDHlyuSlbOSzDyELVIiY9bVSm4/LpGOIxrs2Pwbz+b2jM&#10;sgugPO5ulC+v2zbO8wIjK/FQcI+NjQ2K2DBblnz1GI8S6/KPpd8S8b6m2fFzcHAwhaxYdIGLOa4M&#10;NG3atML6xBoSIuqgxKEaTJo0SbjEc9u2bSWEZsjTGqYxx2RfIScZ4MWfKlasKP+VLVtWwrx589K8&#10;efMSUNYhoUIOpALOSAEBATYVYtFCPEeOHBEIy5cvTzzRIs0p5WUYFd68edOoEFi2bJnNMyq8fv06&#10;4s4JMuG3ynTPWwKZ6gFeGgT37t0z0pDnl19+WWEt6piaNm2KJokKnpiYKIsVmjp16lTpk/Hx8dwZ&#10;yOBy8uTJR6WgMxozZsyGfv36HcB60aVLl8jWrVvvQ7xr166RxYsX38bLbQSe+/fvH4Pwtdde22At&#10;mpXQDxnGIs5x84DXVU9DBeX/bdXRR0mYre4G8Yfrr9BZjHGeG/aPU7z4L+idfy+BmQ4eCo0cOZKF&#10;YEv4GxO7VSvM/oKZXcIKxAoi+Q73Ibp3wTn+vCHMYm73760M4vjjZxbMefC6MWv6BKLkHRouria6&#10;tEYD4o5wM1qYheSXaDuwR88smBv5pSct8BtH6hk/UuMn8zr+rcSj9kdQhQoVhAnW1ujSmYMSh9I6&#10;c+ZMupjA28OjgwV0frnRDX5+VN0ALR/FzC30Y4YO89J9qLctdr3FCkdPiQ8bNpTc3NyECR1q3Hgt&#10;3McqwG8NMnHiW4PZ5f1kI+w6szxaVY8XFfLp3Upb6nfUtVVa7MF5sOBCs0TIVRiAxolQVxnMIP4a&#10;+A/CsG7E/5rZu0uU8reXKvRazUo2KoO6uASpm1sRHZvDm/ZFrBANITWqayaTZ+ZRvXr1yHL2J5o+&#10;fbowat1dawzubeaQSfWXClr9O74g95was5y/OnhxSunLlOktedTemW5icPkLXElPTbliqPt8Sd3Z&#10;y1BZdLUFqyddiaD8+fNT3bp1KePiJuLdhCzDKbHzNaY2VjHqtQe/XmdyNKMg+HFG7rcWK+cO/aAQ&#10;DFUorPoXpfXrQqhhwzf55bWoZMniUmHOnDnp/fdZczExi2fRs/CMl//yDnl5eUka8lOg7RfSkcON&#10;Q2bQPZeyiev+mPGXiwCWpmq3AvPcPTQ9c3foDFBgdCbfeuutTCaBnxsQzeWVEfEr+2VHmS9fPmEs&#10;lb9WLnziNXlQTygD+2BsBl1aGrHmVjsXXOZy6MRSYjqjHc2d49zPjLUatjBTZoSU4HSeR6/+RrfW&#10;elLpkkXIElqeihdy287v0JlzvlF3RmvXri2kq4DYyCPEZh7qIOIbNmyQTT3i2NhjoOj5gcQz8bLJ&#10;N6dh725+Zu2EvvvuO9g7sjdfmvVUR0wCPXr0kBBMQvGtWbMmHT16VNLw2XUmO3ToQP/y/cJg8o03&#10;3uA+3lDiMNrw6z7Q3uoimXVfVI6JOk+ePKK26uk6zNYM6MUIoTDCsoE4ymFVgoUDz7DlYkOIeEJC&#10;wm0OGzBcJ2bmaQ6kouXLteWMFUqDyT/++ENCwMwkthQIwZTOJLa/r7/+utEAmGKgfyNu1cFtjZAu&#10;kFuBAgXeXb169YmLFy/e471NAktz7aBBg9by/Le3c+fOYm3hfhnN8WP8Sc9/8sknybzTvdG4ceNr&#10;rIof+eKLL3Zzl4hEHmfA//yuJtors0HJycn09ttvU6lSpYx1GXsADJLChQtLP9y5c6fsn2DPfeqp&#10;p8jPz08G1LfffktfffWVTDlPP/007d271zCuY85EWLJkSQoMDMTcWJWRPeJPmgZzL1YQM5MIwRQ+&#10;Gzp+1apV6dlnn5W+hoGFOO98pDEYwagDhMaiLDY8CNEvrRsaW1Oyi4SpoQ6jFeN9RktrHEC8NaMF&#10;4yNrmp6OEOkYtXjG5zSXxbSjx2E9L834PyZapbyHNRebryDehGEzhk0Z//VABeGJUMZypaXVeiYW&#10;NhwiQG9sW19TFDi9pGT8O0gNyWTOnrBjbN/AYLKUFHiSlBGkfJTJXKYp1gyYaeXMNJPJx7fRN1PG&#10;Vo8mamhtjTnenjrctloxYvg3BIX5iTGZ8Wu1D7FDFN0wNTGr7dkBhnj3I5z+YH/EVTw+JtUdDZrS&#10;zwVFOaU7cdq+Wt9PX2I90X4/bcLAvt1kT/7Y+mRGWMMW6nar5K5tJ/V8sBjbAd3SB5iN7vbw6d+V&#10;mtV5DEzSNo9WFoO5bdrGHxt5hAykIxugnhgpyx3W3a5du9LmzZt55zjU2Pj7Du5GH7/xCJlkqbU0&#10;mLu4KvNIEsARJEtm6dKlNkzaIyXhZ+O4Ehjl3enRTEE8CTe3/FpWXq4m+We1SMT0InVXI4lT8m+i&#10;A3IxA8OHDaV27dpB5be1SPzmQaMGedlL0rWBowYrTaxHIUSnf7S1Ppix/2NhsmfPntIQ8wYfuHfv&#10;roRZNvnhtci3fztqbtsnH45JllxTayGi2H9pFR40WR7ssed9Wjh/tjAIFC1a1GAQ+iPCjNML7BjU&#10;8E2fVgTTzENPQepypZz1vIeZ+147uQ6rSer2l0mN7kmWw3057JGFySMHtsgmSeURDiZ1vQ84Exfl&#10;kDkdOJd66yWWdqByn/M/eO2G5GBXgX0l00rgRuqqOtx3+jLTS7nPTSDLwZ42DPr6+opSqh7+2pAk&#10;qgPq1OGyDhhDo2mOm7yjXs1KBDvS2y+JlSwfeHFIxqc1mGNmg1mKe3w0W07MZJ4u5pAa+rFmVVjb&#10;kDfsO4Shc2djxaaoM4h+iboAe+YoqLDNO+CNgk+9aZhymPM7PyDKwuD8vKSuf58oamymsWkHS29j&#10;c8MMcu7Yb8KQ5fhPEuLzYg5UkwLozTfftGGQAm0Z0wHjVou6Ci0boMRy/vrgxSHdDVBuli7M28wp&#10;1sIL8pO67m0eraMo8dQh6tz5U2rZshm98MILRBFf0dQpk+lw5C6i0PbCLBjEdENLyxGt0+w5tWrV&#10;ousnt2Vhyoz8cKpg4eTJpaxhNl7TuHFAZYorzyMjLFNisuM+gk/s4VGfX1afN0lVjI04GLlyPNSQ&#10;JO38UhiKjdlDtKyqMHkrMVLSsNHatC7EIXMlCyl0aDJv7GcqqVzvLEY58OKM3PPlVtrqnzplaQ0J&#10;cQyqOyKZAdMG/T5CY/DwLGEm6cRe7dm/GFFwLWEc+dCwrl27ZGEukcPrmmtJMAOb+r/0B8Jeoj3M&#10;ZzCjcfyBOBm5VWPogjZY6M75TKnOzamZ6jiO815sYek0a0DMVLkiCsVMy03JS/KAuZWMtgyH/i+O&#10;qGCxQjk6wc8FZ7n8/EBQWEfq06ePxuCtU5k+M8B8ZopDHP7BVELzFapcQqGdk56mC4ueusvlXWZO&#10;p4LPl3PvCltfvjxudHqlnc3QjJOzMu2He7pltSEGciOu8mCK7E/tW3gQbJKnFjx7h9+RbeYUi8Uy&#10;5datWz9G7g3dDf+2KVOmkBpnPeRmWA50zTz0BpKWaYfeiQF0f1cLnrS9tWfg3EqieD+KCF1JMXvW&#10;kMqKLu9ZDvJr2jEKyAtdpRkzZohtr1OnToaX0o0bNySsVq0a/Zl2S+LNmzen3r17S1wHXP9unA23&#10;SYNJBOXMaadPn8YaXEJ7o4v0IAYB3Z3KzGD//v0NS2xqaqqRF31vx44dBoNhYWESWg1L3Rk4TneN&#10;/orB9u3bSwgGMUBgefXx8ZFJHOkpKSlG3uiovTR72giDwTt37kgI7ZtfNZVRVF7qCoFBmNrsGUQa&#10;zGucRQDGmjVrJnEwradz/zWkCabPnDkjDKK87iiJgyIOZzCKM1wjbLw5oI8++kic2jCHXbt2TdJ0&#10;kxzwIAb1eKVKlWACNp7hY4DQulb/i/EUwzVCp+ZAGNRtgzqDZi+8h2Fw1apVN6pWrQq/mCz/McYz&#10;YCd3jXQGsdjrCij6DkIwrG83zQx6eHhICNy+fduIYy+Nfqo/2zE4k+H6J758+fKvHBgVwTg+ePDg&#10;44iDwZiYGEk3M6gDXSAuLg4aspGGwaTHHwmDTMU/+eSTWfHx8XdPnjyZ8txzz+2sXLlyYL9+/UJh&#10;DOcXiotJt27dDnXs2DHey8vrKgzqQPny5ZNY8vtgVDcb0B2B34NRnC0G3dLS0lJ5ulC3bt26Dw6Z&#10;8MTRPXTwjLjupGn23rHG7yOP/owQ5fVyABw7+T0wA7u+1KmqmocD2VPAb9jb25vWrFkjkytGH/om&#10;RifOSLgB8rlg8cdxLeI41IEeuHHjRuM04IMPPqAffvhB/Jiw2kDD4bwdGK5P1Hv27MHmhZKSkmR/&#10;MWzYMFmukKYziOMK9EGWjqRDidUZxEjH3IeDH8yDOHdGX12yZAlNmzZN8lgZ/Jbhurk4PDw8LwZG&#10;kSJFxGKK06L9+/fT/PnzZYsJiUCamHh1BgsUKCAjHoME5ySQIhjkvitx1AOPxE2bNsmZCvfn7DPI&#10;lIMna58hQ4YcKFu27FZexg726NFD/HYB+PTyHPk7p4lvlg6eTg7Cv5cHyx4uE83dwyaP1S/YqIff&#10;A4/GbBvcsZFuykBHxnkHzkbMZx54hppuTkMc6ciPM5TmDOQxlzGfldRjuHZcS0Ssq2vOYxyaC9un&#10;ZTFVWP9zVFYnVrEdpv/zieYp+S0hShA2bY6QtkxZOa6TUoyzYmP1YDvO/xupwUoLCMkSrJB/H81E&#10;xMk2QBr+Qx7k3Txc6cvpWIRcu7nyv0YZK5RWEAiOhrwaaMLCJoK3bTyabAlp1tlTjolQBmWtrm6w&#10;MP53Dr/skt7zIAi4hXKS9arDw5Gu9ndgwevCDB5oI8z/3aGeEVqvGRoMY327NzThjRgxjLtZGtH9&#10;FNfAZUaOGC514G7Zfa4TdQdq17/+94SZsa1BU5xJ4nTN+3NPOQMfNmQgUdpFopRYxolsgstyHcOH&#10;DBJhNq2liJ8whGn1u/zvF6a6On8TnIpQaC36ooNmNPabMZko9SzRHwfkqJKuhj4a3D5O3v17iTBf&#10;f14TJN79XyvMjK0ezfWeN7Crp+wJBvbtSnTrMNGVDba4vJ7o3BK6k3xKVG+o8NgYJV85R3R+GVGS&#10;v2u4vkfexWzQey9n9szl2qXff/4ClLHdsyWEh6Pd4b20njd31jhu2C5Szy4gFWeCp8aTmvSTDTZv&#10;3iRD3GwLAmCCkTInx1Dq+W10LSGM1CubtHJn5pAaP1X+kzx2oEvraOhA7QpY63qZC5D1/sI/T5gU&#10;7tFKhBfmSaP7aMJb8ONY6WXqqcmMSZnA4Tyc4o8PM9JuXoyRMgAc51AlAAsgtuP6LtcZcCtfxZ04&#10;1GuDXkSJC2mkdxfJBzXKUI18/iHCzFhduIUhvN6aEBb6cU84F0TqMR/CXWfHGEzq/raaz3v8FDqd&#10;EMc9dT73si10YNcGOnb0iOHw5wiwY0RF/k7BywONfIej95O6j+vb29QBPuSPNZFGe3eUvGZhWq/r&#10;P/k5U7Ue20NVafO6IuaEhTNHEp2ZR+rBzx8ekR1J3VGb1Ig3+bkbUcJUGjJkiNErYTji1zkETBnx&#10;0b9SwOLZ8gxTh+UIfyC5O+4E/C46PpxGDvhYyrRm3tEGtMV6M/7xCzMjRGmKFU/ll77PkzYn0dC+&#10;bYhOjGQG67BQOokwXMa+FtzIV0g98AkNHTrUEKIOs4ORPUJDQ8WdFfEePXpwD2+j1fVA1BKeh/XT&#10;PJ3RFrQJbXtswsxYpjTB1wKgPnASDez1EdFJnofsGbT2qmyByy5ZOF38eCG8tLQ0Q6gwk5tt/GYM&#10;GDCADhyAysQLD3q2PU8PAPHCNIjbgnp01Qjw/0rupD0aYfJOYBcqHdhMY3hw1w+Idn5lc4SdCTdS&#10;FxQkNfgFUn/rQpbjY8lyagpjMlliR2kOMI6EZ8adM3JMDk+x9JunOO1zunr1qtErMcTNDjI6pBfu&#10;aexQUA9EWA2iwKe5TX2kbVLXu9wWbvPFBUocP8PpGmdmrt/9ALEAB6CyEW01Rq9s8RZBORTe4uKk&#10;rn6N1K1epP4+nCh6ouZWEhtAFLeMF5PZ3MhBpG5uS7S2EanbPuIJv0Pm5Sueq1aFBIugcBvnVvIZ&#10;LjNITix1AZrx3HPP2QgRQ1rd39qxoOyxuSrRwjwO23GV24j6fLnNaPvCL+X6EQyqMKy6LsiMYGUu&#10;KqrznMaoZW7urC+ek4PUpWVIXQvlmheHyDGGT46BmB9IPTyNhTiQ1C3tCLfuDT8IK64dDzUENGHC&#10;BFG4sQLjMj30R9jO9f/HjRtHVy7ESxy2dfAGpB3n9zgS2tbqPDpKGp5RD4LKbURdtSvxM7d93VDx&#10;/fmGAS9+515UzujCXOVTVLTKW2Ny3ZdZXyr+QiteJHU9hlIPogOjWXDcC08spCtnoikiIpwOH9jO&#10;as8m2hO2ihIPbc70fgF2fkFJR8Pl4gUEt2rVKu6hw+S/80lnRVANGjSQEzvokNdO7+We250/Sn8K&#10;CgqS/3F1EMP/StIhol8rEy0rynw5+OAPgV97a21Fm9H2Lxsr+/gZhxcY1oUYLlP+xNnKfFR2dKp2&#10;iQ03+u5MM714Xl5SAyvwUK7LDZtKPy2eR/37f0Xdu3ehVq2a03vvNaLatWvSs8+W5rkup/QqNBon&#10;za1bt6b169dTRsyPROtsbwHStk5yXKT3vnlzZxNtZk0A7/QvruU5PEPmQj0PjtlxIhR/KIJofoFM&#10;Hh8SpZ/S2niE24o2B/ZRElkGgQwYgGswcGbnMmFVKlK+mPLOHX/lBio+NVP7UhBmin6X8+B4mjTh&#10;e27EC1S5ckXWGytRpUrlqHTpktyoAlm2cwB6Fhq+Zs3PRHBqNAsQODRNdiK6gMSZTP9vaVntvXAu&#10;W/sW3Y9fTd9//72RF+d1eOf4cbxr2tjCRlCOUKqQxhPahjZeW6Tcy+eubOW0IAZ2NnDlw4WxbK/S&#10;KAjHHdxf8kpZmiOdVuWgU344z1PkemaFZ7V7pdkBdhxo+KmYcFshnt8uB526YGz8yXTM16560up6&#10;mWl/psgpLKYA/eNJ+aN+NoLL8NN6HtoQNysHoU03g3LgaBlXReFNhRuZOE2rzHB9LnRCWJlwZljN&#10;3V359NaKfLfUX56ifT8UoNy5HAvIFeAQliL6cM/iBv/SiCjtGjVq1MgkxHPaf/YIqUM0l4WwiNWU&#10;tR5GetrFg1IOp86DBn5NtKI6LywK3eShWrGYIjzvnVyA0IarAQXv5XKTngfhjWPAHQ1XWtF5sqfa&#10;/AUZwixXOkeXqwFFr6qbnqGwCcUob27ty0PdgABcRXR0tMyRLVu2FIcaHW3a8Fx4M5ZoAwvIGVZW&#10;4LmSe9mqKvRH8iURIOo8EsXzI/+fvKA0VSmpCI/gFTzHLSmcWrigWxjz/MSEZ0+6MKvXqODe7XxI&#10;xUuWbVUodFIZYbRoQYUSoVKEcC9xFeuKEYWzGpQdrCmk1RHGQ5yfUzY1pPYtPenddxrS/qAWZAmv&#10;QXGLy6eUKCyXqOHbimH7xIWnXLhwIX94eDiNGTPGAJwurly5Ijqcnob43bt36eDBg0YablncTblB&#10;t08F466okT5nzhy6f/8+rVixQhYJPV0HnOYidu4g9d51uh39HaXFzZd7L/b5dOBKM/Mp77P/b+LE&#10;ibhNrN64cSN9+/bt4wsUKPDkrTi42qy7KuqARyAujOtegQDi8A40Xx4HPvzwQ1JV1bjtDsALC/6X&#10;ODLVPQQBxO2f4XGjqpYst+HNgDcOBGnvQGquC8AV6+PHj8dws95k4Bw7J9r42AmX2P8TIaJh8G96&#10;GCHCf+rYsWOGnyiA+S4lJSWLEHFrH/vs6Mi9dOxIVBYh4ugB5fSb/ABsk3CO5WZBocaFeagyj5/+&#10;EyFi+wb/LABChDsU1Bw0EELExSrYCnWgXiw4uC4EkxgEDCE4EiI+xO7du+VKOixA9kKEdWjt2rXy&#10;bix+uBkOnZJ5hG8ifF/hMJQt1z6XCULEAToUZhhD4SvWsWNHESIYBOMA4hCiv7+/Q8uLGcgL3zF7&#10;B0y4skZGRtqkQZhwvMRQxHYPwgYf+BgA9tPx8fEyFyMO6L695nrwTpzjeHh4RPDzJMZ7DNe9nLND&#10;uhA5agCqCL48BKungXEwyXOokYbzEghYf9aRXSGa0+F1eOnSJcuRI0fuxsbGpu7bt8/mf/Q8lLM3&#10;8t67dw/haAbmxWztj10mCBF+nhw1AL9NuPSahYjecfPmTRsh4n+4VNr3TGdCxDwXFRVlk/YgIfKK&#10;nM7D+TLzcsGZEDFyzOnXr19HOI0BX0B4nT1+8vHxKXTu3DkbRiAUs1kKaNy4MYR4316IEOykSZNs&#10;8joToiPAgIH5016IZmB+tBf+XwgRvthPbk5kysUNqc5DJgq9D5YULBC4N/r888/TiBEj6OLFi9S9&#10;e/fD3JMOYGGAdzEA601ycrIF0NMAzJvQE1euXGmk2WPhwoUy1y1YsCB19OjRN3C+4igfgMXs8uXL&#10;NmkzZ86UoQud1JwOXZbb9MSFCIJZqCIDLrQ+PGnPYvzEWMbPsH4sYuCuQh/GZwycWfzAmGOFHwOM&#10;I5zNmMuYz1jKCGFsZIQzdjF2W0PsMnBLAHVDJRnIGMWYztDrzQ7AB45OoeIUYTwZIqJcPPyOYi7E&#10;qgfAqBoRESFDBM8Y3mfPnpUzE+xeypYtK/MWrDP4H/lwaQlqD+IA5rvixTOtQhi6sHRjBe7cubOk&#10;BQQESBl9XsWu5JlnnjHKQPfDqMD1nV27dkka3gejLnROPGPXAl99GIO3bNmCD9eQgbuXuRlPhuCz&#10;z0NSGGrVqhV5eXmJrtelSxdpHHz48R92DvpiA0HARAXFGc/wvYG+h7kQcyJcSeA+r6+eyA+VBTop&#10;VnXolUjnoSwrP08X8kHq1q0rdUBoqBsE/Q9TjD7HYluKEEMaIT4sBIt7AZyGu3o4AqjLyN59veyQ&#10;vRBr165NhQoVEuUYQsQdAfwH5RZC1NUaXIqA4guDK5RxTPYQnCMhQsFGb/bz8xMh6he4oV5BiL16&#10;9ZJeh/qdCbFp06ZShudR4UsXpu4YACFOnjz5KMf1I4BsXxHIDuVISkoagx0CGMEdw0OHDqnnz5/P&#10;wCYfrsEYdrhKhUZjNceQXrx4sSwOyA9guHFvVCEoID09XXoeFidunAw7CAhGCdSJRYE/3v3t27fL&#10;e3HmjAWEV10L6kcdoPHjx8v7sHPBcEfZ5cuXi/Lv6+tLvCjKNIHt5/Tp0/82IYKwz8Ql8y8Z0Phx&#10;pxu3oiYysIhgwv6RgcUD/wF6HCH+A5APehq2Xvp/ZpjLIj/yof7J1jj+Q/kp1lBfsPSyejksYGZ+&#10;9DwTGLg0inOUR2bFdoVgQsLXg2oAkxKu2GLrpD+XtoaOgP8AnOmiHEJH+czQ60P9UIz1MiiPNGd1&#10;oNwzVtjzhDLoENA4XDCHKcq/ASrYmiQfqe6/AAAAAElFTkSuQmCCUEsDBAoAAAAAAAAAIQAUwVBN&#10;zwUAAM8FAAAUAAAAZHJzL21lZGlhL2ltYWdlMS5wbmeJUE5HDQoaCgAAAA1JSERSAAAB4gAAAJsI&#10;BgAAAL6zmB4AAAABc1JHQgJAwH3FAAAACXBIWXMAAA7EAAAOxAGVKw4bAAAAGXRFWHRTb2Z0d2Fy&#10;ZQBNaWNyb3NvZnQgT2ZmaWNlf+01cQAABU9JREFUeNrt3StyHFcYhmHDQEHDLCFLMPQSBA2zDa0i&#10;UNDQ0NAb6Br3AYIqsVEmQIaGyUiuctnOXLp7zulze8BTNUzV+sFb8+kyr25ubl4BAHn4JgCAEAOA&#10;EANA8babzRshBoBMduP4+enu7rUQA0AGf4/jwy6Ej0IMAJlCvPfvdrN5J8QAkCnEu3H80sJE7agA&#10;VBnilxg3MFE7KgDVhriFidpRAag6xLVP1I4KQNUhrn2idlQAqg9xzRO1owLQRIhrnagdFYAmQvwi&#10;hPdCDAC5QvwtxtdCDAD5QvxY00TtqAC0FeLKJmpHBaC9EFc0UTsqAK2GuIqJ2lEBaDPElUzUjgpA&#10;uyGuYKJ2VABaD3HRE7WjAtB2iAufqB0VgPZDXPBE7agA9BLiIidqRwWgjxAXOlE7KgD9hLjAidpR&#10;AegtxEVN1I4KQF8hLmyidlQA+gtxQRO1owLQa4iLmKgdFYA+Q1zIRO2oAPQb4gImakcFoPcQZ52o&#10;HRWAvkO8txvHWyEGgEwhfrYN4a0QA0CmEL9M1MNwJcQAkCPEmSZqRwVAiDNO1N9fPL8d3242bwCg&#10;ZM8TcsoQrz1Rf3/x8nApHwwAKrHmRC3EAJBxohZiADhkpYlaiAHgiDUmaiEGgBNST9RCDACnJJ6o&#10;hRgAzkg5UQsxAEyQaqIWYgCYItFELcQAMFGKiVqIAWCG2BO1EAPAHJEnaiEGgJliTtRCDAALxJqo&#10;hRgAlog0UQsxACwUY6IWYgC4wHM/hRgA8nm4v7//TYgBIJNdCH8JMQBktHSiFmIAiGPRRC3EABDJ&#10;kolaiAEgorkTtRADQFyzJmohBoDI5kzUQgwACUydqIUYANKYNFELMQAkMmWiFmIASOjcRC3EAJDW&#10;yYlaiAEgsVMTtRADwAqOTdRCDADrODhRCzEArOTQRC3EALCiXydqIQaAdf00UQsxAKzsx4laiAEg&#10;w7tiIQaATH78ObEQA8CKfv3NaSEGgPX872+JhRgAVnLov2sJMQCs4Nj/mxZiAEjv6CcwCTEAJHbq&#10;M4mFGAASOvURiEIMAGkdnaSFGAASOzVJCzEAJHRukhZiAEjn7CQtxACQyJRJWogBIIGpk7QQA0B8&#10;kydpIQaAyOZM0kIMABHtxvF2boSFGABiCOHxaRiuhBgAMtiG8HZJhIUYAC60dJIWYgC41AWTtBAD&#10;wIUumaSFGAAucOkkLcQAsFSESVqIAWChGJO0EAPAArEmaSEGgLkiTtJCDAAzxZykhRgAZog9SQsx&#10;AEyVYJIWYgCYKMUkLcQAMEGqSVqIAeCchJO0EAPA+RBfp4ywEAPA8Qi/Tx1hIQaAwxF+fLq7e71q&#10;iP8Zhj/2X/wTABQthK8rhPh6jQj/FGIAqME+lA8tTNJCDIAQZ5ykhRgAIc44SQsxAEKccZIWYgCE&#10;OOMkLcQACHHGSVqIARDijJO0EAMgxBknaSEGQIgzTtJCDEDfIc48SQsxAP2GuIBJWogB6DnE2Sdp&#10;IQagyxDvxvFDSc/jqAB0E+J9hL+UMkkLMQDdhXi72bwr7XkcFYAuQrwL4WOJz+OoADQf4hInaSEG&#10;oJsQlzhJCzEAXYS41ElaiAFoPsQlT9JCDEDzIS55khZiAJoOcemTtBAD0GyIa5ikhRiAZkNcwyQt&#10;xAA0GeJaJmkhBqC5ENc0SQsxAM2FuKZJWogBaCrEtU3SQgxAMyGucZIWYgCaCfE2hD9rfR5HBaD2&#10;EH+q+XkcFYB6QxzC1+0w/C7EAJAhxDVP0kIMQO0hrnqSFmIA6g1xA5O0EANQbYhbmKSFGIAq7cbx&#10;tqXncVQAqvI0DFdCDABE8R/8X5np7R8T3wAAAABJRU5ErkJgglBLAwQUAAYACAAAACEA+SdUZOEA&#10;AAALAQAADwAAAGRycy9kb3ducmV2LnhtbEyPwU7DMBBE70j8g7VIXCpq04S0hDgVICFxqQRpVa7b&#10;eEkiYjuKnTT5e9wTHEf7NPM22066ZSP1rrFGwv1SACNTWtWYSsJh/3a3AeY8GoWtNSRhJgfb/Poq&#10;w1TZs/mksfAVCyXGpSih9r5LOXdlTRrd0nZkwu3b9hp9iH3FVY/nUK5bvhIi4RobExZq7Oi1pvKn&#10;GLSEnV4s6CNJ3sfhiF/Hl3iu5qKQ8vZmen4C5mnyfzBc9IM65MHpZAejHGtDXq0fAiphE0XALoB4&#10;TGJgJwnROhbA84z//yH/BQAA//8DAFBLAQItABQABgAIAAAAIQCxgme2CgEAABMCAAATAAAAAAAA&#10;AAAAAAAAAAAAAABbQ29udGVudF9UeXBlc10ueG1sUEsBAi0AFAAGAAgAAAAhADj9If/WAAAAlAEA&#10;AAsAAAAAAAAAAAAAAAAAOwEAAF9yZWxzLy5yZWxzUEsBAi0AFAAGAAgAAAAhADW9x7CcBQAA5hsA&#10;AA4AAAAAAAAAAAAAAAAAOgIAAGRycy9lMm9Eb2MueG1sUEsBAi0AFAAGAAgAAAAhADcnR2HMAAAA&#10;KQIAABkAAAAAAAAAAAAAAAAAAggAAGRycy9fcmVscy9lMm9Eb2MueG1sLnJlbHNQSwECLQAKAAAA&#10;AAAAACEA5JAQReBBAADgQQAAFAAAAAAAAAAAAAAAAAAFCQAAZHJzL21lZGlhL2ltYWdlMy5wbmdQ&#10;SwECLQAKAAAAAAAAACEA24YkFb4fAAC+HwAAFAAAAAAAAAAAAAAAAAAXSwAAZHJzL21lZGlhL2lt&#10;YWdlMi5wbmdQSwECLQAKAAAAAAAAACEAFMFQTc8FAADPBQAAFAAAAAAAAAAAAAAAAAAHawAAZHJz&#10;L21lZGlhL2ltYWdlMS5wbmdQSwECLQAUAAYACAAAACEA+SdUZOEAAAALAQAADwAAAAAAAAAAAAAA&#10;AAAIcQAAZHJzL2Rvd25yZXYueG1sUEsFBgAAAAAIAAgAAAIAABZyAAAAAA==&#10;">
                <v:shape id="_x0000_s1113" type="#_x0000_t75" style="position:absolute;width:61525;height:18459;visibility:visible;mso-wrap-style:square">
                  <v:fill o:detectmouseclick="t"/>
                  <v:path o:connecttype="none"/>
                </v:shape>
                <v:shape id="Рисунок 9244" o:spid="_x0000_s111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HfxwAAAN0AAAAPAAAAZHJzL2Rvd25yZXYueG1sRI9Ba8JA&#10;FITvgv9heUJvujHYaqOriNBaWqitil6f2WcSzL4N2W1M/71bEHocZuYbZrZoTSkaql1hWcFwEIEg&#10;Tq0uOFOw3730JyCcR9ZYWiYFv+RgMe92Zphoe+VvarY+EwHCLkEFufdVIqVLczLoBrYiDt7Z1gZ9&#10;kHUmdY3XADeljKPoSRosOCzkWNEqp/Sy/TEKzPHrcbd5jT8um8PnSTdLnKzH70o99NrlFISn1v+H&#10;7+03reA5Ho3g7014AnJ+AwAA//8DAFBLAQItABQABgAIAAAAIQDb4fbL7gAAAIUBAAATAAAAAAAA&#10;AAAAAAAAAAAAAABbQ29udGVudF9UeXBlc10ueG1sUEsBAi0AFAAGAAgAAAAhAFr0LFu/AAAAFQEA&#10;AAsAAAAAAAAAAAAAAAAAHwEAAF9yZWxzLy5yZWxzUEsBAi0AFAAGAAgAAAAhAJdl4d/HAAAA3QAA&#10;AA8AAAAAAAAAAAAAAAAABwIAAGRycy9kb3ducmV2LnhtbFBLBQYAAAAAAwADALcAAAD7AgAAAAA=&#10;">
                  <v:imagedata r:id="rId18" o:title=""/>
                  <v:path arrowok="t"/>
                  <o:lock v:ext="edit" aspectratio="f"/>
                </v:shape>
                <v:shape id="Блок-схема: альтернативний процес 9245" o:spid="_x0000_s111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2z/xwAAAN0AAAAPAAAAZHJzL2Rvd25yZXYueG1sRI/dagIx&#10;FITvC75DOIJ3NVv/sFujVKkgFAu1pfXysDlml25OliRd17c3BaGXw8x8wyxWna1FSz5UjhU8DDMQ&#10;xIXTFRsFnx/b+zmIEJE11o5JwYUCrJa9uwXm2p35ndpDNCJBOOSooIyxyaUMRUkWw9A1xMk7OW8x&#10;JumN1B7PCW5rOcqymbRYcVoosaFNScXP4dcqONbfXyf3Onvbv2i/Du18Ysz4qNSg3z0/gYjUxf/w&#10;rb3TCh5Hkyn8vUlPQC6vAAAA//8DAFBLAQItABQABgAIAAAAIQDb4fbL7gAAAIUBAAATAAAAAAAA&#10;AAAAAAAAAAAAAABbQ29udGVudF9UeXBlc10ueG1sUEsBAi0AFAAGAAgAAAAhAFr0LFu/AAAAFQEA&#10;AAsAAAAAAAAAAAAAAAAAHwEAAF9yZWxzLy5yZWxzUEsBAi0AFAAGAAgAAAAhAB3HbP/HAAAA3QAA&#10;AA8AAAAAAAAAAAAAAAAABwIAAGRycy9kb3ducmV2LnhtbFBLBQYAAAAAAwADALcAAAD7AgAAAAA=&#10;" fillcolor="#c0504d" strokecolor="#f9f9f9" strokeweight="3pt">
                  <v:textbox>
                    <w:txbxContent>
                      <w:p w14:paraId="7E58AD77"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9246" o:spid="_x0000_s1116" type="#_x0000_t75" style="position:absolute;left:14087;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U/xgAAAN0AAAAPAAAAZHJzL2Rvd25yZXYueG1sRI9Bi8Iw&#10;FITvwv6H8Ba8iKaKK9o1yqKInkSrHrw9mrdt2ealNFGrv94ICx6HmfmGmc4bU4or1a6wrKDfi0AQ&#10;p1YXnCk4HlbdMQjnkTWWlknBnRzMZx+tKcba3nhP18RnIkDYxagg976KpXRpTgZdz1bEwfu1tUEf&#10;ZJ1JXeMtwE0pB1E0kgYLDgs5VrTIKf1LLkbB8PTVP+8e67GlNLkvT8l2tbx0lGp/Nj/fIDw1/h3+&#10;b2+0gslgOILXm/AE5OwJAAD//wMAUEsBAi0AFAAGAAgAAAAhANvh9svuAAAAhQEAABMAAAAAAAAA&#10;AAAAAAAAAAAAAFtDb250ZW50X1R5cGVzXS54bWxQSwECLQAUAAYACAAAACEAWvQsW78AAAAVAQAA&#10;CwAAAAAAAAAAAAAAAAAfAQAAX3JlbHMvLnJlbHNQSwECLQAUAAYACAAAACEAtnr1P8YAAADdAAAA&#10;DwAAAAAAAAAAAAAAAAAHAgAAZHJzL2Rvd25yZXYueG1sUEsFBgAAAAADAAMAtwAAAPoCAAAAAA==&#10;">
                  <v:imagedata r:id="rId19" o:title=""/>
                </v:shape>
                <v:shape id="Блок-схема: альтернативний процес 9247" o:spid="_x0000_s111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6gsxgAAAN0AAAAPAAAAZHJzL2Rvd25yZXYueG1sRI/NbsIw&#10;EITvlXgHa5F6axyiCkiKQaF/9AaFqudVvCQR8TqNDYS3x0hIPY5m5hvNbNGbRpyoc7VlBaMoBkFc&#10;WF1zqeBn9/E0BeE8ssbGMim4kIPFfPAww0zbM3/TaetLESDsMlRQed9mUrqiIoMusi1x8Pa2M+iD&#10;7EqpOzwHuGlkEsdjabDmsFBhS68VFYft0SjIk99juur/3vX0c5lvxjLdva29Uo/DPn8B4an3/+F7&#10;+0srSJPnCdzehCcg51cAAAD//wMAUEsBAi0AFAAGAAgAAAAhANvh9svuAAAAhQEAABMAAAAAAAAA&#10;AAAAAAAAAAAAAFtDb250ZW50X1R5cGVzXS54bWxQSwECLQAUAAYACAAAACEAWvQsW78AAAAVAQAA&#10;CwAAAAAAAAAAAAAAAAAfAQAAX3JlbHMvLnJlbHNQSwECLQAUAAYACAAAACEAWM+oLMYAAADdAAAA&#10;DwAAAAAAAAAAAAAAAAAHAgAAZHJzL2Rvd25yZXYueG1sUEsFBgAAAAADAAMAtwAAAPoCAAAAAA==&#10;" fillcolor="#9bbb59" strokecolor="#f9f9f9" strokeweight="3pt">
                  <v:textbox>
                    <w:txbxContent>
                      <w:p w14:paraId="7E58AD78" w14:textId="1F8142D3"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0" w:author="Bohdan Benetskyi" w:date="2017-02-22T11:11:00Z">
                          <w:r w:rsidDel="00957975">
                            <w:rPr>
                              <w:rFonts w:eastAsia="Times New Roman"/>
                              <w:sz w:val="16"/>
                              <w:szCs w:val="16"/>
                            </w:rPr>
                            <w:delText>Report</w:delText>
                          </w:r>
                        </w:del>
                        <w:ins w:id="101" w:author="Bohdan Benetskyi" w:date="2017-02-22T11:11:00Z">
                          <w:r w:rsidR="00957975">
                            <w:rPr>
                              <w:rFonts w:eastAsia="Times New Roman"/>
                              <w:sz w:val="16"/>
                              <w:szCs w:val="16"/>
                            </w:rPr>
                            <w:t>Worksheet</w:t>
                          </w:r>
                        </w:ins>
                      </w:p>
                    </w:txbxContent>
                  </v:textbox>
                </v:shape>
                <v:shape id="Блок-схема: альтернативний процес 14336" o:spid="_x0000_s111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zxwwAAAN4AAAAPAAAAZHJzL2Rvd25yZXYueG1sRE9Li8Iw&#10;EL4L/ocwghfRVCtSqlFEkfW0sCqeh2b62G0mtYna/fdmYcHbfHzPWW06U4sHta6yrGA6iUAQZ1ZX&#10;XCi4nA/jBITzyBpry6Tglxxs1v3eClNtn/xFj5MvRAhhl6KC0vsmldJlJRl0E9sQBy63rUEfYFtI&#10;3eIzhJtazqJoIQ1WHBpKbGhXUvZzuhsF/D3K849tc/28zpJ5FCMm9/1NqeGg2y5BeOr8W/zvPuow&#10;fx7HC/h7J9wg1y8AAAD//wMAUEsBAi0AFAAGAAgAAAAhANvh9svuAAAAhQEAABMAAAAAAAAAAAAA&#10;AAAAAAAAAFtDb250ZW50X1R5cGVzXS54bWxQSwECLQAUAAYACAAAACEAWvQsW78AAAAVAQAACwAA&#10;AAAAAAAAAAAAAAAfAQAAX3JlbHMvLnJlbHNQSwECLQAUAAYACAAAACEASGEM8cMAAADeAAAADwAA&#10;AAAAAAAAAAAAAAAHAgAAZHJzL2Rvd25yZXYueG1sUEsFBgAAAAADAAMAtwAAAPcCAAAAAA==&#10;" fillcolor="#8064a2" strokecolor="#f9f9f9" strokeweight="3pt">
                  <v:textbox>
                    <w:txbxContent>
                      <w:p w14:paraId="7E58AD79"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37" o:spid="_x0000_s111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5bxQAAAN4AAAAPAAAAZHJzL2Rvd25yZXYueG1sRE9Na8JA&#10;EL0X/A/LCL0U3WhEJbpKLBR6aKFqwOuYHZNgdjbsbjX9992C0Ns83uest71pxY2cbywrmIwTEMSl&#10;1Q1XCorj22gJwgdkja1lUvBDHrabwdMaM23vvKfbIVQihrDPUEEdQpdJ6cuaDPqx7Ygjd7HOYIjQ&#10;VVI7vMdw08ppksylwYZjQ40dvdZUXg/fRoH73L2kp6LaH8/TL8zn7iPHolTqedjnKxCB+vAvfrjf&#10;dZw/S9MF/L0Tb5CbXwAAAP//AwBQSwECLQAUAAYACAAAACEA2+H2y+4AAACFAQAAEwAAAAAAAAAA&#10;AAAAAAAAAAAAW0NvbnRlbnRfVHlwZXNdLnhtbFBLAQItABQABgAIAAAAIQBa9CxbvwAAABUBAAAL&#10;AAAAAAAAAAAAAAAAAB8BAABfcmVscy8ucmVsc1BLAQItABQABgAIAAAAIQDOHH5bxQAAAN4AAAAP&#10;AAAAAAAAAAAAAAAAAAcCAABkcnMvZG93bnJldi54bWxQSwUGAAAAAAMAAwC3AAAA+QIAAAAA&#10;" fillcolor="#4f81bd" strokecolor="#f9f9f9" strokeweight="3pt">
                  <v:textbox>
                    <w:txbxContent>
                      <w:p w14:paraId="7E58AD7A"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43" o:spid="_x0000_s1120"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CMwwAAAN4AAAAPAAAAZHJzL2Rvd25yZXYueG1sRE9Na8JA&#10;EL0X+h+WKXirmxopJbqKKEquTe3B25CdZkOysyG7JtFf7xYKvc3jfc56O9lWDNT72rGCt3kCgrh0&#10;uuZKwfnr+PoBwgdkja1jUnAjD9vN89MaM+1G/qShCJWIIewzVGBC6DIpfWnIop+7jjhyP663GCLs&#10;K6l7HGO4beUiSd6lxZpjg8GO9obKprhaBQVVO3duTk1X38fL9yDz9GBypWYv024FItAU/sV/7lzH&#10;+ct0mcLvO/EGuXkAAAD//wMAUEsBAi0AFAAGAAgAAAAhANvh9svuAAAAhQEAABMAAAAAAAAAAAAA&#10;AAAAAAAAAFtDb250ZW50X1R5cGVzXS54bWxQSwECLQAUAAYACAAAACEAWvQsW78AAAAVAQAACwAA&#10;AAAAAAAAAAAAAAAfAQAAX3JlbHMvLnJlbHNQSwECLQAUAAYACAAAACEAjGoAjMMAAADeAAAADwAA&#10;AAAAAAAAAAAAAAAHAgAAZHJzL2Rvd25yZXYueG1sUEsFBgAAAAADAAMAtwAAAPcCAAAAAA==&#10;">
                  <v:imagedata r:id="rId27" o:title=""/>
                  <v:path arrowok="t"/>
                </v:shape>
                <w10:wrap type="topAndBottom" anchorx="page" anchory="page"/>
                <w10:anchorlock/>
              </v:group>
            </w:pict>
          </mc:Fallback>
        </mc:AlternateContent>
      </w:r>
    </w:p>
    <w:p w14:paraId="7E58ACC7" w14:textId="77777777" w:rsidR="00F03460" w:rsidRDefault="00F03460" w:rsidP="00F03460">
      <w:pPr>
        <w:pStyle w:val="a4"/>
        <w:numPr>
          <w:ilvl w:val="0"/>
          <w:numId w:val="3"/>
        </w:numPr>
        <w:rPr>
          <w:lang w:eastAsia="en-GB"/>
        </w:rPr>
      </w:pPr>
      <w:r>
        <w:rPr>
          <w:lang w:eastAsia="en-GB"/>
        </w:rPr>
        <w:t xml:space="preserve">Enable </w:t>
      </w:r>
      <w:r w:rsidR="00FF3559">
        <w:rPr>
          <w:lang w:eastAsia="en-GB"/>
        </w:rPr>
        <w:t>the title by selection “Show Title”</w:t>
      </w:r>
      <w:r>
        <w:rPr>
          <w:lang w:eastAsia="en-GB"/>
        </w:rPr>
        <w:t>:</w:t>
      </w:r>
    </w:p>
    <w:p w14:paraId="7E58ACC8" w14:textId="77777777" w:rsidR="00DC6D91" w:rsidRDefault="00DC6D91">
      <w:pPr>
        <w:jc w:val="center"/>
        <w:rPr>
          <w:lang w:eastAsia="en-GB"/>
        </w:rPr>
        <w:pPrChange w:id="106" w:author="Bohdan Benetskyi" w:date="2017-02-22T16:59:00Z">
          <w:pPr/>
        </w:pPrChange>
      </w:pPr>
      <w:r w:rsidRPr="00DC6D91">
        <w:rPr>
          <w:noProof/>
          <w:lang w:val="en-GB" w:eastAsia="en-GB"/>
        </w:rPr>
        <w:drawing>
          <wp:inline distT="0" distB="0" distL="0" distR="0" wp14:anchorId="7E58AD33" wp14:editId="7E58AD34">
            <wp:extent cx="2400300" cy="3000375"/>
            <wp:effectExtent l="0" t="0" r="0" b="9525"/>
            <wp:docPr id="1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0300" cy="3000375"/>
                    </a:xfrm>
                    <a:prstGeom prst="rect">
                      <a:avLst/>
                    </a:prstGeom>
                    <a:ln/>
                  </pic:spPr>
                </pic:pic>
              </a:graphicData>
            </a:graphic>
          </wp:inline>
        </w:drawing>
      </w:r>
    </w:p>
    <w:p w14:paraId="7E58ACC9" w14:textId="77777777" w:rsidR="00F03460" w:rsidRDefault="00F03460" w:rsidP="00F03460">
      <w:pPr>
        <w:pStyle w:val="a4"/>
        <w:numPr>
          <w:ilvl w:val="0"/>
          <w:numId w:val="3"/>
        </w:numPr>
        <w:rPr>
          <w:lang w:eastAsia="en-GB"/>
        </w:rPr>
      </w:pPr>
      <w:r>
        <w:rPr>
          <w:lang w:eastAsia="en-GB"/>
        </w:rPr>
        <w:t>After double click</w:t>
      </w:r>
      <w:r w:rsidR="00FF3559">
        <w:rPr>
          <w:lang w:eastAsia="en-GB"/>
        </w:rPr>
        <w:t>ing</w:t>
      </w:r>
      <w:r>
        <w:rPr>
          <w:lang w:eastAsia="en-GB"/>
        </w:rPr>
        <w:t xml:space="preserve"> you will get </w:t>
      </w:r>
      <w:r w:rsidR="00FF3559">
        <w:rPr>
          <w:lang w:eastAsia="en-GB"/>
        </w:rPr>
        <w:t xml:space="preserve">a </w:t>
      </w:r>
      <w:r>
        <w:rPr>
          <w:lang w:eastAsia="en-GB"/>
        </w:rPr>
        <w:t xml:space="preserve">modal window with </w:t>
      </w:r>
      <w:r w:rsidR="00FF3559">
        <w:rPr>
          <w:lang w:eastAsia="en-GB"/>
        </w:rPr>
        <w:t>the abilit</w:t>
      </w:r>
      <w:r>
        <w:rPr>
          <w:lang w:eastAsia="en-GB"/>
        </w:rPr>
        <w:t>y to edit it:</w:t>
      </w:r>
    </w:p>
    <w:p w14:paraId="7E58ACCA" w14:textId="77777777" w:rsidR="00DC6D91" w:rsidRDefault="00DC6D91">
      <w:pPr>
        <w:jc w:val="center"/>
        <w:rPr>
          <w:lang w:eastAsia="en-GB"/>
        </w:rPr>
        <w:pPrChange w:id="107" w:author="Bohdan Benetskyi" w:date="2017-02-22T16:59:00Z">
          <w:pPr/>
        </w:pPrChange>
      </w:pPr>
      <w:r w:rsidRPr="00DC6D91">
        <w:rPr>
          <w:noProof/>
          <w:lang w:val="en-GB" w:eastAsia="en-GB"/>
        </w:rPr>
        <w:drawing>
          <wp:inline distT="0" distB="0" distL="0" distR="0" wp14:anchorId="7E58AD35" wp14:editId="7E58AD36">
            <wp:extent cx="3448173" cy="2124075"/>
            <wp:effectExtent l="0" t="0" r="0" b="0"/>
            <wp:docPr id="1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4772" cy="2128140"/>
                    </a:xfrm>
                    <a:prstGeom prst="rect">
                      <a:avLst/>
                    </a:prstGeom>
                    <a:ln/>
                  </pic:spPr>
                </pic:pic>
              </a:graphicData>
            </a:graphic>
          </wp:inline>
        </w:drawing>
      </w:r>
    </w:p>
    <w:p w14:paraId="7E58ACCB" w14:textId="77777777" w:rsidR="001C0169" w:rsidRDefault="001C0169" w:rsidP="00E164FF">
      <w:pPr>
        <w:rPr>
          <w:lang w:eastAsia="en-GB"/>
        </w:rPr>
      </w:pPr>
    </w:p>
    <w:p w14:paraId="7E58ACCC" w14:textId="17BD35FD" w:rsidR="00F03460" w:rsidRDefault="00FF3559" w:rsidP="00E164FF">
      <w:pPr>
        <w:rPr>
          <w:lang w:eastAsia="en-GB"/>
        </w:rPr>
      </w:pPr>
      <w:r>
        <w:rPr>
          <w:lang w:eastAsia="en-GB"/>
        </w:rPr>
        <w:t>Your</w:t>
      </w:r>
      <w:r w:rsidR="00F03460">
        <w:rPr>
          <w:lang w:eastAsia="en-GB"/>
        </w:rPr>
        <w:t xml:space="preserve"> </w:t>
      </w:r>
      <w:r w:rsidR="00F03460" w:rsidRPr="00F03460">
        <w:rPr>
          <w:b/>
          <w:lang w:eastAsia="en-GB"/>
        </w:rPr>
        <w:t xml:space="preserve">Region </w:t>
      </w:r>
      <w:del w:id="108" w:author="Bohdan Benetskyi" w:date="2017-02-22T11:10:00Z">
        <w:r w:rsidR="00F03460" w:rsidRPr="00F03460" w:rsidDel="00957975">
          <w:rPr>
            <w:b/>
            <w:lang w:eastAsia="en-GB"/>
          </w:rPr>
          <w:delText>Report</w:delText>
        </w:r>
      </w:del>
      <w:ins w:id="109" w:author="Bohdan Benetskyi" w:date="2017-02-22T11:10:00Z">
        <w:r w:rsidR="00957975">
          <w:rPr>
            <w:b/>
            <w:lang w:eastAsia="en-GB"/>
          </w:rPr>
          <w:t>Worksheet</w:t>
        </w:r>
      </w:ins>
      <w:r w:rsidR="00F03460">
        <w:rPr>
          <w:b/>
          <w:lang w:eastAsia="en-GB"/>
        </w:rPr>
        <w:t xml:space="preserve"> </w:t>
      </w:r>
      <w:r w:rsidR="00F03460">
        <w:rPr>
          <w:lang w:eastAsia="en-GB"/>
        </w:rPr>
        <w:t xml:space="preserve">worksheet is </w:t>
      </w:r>
      <w:r>
        <w:rPr>
          <w:lang w:eastAsia="en-GB"/>
        </w:rPr>
        <w:t>now completed</w:t>
      </w:r>
      <w:r w:rsidR="00F03460">
        <w:rPr>
          <w:lang w:eastAsia="en-GB"/>
        </w:rPr>
        <w:t>.</w:t>
      </w:r>
    </w:p>
    <w:p w14:paraId="7E58ACCD" w14:textId="77777777" w:rsidR="00F03460" w:rsidRDefault="00F03460" w:rsidP="00E164FF">
      <w:pPr>
        <w:rPr>
          <w:lang w:eastAsia="en-GB"/>
        </w:rPr>
      </w:pPr>
    </w:p>
    <w:p w14:paraId="7E58ACCE" w14:textId="77777777" w:rsidR="00F03460" w:rsidRDefault="00F03460" w:rsidP="00E164FF">
      <w:pPr>
        <w:rPr>
          <w:lang w:eastAsia="en-GB"/>
        </w:rPr>
      </w:pPr>
      <w:r w:rsidRPr="00445D7C">
        <w:rPr>
          <w:noProof/>
          <w:lang w:val="en-GB" w:eastAsia="en-GB"/>
        </w:rPr>
        <mc:AlternateContent>
          <mc:Choice Requires="wpc">
            <w:drawing>
              <wp:anchor distT="0" distB="0" distL="114300" distR="114300" simplePos="0" relativeHeight="251696128" behindDoc="0" locked="1" layoutInCell="1" allowOverlap="1" wp14:anchorId="7E58AD37" wp14:editId="7E58AD38">
                <wp:simplePos x="0" y="0"/>
                <wp:positionH relativeFrom="page">
                  <wp:posOffset>809625</wp:posOffset>
                </wp:positionH>
                <wp:positionV relativeFrom="page">
                  <wp:posOffset>528955</wp:posOffset>
                </wp:positionV>
                <wp:extent cx="6152515" cy="1845945"/>
                <wp:effectExtent l="0" t="0" r="635" b="1905"/>
                <wp:wrapTopAndBottom/>
                <wp:docPr id="14353" name="Полотно 143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45" name="Рисунок 1434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46" name="Блок-схема: альтернативний процес 1434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B"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47" name="Рисунок 14347"/>
                          <pic:cNvPicPr/>
                        </pic:nvPicPr>
                        <pic:blipFill>
                          <a:blip r:embed="rId12">
                            <a:extLst>
                              <a:ext uri="{28A0092B-C50C-407E-A947-70E740481C1C}">
                                <a14:useLocalDpi xmlns:a14="http://schemas.microsoft.com/office/drawing/2010/main" val="0"/>
                              </a:ext>
                            </a:extLst>
                          </a:blip>
                          <a:stretch>
                            <a:fillRect/>
                          </a:stretch>
                        </pic:blipFill>
                        <pic:spPr>
                          <a:xfrm>
                            <a:off x="2456475" y="0"/>
                            <a:ext cx="558800" cy="558800"/>
                          </a:xfrm>
                          <a:prstGeom prst="rect">
                            <a:avLst/>
                          </a:prstGeom>
                        </pic:spPr>
                      </pic:pic>
                      <wps:wsp>
                        <wps:cNvPr id="14348" name="Блок-схема: альтернативний процес 1434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C" w14:textId="7E5F7DF0"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10" w:author="Bohdan Benetskyi" w:date="2017-02-22T11:11:00Z">
                                <w:r w:rsidDel="00957975">
                                  <w:rPr>
                                    <w:rFonts w:eastAsia="Times New Roman"/>
                                    <w:sz w:val="16"/>
                                    <w:szCs w:val="16"/>
                                  </w:rPr>
                                  <w:delText>Report</w:delText>
                                </w:r>
                              </w:del>
                              <w:ins w:id="111"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49" name="Блок-схема: альтернативний процес 1434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D"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0" name="Блок-схема: альтернативний процес 1435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E"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52" name="Рисунок 14352"/>
                          <pic:cNvPicPr>
                            <a:picLocks noChangeAspect="1"/>
                          </pic:cNvPicPr>
                        </pic:nvPicPr>
                        <pic:blipFill>
                          <a:blip r:embed="rId26"/>
                          <a:stretch>
                            <a:fillRect/>
                          </a:stretch>
                        </pic:blipFill>
                        <pic:spPr>
                          <a:xfrm>
                            <a:off x="352426" y="75225"/>
                            <a:ext cx="485480" cy="476250"/>
                          </a:xfrm>
                          <a:prstGeom prst="rect">
                            <a:avLst/>
                          </a:prstGeom>
                        </pic:spPr>
                      </pic:pic>
                      <pic:pic xmlns:pic="http://schemas.openxmlformats.org/drawingml/2006/picture">
                        <pic:nvPicPr>
                          <pic:cNvPr id="150" name="Рисунок 150"/>
                          <pic:cNvPicPr/>
                        </pic:nvPicPr>
                        <pic:blipFill>
                          <a:blip r:embed="rId26"/>
                          <a:stretch>
                            <a:fillRect/>
                          </a:stretch>
                        </pic:blipFill>
                        <pic:spPr>
                          <a:xfrm>
                            <a:off x="1494450" y="75225"/>
                            <a:ext cx="485140" cy="476250"/>
                          </a:xfrm>
                          <a:prstGeom prst="rect">
                            <a:avLst/>
                          </a:prstGeom>
                        </pic:spPr>
                      </pic:pic>
                    </wpc:wpc>
                  </a:graphicData>
                </a:graphic>
              </wp:anchor>
            </w:drawing>
          </mc:Choice>
          <mc:Fallback>
            <w:pict>
              <v:group w14:anchorId="7E58AD37" id="Полотно 14353" o:spid="_x0000_s1121" editas="canvas" style="position:absolute;margin-left:63.75pt;margin-top:41.65pt;width:484.45pt;height:145.35pt;z-index:251696128;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S4VzgUAACAeAAAOAAAAZHJzL2Uyb0RvYy54bWzsWVFv2zYQfh+w/yDo&#10;3bEkU7Zs1CkcpxkKBF3QdOgzLVOxUInUSDp2OgxYN2xPe9k/2E8IBhTo1q37C8o/2h0pOXacrFmX&#10;NCngFnYokTweP959dzw/eDjPM+eYSZUK3nf9Lc91GI/FOOVHfferZ3uNyHWUpnxMM8FZ3z1hyn24&#10;/flnD2ZFjwViIrIxkw4I4ao3K/ruROui12yqeMJyqrZEwTh0JkLmVMOjPGqOJZ2B9DxrBp7Xbs6E&#10;HBdSxEwpeLtrO91tIz9JWKy/TBLFtJP1XdBNm29pvkf43dx+QHtHkhaTNK7UoB+gRU5TDosuRO1S&#10;TZ2pTNdE5WkshRKJ3opF3hRJksbM7AF243sXdjOk/Jgqs5kY0KkVhNYNyh0dAQYgsjeDw2DQLtK4&#10;B58KDWitLfb+U4FZeiqZWwnJryUjp/LFtGgAMAXV6SjNUn1iDhkQQKX48UEaH0j7ED85PpBOOgaj&#10;Iy0Sug6nOdhX+Wv55uzV2Q/lX+W78g/H9lWbwilWAMUN7ov4hYKuJso+7zOPK0uNsrTYS7MMzxfb&#10;1abAit5vrfaEd0U8zRnX1mQly2B/gqtJWijXkT2WjxhsRD4e+8aI2FzvK43LQcua0TdBNPC8brDT&#10;GIbesEG8zqPGoEs6jY73qEM8EvlDf/gtzvZJb6oYbI5mu0Va27RP1rS91BQr77LWaKzaOabGdxAp&#10;o1D916gIrxAS1FVpyXQ8wWYCaD0F37NzFh0G2nM0EXdV4IHS3jyROf4FvJy5cc+ThXsiCDG8bPth&#10;EPpw1DH0+REJu3Dudol6eiGV/oKJ3MEGIAo6GETpMWhrh9ZDqoO3ChjNQB/0BCAiVZ8xPF0PN6Sh&#10;y1z4cEILBiqg2FWTbS9M9pfyLRprA+z2x/J1+Wd52nPK0/Lt2c9n35evz74DWz6F1pvyN2i9KX93&#10;yr/h5buzn6DzlTHxNsJQLXEIiFZPV4DbJUEHUAQQw9An0ITh1tQQZd/zwogAVyLKnRZgblgSDvoK&#10;kJNMzIYTKvUg00xyqtmB5eOrkQdjEVk6rp1KyaPRMJPW0oZe6JHd6lxXhmXcmfXdVgQaGtErnSsy&#10;9rr4f10GbCLjcPAIlQXHtPRJxhCCjD9lCXAKoBDYFTAMsYVqNI7Bia2PqgkdM6tx6MG/erF6hvES&#10;IxAlW4eoZFcC6pFWSC3bGmk13pyLiWILxaqt/9tkVs8wKwuuF5PzlAt52c4y2FW1sh1fg2ShQZT0&#10;fDQ3fEsIDsVXIzE+ARKWAlwNDEYV8V4KfrdPlT6gEuIovITcAHonQr50nRnE2b6rvp5SDA3ZYw7O&#10;1fUJGps2DyTsgLU5crlntNzDp/lQAB35ZjXTxPE6q5uJFPlz8MUBrgpdlMewdt+NtawfhtrGf0gq&#10;YjYYmGE25uzzQwyt9nyQJ57Nn1NZVGSigYeeiNqhae8Cp9ixCDkXg6kWSWoI5xynClIgl08zxnYW&#10;hLUeYztoEstxFI0Jn+8qkFr/3QTSgIRtpHhk+yrbrcNpGEYR8Jbh+aptKeAKnr/PwRRuGVX+9/+D&#10;aVTTG8Tr9wdT3488P6jCaceDDAWn359w2t3Z2QkvCYUY7TbhFHwCD8tcN9fjvHWH2w6nxmDOw8Qm&#10;nPbOQ+81wymi91GS9u4N8oxxStT8WjwTBO2wW6ft95BnIq9NBgFyHyTZK5n5hmfMhfbOeWZxSdyk&#10;7UulgP+Utn8sngkhLbupfAZkgVNem2darY4X1TxjM8R7lc+Qvcjf2ZQHsL6WmDyzvuzbusU9yGfM&#10;XRDtbcMzH8ozeHOGz6dUgg+DBWWtlQegDzhkuTyAlgvPpgTvcAHlQ37EBqqAei3WXzCLWB1+p8WE&#10;Fip0swXuVhiQAErAWGMNg4uXRhKFJKqu5qTTDiyHX12C/YCrOcILn0/HxJZi4gUDs+gs20ttP3dV&#10;fboFg/FJlxDE4EqL8eui/S1ZDFTNza+QJsOvfjLF3zmXn6G9/MPu9j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5JAQReBBAADgQQAAFAAAAGRycy9t&#10;ZWRpYS9pbWFnZTMucG5niVBORw0KGgoAAAANSUhEUgAAAQcAAAECCAYAAADzZhIUAAAAAXNSR0IA&#10;rs4c6QAAAAlwSFlzAAAOxAAADsQBlSsOGwAAABl0RVh0U29mdHdhcmUATWljcm9zb2Z0IE9mZmlj&#10;ZX/tNXEAAEFgSURBVHhe7V0HeBXFFj5JSCchJPTepUtvAoL4sGMDpEsRBAVBEFCeClaw0JFuASv6&#10;VESxPFGRTihSRJr0TkhII+Wmvf/s3QAPU3bm3iS7e2f85ksw5+zO/DP3v1NOKfbSSy+RKgoBhYC5&#10;EHjxxRdD0KJqqNVRa6LWQa2EWha1OKo3aiLqJdQTqIdRD+g/j7388ssOV3tUzNUHKH2FgELAdQRA&#10;Bv54SjPUzqhtURuiVkX1Enx6GuQP4Xnr8PNb1N9AFCmCz9DEFTnIoKZ0FAJuQgAf4hZ41P2o96De&#10;jMorAleKL5Qb6HUEfu7GO97Dz+UgiViRBytyEEFLySoE3IAAPqwReEw31L6otxbwlzQTzmzUMXjv&#10;m/i5FCSRbqQbihyMoKRkFAJuQAAfzsp4zEDUR1H5HKEwC59dLEDthXaMAUHsyu/lihzyQ0j9XSHg&#10;IgI6KfASfzAqHygWZeGVylq0aSwIgrcbuRZFDkU5TOrdtkYAH8By6OATqMNRS5uosyXQlnfRvgog&#10;iFdza5ciBxONmGqKPRDAhy4APXkMdRxqNRP36hW01Q8E8WJObVTkYOKRU02zHgL4sN2FVk9BbWWR&#10;1r+ANp8BQSy6sb2KHCwygqqZ5kYAH7AaaOFk1AHmbmmOrZuN9u8BQWy+/q+KHCw4kqrJ5kEAHyo2&#10;UnoS9QXUMuZpmVBL2ABrFvrS4XrLSkUOQhgqYYXANQTwYWqCf7HtwL8KCpfYlAt0LuE4HY/dS1FX&#10;jlJc6hVKSoujrKxMCvANpTD/ECoXUpvqRDSnqiXqkY+3n2xTeBv0NOob2Q9Q5CALpdLzWARACvy5&#10;4Q/S86ih7gbiGIhg9/nfaN/FdXQ8bj8lgCDSM9kq2kHe3r7k7eWjvTITBJGR6YB9tT/5+vhThZA6&#10;1Kri3XR7jQEUEVRRplmj0Dc2kopmZUUOMhAqHY9FAB8e9nmYhdrFnSAkOmJp8+lVtOHEf+hIzE5K&#10;Tr+MD7wfBfgEUbBfEAjAi7JyeSHva7Lw34UrB2jFvu3085Gl9EDdsXTvTbzbESrMKL1Q31HkIISb&#10;EvZ0BEAMw4DBNNSS7sLiXMIR+vnoh7Tp5Jd0EdsG/2L+FOgbjC1DaWwdrtFBbsTA7XD+DesHEElg&#10;seLkyLhCS3aOof1RW+ipNovxzECR5j6Kfi7E6iFDrRxEYFOyHokAGwuh49P1b1W3YHAm/hB9d2g+&#10;bT71FSU4orE6CKHwoGuEcD0xiLyQtxrFvP2pdHBF2nhqBaVnOWjCLR/hLIL9sQyVxpCqhnpEkYMh&#10;vJSQpyIAYrgDfZ+PyleVLpeY5HO06sBc+vXYchwsXqYQ/zAqGegkBVlCyKlR/KxSwRVoy+mvaSXe&#10;93D9sUbbzjcXfDipyMEoYkrOsxAAKfCp3yRUtl1wngC6UBwZKbT60CLUdygm+RSVCAinsAIgheub&#10;yAQRFhiBFco86ly9N4UHljfagw4Q/FStHIzCpeQ8BgEQAwdZ4UM5jrHgctl6+lv6fN9UOnZ5FxX3&#10;L4HtQ1m3rxRya6QvthjRSWdpy6lv6O467OJhqNRjKUUOhrBSQp6CgG7+zK7NTBAulQtXTtAne16h&#10;jSdXkF8xP5BCmUIjheyG8+qBbz32X4pU5ODSaCplj0YAxDABALzmji/Nn/5+D9eKr1N8yllsIdgh&#10;E1eR190+FCbQfrCBuHDlMOwiMq7aSOTzfg5Go1YOhTlI6l3mRACkwC7MvFro7WoLzyb8Te/unEB/&#10;nPsRh42wYAx0rhayLxxdfb6cvjel48yDbSEMFk1QbSsMoqXE7IkAiIGv7t5H5eCuLpUf/36fPt07&#10;mZJxC1EUW4jcGp+ZlU7F/coZXTXwY7QwcoocXJoOStnKCIAYHkb7F6OGu9IPvp5csuMZ7dowFKuF&#10;0IBSmu+DGQpbVjrSk6lqWH3NytJgOanIwSBSSsx+CIAY+JqSzxdcKltwE/HuznEUm3KOIvhqEk8z&#10;CzE4O8YtKkaNynJ0OMPloCIHw1gpQbsgAFIIQl/4mnKgK31Ky3DQR3tegt3CHJg7B+LQMaLIDhzz&#10;6kcKVg0VQ+tTk3KcDsNw2aLIwTBWStAOCIAYqqEfH6K2d6U/Z+IP07zIEXTw0ibNyMgbNlJFdROR&#10;Vz+8vLzoSlo89a89lPx8hPwrIhU5uDJDlK6lEAAxtEODP0ZlgpAu6058Tu/tHE8p6XFwiy6D60G+&#10;AzB8CyD9XlFFJoaE1MtUN6IddanRX0Sd3bX3KHIQgUzJWhYBEAMnj+EYicGyncjITKflu1+EKfJc&#10;CvYNgqVjmEYMZi3p2PZ4ewXQ0OYz4YglFABmHTwyoxQ5mHVkVbvchgCIYSIexm7W0uXilZPYRjxB&#10;ey+sgX8CR4LzNuU24loHsxAxKppGtFxENcI54ZVQ4dWVVtRVphBuStgqCIAU2Ed5FirnjZAuuxCR&#10;af624biNOIttRDkTGDTl3RXeTkQnXaS76oyirjUHivZ7LxS+V+QgCpuStwwCIAa2W1iGeq8rjeZ4&#10;Cx9iK+GL1Lah/ua8jbi+f0wMMckXqXWlh2hI06uhIEUgmIEtRbIiBxHIlKxlENBDxH+EBnMae6nC&#10;15SLdoylX4++q7lW+3j5mnwbAc8NL2+6nHyBGpTuTE+3WYI2C3uZc1h6xu1qUdsKqemjlMyIAIih&#10;NdrFe2bpJLVRV07RnK1D6c+Lv+vnC874jGYu3iCG2NSLVLNkc5rY/kOEhWNTDqHigPS4G7NvK3IQ&#10;wlAJmxUBEMOdOjFIm0IfiIqkmVuGYGl+TD9fMIcJdF6Y84ohNiWKKoc2oEkd/wMfCqnuz74xoQ2/&#10;U5GDWWe7apdhBEAMfJG/BJVDnEmVtcc/oaU7xlEmpWErYR7fiPyIIY6JoUR9er7jSgoLkErgvRXv&#10;mJLTexQ5SE0lpWQWBEAM49EWTiwjXT778w36Yt8r+NYtTgHexU1/vsAd1bYSKRepWlhjrBhWUkk5&#10;YriIRw3CqiFJkYP09FGKZkQAxMBH8hygRapwXMfFO57GweMymEGHw3qhmOnPF7ij2YePfMbwXMcv&#10;sWKQysLHWXIGgxj25waeWjlITSulVJQI6MFf2eJxiGw7LuNbd8amQbQvig2bYL+AB5n94DF7xRCD&#10;W4k6EW3puQ6fa1eskmUMiGF1XrqKHCSRVWpFgwCIoTjezDYMD8m24HT8QXpz46PIQblPi8hsRqep&#10;nPrmzXYMMHBqWLYLPdv+E3iDhshC8BqIgcPt51kUOeSHkPq7aRAAMfCJ26eoQv7H13dgz4XfaNaW&#10;wcgZEYvleCkt36QVCniBLoEYmpe/h8bfskzmujK7m3NBDJzjM9+iyCFfiJSAGRDQjZs+R1uay7Zn&#10;HfJQLtj2BAyEMnH4WMJSxBCTFEVtKnWnp9sugfu19KUM3+iMNoqfIgejSCm5IkMAxNAAL/8KtY5s&#10;I745OI+W73oepBAIc+ggy2wlOH1udNIl6lC1H41ps0AkDuSNUH2AFQPn+jRcFDkYhkoJFgUCIIYW&#10;OjFUln3/B7uepW8OzNK2ET5e1riRyO5rdHIU3V5jGD3RchZuKQzHgPwHMeB/PCaKnyIHUcSUfKEh&#10;AGLohJetQJW6q0vPTKN5W0fS7yc+wMEjH1fw97C5TaGvgYsVA24l7qk9GjEZXDLjeA/PHIpVg/Dh&#10;iiKHQpvq6kUiCIAY2KOSQ7qFiehlyyYhPNr0TY/RznPfIfCr86rSKiULdprsRPVA3WdoYJPXXWn2&#10;YpDC47IPUOQgi5zSKzAEQAw98XC+rgyQecllhIp/Y0NvOhyznUrpodxknlMUOnx7cjnlAvWsP4n6&#10;NJ7iShMWgBhcimWhyMEV+JWu2xEAMQzCQ9nAiYO1CBcO/vrGhp50PvEwthKlLXMj4UyXlw6T6Gjq&#10;1/hV6l5f2vCTMZsFYnhaGLwbFBQ5uIqg0ncbAiCGJ/GwuahSJ2+HonfQWxv7I7DqGSSWsRIxEEgs&#10;DaHd4mgQgrR0u+kpVzCdBmJ4zpUHZOsqcnAHiuoZLiMAYhiLh0yXfdCeC7/T25sGUnpmPIK/hpss&#10;sUzuveIsVOkghoTUBC0Y7F21hspCwHpTQAwvufKA63UVObgLSfUcaQRczT4VeWY1zdg8GFGWsygI&#10;JsXmyjiVDzFkOijRcQXBYOfiyvJRaQyh+CyIQSo2XG4vVeTgynAoXZcRADHwN92Lsg/67dhHsHoc&#10;SQHF/GE5aCXjJi9Ky0xF0plUeqLVfLqtOkfPly6jQAzzpLVzUVTk4G5E1fMMIwBimMrfeIYVbhD8&#10;/vBCJJgZp5lCc24Gq9gw8FaCiSEpzUGjWi2iW6v1kIUgA4psw8BZwt1eFDm4HVL1QCMIgBjehtw4&#10;I7I5yXyxbwbS3T+vB4C1jtXjNWJIo6daL4JZdHdZCFKhyIFa2BGtQIoihwKBVT00LwRADHPw91Gy&#10;KH24+2X6av80KokALV4WCdDCfXUSQwpWDBkghsUgBmmvc47c1B/EwP4mBVYUORQYtOrBNyIAUuAr&#10;Ss5wPUIWnSU7JtL3h+eCGCLwUUNCCYvYPmYTQzKIYTRCx7ev8oAsBAlQfATE8IPsA4zqKXIwipSS&#10;cwcCC/EQIc/A6186P/Ip+unIYs3qUdIUwh19EH4GE4MDK4bkdCaGxa4QQwxe3hPE8ItwIyQUFDlI&#10;gKZUxBBwNawbX03ORcr7X48tp9JBZS2yVnBilL1iSMGK4em2S6ld5fvFwLsmzcTwIIhhnewDRPUU&#10;OYgipuSFEAAx8Nqfg4ywWbRwyczKoFmwYVh/cgVWDCAGC3lQXTt8TKfRrZe4Qgyc9fohEMMGYQBd&#10;UFDk4AJ4SjVvBPQVw1JIDZTBiqNDz9w8gLacXgnPygqWCdBybcWQSsm4rmRiaF/1QRkIWOesTgyc&#10;X6JQiyKHQoXbc14GYuC5xcQgZfaXkp4IP4m+9Me5H5F9ymrEQLiVcNAVRwqNwnVle/lbiTPArxtW&#10;DDuLYuYocigK1G3+Tn0r8S66OUCmq0lpCfCs7IV8lb9QuEYMwnFKZF7rJh0vyoCvBJtEj2y1AAZO&#10;7H0uVU5B634Qwx9S2m5QUuTgBhDVI64hoK8Y+IxBihgSHZdp2vretP/SOi1svFWiQzsR8HJ6V6bE&#10;0XD4SnSu3kd2apzUVwy7ZR/gDj1FDu5AUT1DQ0BfMUhvJeJTo+n19Y/Q39GbtbBu1iIGWFzg8DQu&#10;9TINaT6dutaUOn9lGE1BDNwQRQ7qg+0WBK67lZA6Y2BieHVdDzoasxWp6awVi4EB1EK7IYJT/5tf&#10;R9xHaRuvE/qKYY9bBsXFhyhycBFApa6tGNjycTHqYBk8YpIv0tT1Pel47HZYPpax3IqBqeEy+tCz&#10;wfP0UL1nZCBgHSaG+3DGsFf2Ae7WU+TgbkQ97Hk6MbDlo1TeSv5Qvba+B52K3YnQ8dZbMTAxRCPh&#10;zP31JlDvRtKe56eBHx8+moYY1LbCwz7IBdRd9pWQMomOST5Pr/7ek07F/2Gp1HTZOPJyKTr5EnWt&#10;NZwGNXlFFl6+ruQVQ5EePubUeLVykB1SpcfbidmAQWqDHYMI0UwMpxN2WZMYkGAmGrkrORPViBYz&#10;ZGfDeSg+AGLYJfuAgtRT5FCQ6Nr42SCGt9A9qUionELeSQy7qQRSyFvtVsLLy1s7Y2hZsRusH9+R&#10;zUR1Cfixr8R2s04TRQ5mHRkTtwvE8BqaJ3Xypm0lcCtxOn4XArUwMVjIWQKdZmKIA7nVK9WexrZ9&#10;l3y8pSLoR+NR7CuxxcTDrK4yzTw4ZmybHvNxkkzbYlOicPiIFQOIIdSSxOBFfOVaOawxjW//EeJW&#10;BsvAwPEY2O16vYxyYeqolUNhom3xd4EY/o0uSB3JX07BrQRWDCdjLXr4iDOGJEc8lQqsQc91+BLb&#10;Ian0nVeAHwdq+dUKU0GRgxVGyQRtBDFwCqZXZZqiWT6ue4ROxO6w5HUlu16npCWSf7Fwmtj+E8SU&#10;qCgDgwNKHNqtwCM4yTQuJx1FDu5C0sbPATGMRvekciIwMfCK4XjsNssSQ2pGMs5GfOiZW5ZT1bD6&#10;MiPNByuPgRi+llEuKh1FDkWFvEXeC2IYjqbOkmluYlqc5itxBCbRJS1oEs2OVJyNKiU9iSbc8hk1&#10;KN1OBgbWGQli4IzhliqKHCw1XIXbWBBDf7yRjZyES1JaPL3BTlQxm6hkgPWcqLjDWZRB8fCwHNHy&#10;HVxb3iOMga7AmajmyyoXpZ4ih6JE38TvBjFwIAKOycBh3oSKA8vwNzfC7TpqHVYM1iQGzfox6RL1&#10;ajSZ/lVTypeMMZvq7hR1QgPhorAiBxcBtKM6iOE+9OsDVOFL/DSEdnsTgVr2XFgDt+sKljNw4vH0&#10;ws1ETNI5ugvelb0aSifkmg9ikLryNcucUuRglpEwSTtADLejKR+jBoo2KSMrnaYj5uNOhHazXgQn&#10;Z2+92foR164tK95PwxCXQbJ8Aj3ppD2S73S7miIHt0Nq3QeCGG5B61eghoj2gqNEz9w0kCJPrwIx&#10;lLdYaDdnbzXrx5RoqlaiJTJSLcW/fURhYPmfUIdg1WCl2HY59lORg8zw21AHxNAM3eL0auGi3eME&#10;tnO2DKONp75AMFgmBmuZRDuJgY2c4rAVqgxbhg8p2C9UFAaW34baB8SQIqNsNh1FDmYbkSJoD4iB&#10;L+/5Dl7K7G9e5JP0+4mPED7eosTAGalwiOrj7U8T2MgpuLLMKByCUg8QAyefsUVR5GCLYZTvBIih&#10;BrRXoVaRecrC7WPpl6PvgxjKYf1gvRUD95nPSpIcDnoG/hI1St4sA8M5KD0MYuBoTrYpihxsM5Ti&#10;HQExVNJXDDXFtYne2/lv+unwQmwlSsuom0Qni2IRsGVo8znURs6Wgf0leoEY/jRJh9zWDEUOboPS&#10;Wg8CMZRCi/+D2lim5R/teYW+PTQTh4/8GLYKsF7hc4bopAt0701P0d11pIJZ8aHjoMLMX1mYKCty&#10;KEy0TfIuEENxNOUL1NYyTfp833T68q9pOLyLsCwxaFeWCNjSuuLDNLDpVBkYWGcMiIFxtGVR5GDL&#10;Yc29UyCGAPyV7Rg6yXR91YF36NO9L8AkmolB2HhS5pVu1+EVAzuEVUVchlFtFpCP3JXlNBDDXLc3&#10;zkQPVORgosEo6KbokaLZJLqbzLt+PLyYlu0eD2II120ArHcAqblfpydTkG9ZRHLClaWv1JUlGzlZ&#10;2vrRyPgrcjCCkn1kFqArUjna1p34jJbuHEOh/iVBDDxtrEcMPIzpWQ5Ky0ijCe2WUsXQWjIj+xuU&#10;hmLVYE0ABHqsyEEALCuLYtXA8Rgel+nDllPf0tytw2EYVAJLcF/LXlkyocWlxMIsehY1LnerDBQH&#10;oNQXxJAko2w1HUUOVhsxifbq4d04kpNw2XX+N5q9dSgFFgsgXxgJWdWWIftm4p46o+FQJXUzwcZN&#10;HOKNbRo8oihysPkwgxieQBelwrv9FbWF3towgIp5Z5JfsSBLmkXz8PLNRGzKJWpSrisNbsqBs4VL&#10;KjQ4xJspclgKt15SQZGDJHBWUAMx9EM7pU7Uj8Tsges11L2Syd+nuGWJgQ8gr6TFUpngmvRUm6Ug&#10;CqkpPxbE8L0VxtydbZRCyp0NUM8qGARADPfiyUv4i1P0DWfiD9G0DY+QIzMGp/qhliUG7ndaJr70&#10;s/xwM/EeblmkXEdmWjWSk+i43yivyMFVBE2oD2LoiGZ9iso2DUIlKukk4j4+RAmOc1Tcr6QlXa+v&#10;dTgT/UigUS2XUs1wdjoVLiuhMV5YyyYKihxsMpDZ3QAxNMHvHJOBrSCFChsGTUPSmaik47iyLG1p&#10;YnAeQEbRg3XHUecavYRw0IV34SdHjM6QUbaDjiIHO4yi3gcQQ3X8yv4S5US7lZyWQG9s6Esn4/Yh&#10;TZ21icEbxHAZ2bWalLuT+jZ+SRQKlr+I2g/EwGnrPLYocrDJ0IMYmBA4JoOwh6UjI5Xe2jSYDlxa&#10;D3+JMpaM+5g9jM4DyEQqFVSNRrdZhBgNwlM8Hc8aDGLYZ5OpId0NYeSk36QUCwwBEAPbAH+OKhyM&#10;gKM2zd4ygnadX215YtDyTGQ6KCvTG2He3kUSnbIymE8EMayWUbSbjiIHi48oiMEPXWBHqg4yXXln&#10;20jadOoTxGQoa+lbCe47O47HpV6moc1mUv3SbWTgWApimCGjaEcdRQ7WH9XF6AJfWwqXZbsm0Zqj&#10;i5EctgKIQVjdVArOcPLnqUuNIYjNwEm6hMsGaIwR1rKxgiIHCw8uVg1voflSGVe+3j+DVu6f7owU&#10;bWEMtBUDiCExNQ4h3lojotPbMr05DaUBWDVwVCdVdAQUOVh0KoAYJqLpz8g0/79HPqAPd09GNqoy&#10;WIpbM4rTtX57wcsyhXx9gmABuQjWnMLpNtg0mg8gj8lgaWcdRQ4WHF0Qw1A0e5pM09ef+IqW7BhL&#10;oQGhWp4G6xcYOqUm0Oi271OVEnVlusO5LH+WUbS7jiIHi40wiOEhNFkqMevOc2toXuTjFOjrR8Us&#10;7XrtHDR2qLqEc4b7bhpDt1bl1J7CZRmIYZawlocoKHKw0ECDGPhG4gNU4XE7HLOdZm7uR35I4uTn&#10;HWBZ1+vs4coO9Va31K3Uv/HLMqO4HUpPyih6io7wJPMUYMzWTxBDI7RJKlXd2YTDmvVjRlYaHKlC&#10;LH9lyZeWDpwzBBQLgz3DPJw3COf7ZcvHgeoAMu9ZrsjBbCyQQ3tADFXxv79ELS/a3EtJZ+j1db0p&#10;0XEBjlRhNiAGRiCTrjji4Wn5EZUPkQr1NkJZQOY/k9xKDpjEfMJVEZUnczV9MpfET7bgY2MdPhrn&#10;02G+MrqMytF1zqKeQb3A1ZMdXXIaLmDK+HH489r5D+f/S1xJi4PrdV+6eOUQ/CXCYRZt9UtLnkCw&#10;Z0BI+buRa+KWKnz8IlzetHM4eWE08lBwmRwweTlGeXvUTqgtUG9CFY1bzolH41CP4nnH8XMX6l7U&#10;PRhIJg6PLMDCHx3/CLWlKADpmWk0Y9MAOh4bqZkRZ2ZZPunzVXuG2uFt6NGbXxGFhOV/QX1eRtET&#10;daTJAROXJyxHGuIw59VcBI/jDnBlY/i2qL3150XhPRzUczPqWtSdIAteYXhKWYiO3i3T2XmRw2nn&#10;uR/hgFTBFsTAGKRlOBCyLpCebP0O4lnyQlSo8JfMEMyfNCEtDxYWJgd8WPnDy8Y396Pi7LtACydh&#10;5Mqn9Bwg9Tzevwk/16CuR91n1xDh6Oeb6N9AGXSX7phAa499DGIobxti4MjR8amx9ETL+bBn4KTg&#10;QoU9LYdhrtgq0a0QAhLChskBk7UUnj8FlcObG9aTaFNeKuyWzBtNrhwefAfa9R1+fo+B/9PN7yqy&#10;x6FPT+PlUhGIPt/3Nq0+PA+OVGUsf12ZPQBsrBWTdJE6VetH/6opxZeveWIMSFcnsKEPOSbr7XjR&#10;PFQ+TzBLCUJDeEXB9SW0kbcenEqeieKQWRop2g70g8MWSXkGroFZ9Gd72Sw6HI+wulm0Ezk+gExO&#10;i6cKIXVpSDNeTAmXH6EhdUAh/CabKeRLDpiso9BndvDhwzGzFj6v6KzXl9FmzkrEJ/w/gigumbXR&#10;N7ZLJ+H3ZNobefo7WrxjFMK7lcDHiYfV+jcTjENGVjqCxGbRiFaztatYwcLnDI+rGzBB1HTxPMkB&#10;k5VNz16Qe3SRaYXgzXxIyvUk+vANfn6GCcJnFaYtaGcTNI5vJoQ9h/66uBmJZ4ZRgG8QDuz8bLOd&#10;8AbNRSdfoj6NJ1OD0nwhJlT4eobPGU4KaSnhqwjkSg6YrC9akBhuHNoq+B+88hmJ7qzDz2Woq8wW&#10;GxBtq4R28UpHOHTRybiD9ObGAVBNg2l0sE2MnJxu2HEpMdS4bBd6qJ6U8ylnwfa4XBPu5LYcyQGT&#10;lQ8dpSJzurNxbnwWb8A5OSJXXk2wteGHmDx/uPEdUo9CW0pAkUO8CZv6RSedReKZRygl4xKW3CVs&#10;QwwMJLthB/qG04iWc7EaEjaP5i+CKVIDopRyXzlgsnJ8LakDMYvgyqsJvg14En39AT8/QF1dFPff&#10;eD/Pel7N8PWwUElCtOg3N/ami0l/UwmEkbeDkVM2AMzk8QjeMrLVmzCPriGEC4TZ6pa3E8qeQRS5&#10;G+T/b+WAycq5DtgdmG8CpAsnWz2fcBxmu0eRozCW4h3RlJp+BamXvKmYTwAOzcLxTVccP0shqGlF&#10;LeiIj1yaMuk2QpGtaNhWg+su9H0pfn6OSRXlykMFdefo7xdS40O6mZuH0t/wtGTs7EQMHFY+JjmK&#10;OlR5BCHfeLskXEZhDA8KaymFfyBw47aCv1GbyuL0V9Qm2nrmO4Q430QXEs9RErImZcCeXwsqoh+e&#10;41/4Lwu++OkgihB4CZaisMBQKhNUh6qF3URVSzREuK/GVCq4SmFGKWqCPvNV7TMgCT4UXI4JdlgW&#10;ByN6eA+b8UoFO1y4fRxtP/uN05bBBmbR2Xhp15bpSVpY+cHN+IJMuHCA2E+EtZRCjghcJQdMVk6I&#10;MlYGp70X1tF//npDI4WMLAf5IyOzH9K18wpBu27PyeEH3xA8sTOQj/FCwkU6HXeAIk+ngDQCKBir&#10;igoh9al2eBNqXK4L1Qpv7nxWwZdqeAV/aJ8AHuwevaQgziXw7MF4ttTd+8d7JtOaIwspIrCc5YPC&#10;3jicWfC2TE5LpdGtZ8AfhA1jhcpfkJYyHBN6iwcJX79yGI1+h4n0nT/cyxCLcPWhOfhQZ2m5FfmU&#10;mXMhcOHtRa7X7ZqMF/R8ccrOFf/yY+fNLBBGBh27vI0ORq+n7w7Nxzdkdaod0ZSale9Kjcq0p9JY&#10;VRRwYSYagToYH+SV+DkfJMGHXC4XPO8OPIR9JoTLD4eXgITf1LYS9rBiuAYBR3WKRlSnO2uPoJYV&#10;GSKh4oD0cIxRrJCWEs4TAY0cMGEr4EcfEazSMlNo+qaBtPnUSnyLldJSmzMZZBODyLOyZbN1vb18&#10;cFJdHAcfbLJAOI2/QNvOrMS7/oPYh2WoTngLEMVdSHd2G5Utzt7hBVbY8OsRrsCILe3eQeXDS6nP&#10;pm7LwDkmhI/fN59aRe/+MUFzvQalFliHi+LBWpYqxGeoFNpANqrTKxgT9rVRxY0IZK8c+FDO8DqO&#10;D8Bm4UBsy6mvqDS8/jRSKIDvsuxnFvPyx6rEX1uVcEaj3Rf+SzvO/kAhfqWpfpl21L5KD2pSvgsF&#10;FhPOHSsC5Z0Q5roWH/K5+LkSE9KwHzR0KkOHtyrszi5U/rq4geZuHYrzmQBbxH68sfPYXGJcM2hY&#10;i5nal4Jg+RXyUwV1lLgBBK4nBwPiTpGv98+i9SdWUJlgJzEUVuGVhQ9WFcG+MBH288L2w4GDuVW0&#10;5fRKrCBqUauKd1Pbyg/STRHC4Q9EutAJwlw34QPPtw1fgyR4WZtrgRwvgT5FrSPyIpY9l3AEK7RH&#10;QYzpOMdBiLdCxFu0rTLyTPiXk6LpgXoTqGEZ4aRdHDDoSWUeLYN8/jrFMHHLQMzwp+lM/CGQw1s4&#10;ByhVpBOViYK3HyE458AnB2HQzuN8Yg799PdS3HY0oQ5Ve1DrSt2opFy+xPyRI2oHIa7bdZJYkRNJ&#10;4G98JLsE9RYjD71eJhaZoqeu74PEsNFU3L+krW4muJ9MDLydqF6yKT3SkD3yhQvnteR4H6oUAAK8&#10;cmiIavgqYPXhRZSSHofgnuZwCdbWLSAKX9yOhPlzVOVMHGbuwM3JBvoKh3ctK95HneHqWyuiWQHA&#10;pz2So18tR2UT7dn4ybYSHD8gu/CdHJ9bCJUU2IW8DbPoc4n7cc4QYTtiYDAyYa+RAaeqoc2nIxmN&#10;sGnNF8CZSVeVAkKAyYGjGhsq8anRtO30amegUhMub51t8nIeZuLmIzUjkX78eyH9isAnDUp3hFFN&#10;X2pe4Q7cjAj7NhnBpxWE+LBxNEhiFn7+B/Ux1HFGlG+Umb/tSfrr0q847LVPJKfr++jMbRlN3es/&#10;S3VLCSe9PcU4y+CqdIwjwORg+Ct1Hw7GLqecxR10uCnJ4fpu8zUreyiWxO0Gryb+jFqDg8wfqXJo&#10;PepYrTdWE33xjcw7KrcXJgk2xGGbEeGQRdya5bte1M502JbBTtaP2Ujz7UQSthM1SjanHg04q59w&#10;eRqrhnPCWkpBCAEmB8MT+HD0dnzQrGWynr2aCPbl9G9eMOk+Rst3T4JtxkLtlqNLjUdxhSYc2NkI&#10;yLzdEC6rDs7HmQ4nuC1twrWZcHdyVHDeTmTRY83exiqOQ3EIlfdBDOw4p0oBI8DkwO7Chsq5xJMw&#10;efY3/aoht87wISZbbwZg2+HIiKdVB2ciBf1yalHhLuqK8GP1Sgv7PxnCzahQ5Jlv6cNdE2FOztHo&#10;7RHJ6ca+O28nonA78QzwFt5OHMHzlBWk0QnlohyTA8/EfAsv02NTQA6waLR6ubrlCIQ3Y2Y6bTj1&#10;iWZg1bDsrXRXrWE4l2BzhsItBy9tpzlbkMfSL0hzQjPjmY6riGjbCYR8qxrWlHo1FI4QzwdKT5kt&#10;FoermJhZn8nBUPg3Xgo6cMAH4rdN4ZWEF65DS/jhNgDnEnsv/EK7z6/BN1pHuhtmvG0q3VMofb2Q&#10;eJze2tgP5wsOCvAp7pKVaaE0WPIlMIxHnIYsOFW9IbOdWKCCt0gCL6nG5MDXbvnGkvRGFHo/nxK2&#10;yJp0I1bZ5xJsM8G/H47eSG9fXAd/jtZatOMOVbojH6MhDhUeBv4mfXtTf0pwnIVzWYQtDyAZFG07&#10;kRxNd9QaAf+YjqI4sYes1cIVivbRdPJMChyAlUO+51nY7bpKWCM6FLNZN1MuPMvI/Nrmrr9nL+WD&#10;+PAS0R5OxO2kdyI34fByLib147jh6ONWkuC4DLO3DKOjsMsID7RHVqrcxoLtNsoE16A+jaS2E2Ow&#10;auAgLqoUIgJMDmxhli85cJvaVe4Gd+F3tXgM9qOG/0ednUbZV4OzUl9I/JsWbnuCfji8mO6pM4I6&#10;Vu0psyz+x7C+u/NZ2nr6G8SusDcxsKdtcloSMmJP0zx3BctCtZ0QRMxN4kwOHJW5k5HnNS7biVrD&#10;4nDLmS9xB2+nbEq59955wxGs3XBEJR2m+dtGYCUxHyuJIUiy0geWosFGoPuHzKqDc0A2c2GGXta2&#10;Zwzcad5OxCKCdPsqfeD7cq8oVrydEF5qiL5EyeeMAJPDBqPg8GnzYzB1PZt4jM7E79ECctjRSCcn&#10;PDSSQHTnAKwmopKO0OLtT8H6cjHdW2cUthu9yUcgCOpm5JhYvusFPaCJjU54cwDOgUCxof4VkPiW&#10;sxwIl3FqOyGMmdsUmBy2o0ajGnIlDofV3uROXyPqcW86FL0ZgUfs/c13I9JOkoCtRFAwXYJB1fzI&#10;x6/bbvTQrDLzKoejd9C8rcM192u7Xllm95+/TBIRKHZ4i9dh1FVedNJ+AGL4VlRJybsPgWIcUBW+&#10;AD/jkZyGzVBhT8cXO31DMzcNgsv0ahym2S8yUX5AXNtuBNP5xAM4uGSSWEjdbnpK8wjNqVxKOoOb&#10;ib7YRiSRHw49XQmMk1/7ivrvTAzxjhhqhDB/XWsNEm0O+05I2VWLvkjJ545A9hUme7ex56DhNW5g&#10;sRCa2OEzmr15OK078TH2zhwrxrC6bcaEDy753IGdvc4m/IUgOINAEouoW93RsJO472o/UxA4dfqm&#10;wfBNOUehfvBNsVFg2JwGMyMrDSujQBrc9A2ZeTEBX1oXbTNJLNoRjRwwEL9i9cBLOE4hZ7jwsnhs&#10;u6X4YITQf48swgqCdyb2CmFmFAxeBfB5BJPEsdgdcLfuq1lc9qg/AUZV7WghzigOXlqvRYy2+zlN&#10;draqRxpMRjTxBkYhzJb7EvPxM1ElJe9+BK43fpqEx9+GKhyna0RLZ3ivlQfepvCAUs5Q9B5aeCWR&#10;bSfBMSVeXx+JD0g92Ez8CfLkA1x7XwI7s2Inwvu1ET1Yb4zoLGBbBqmoL6IvUvL5I3CVHMDW+7B6&#10;eBYqnL9BuAxs8gq+OYPo8z9f1oKTcMBZu2R6FgaDew4OYE9Qtgg5CWLgrYe9acGJEvc3NT2F+t88&#10;RcYWZDLm4VEZvJWO+xH4P7NpDMw7IAiODCWVbKVXw+fwIQiEZ+FziBIdjj2nrweYS+U9KPxNynYS&#10;nlA0mwaEtrsF2apaVLhbtMu/Q2GBqJKSLzgEcvKpeAqv461FP5nXPlB3DJyHAmjpH2OpuG9JLQmq&#10;/e0pZZCyn05aRirGvDT1ayxs05AMNNimIcN+qFi3R/8gBwxQGlYPj6JLCaic2EW43Fl7uBb3YcG2&#10;URTiH6qHUxd+jFKwEAK8akiATcPgZjOQdMhwiJDsHs7CvNthoe56RFNz9MbU8zFwSrg4oMDnEMLl&#10;9hqDsGoIwP0/G/wEaQFg1QpCGEZLKGSHfauFlAB3wqxcsLBvzzRBHSVeCAjk6aoNknhOJwippCGd&#10;YFbMmbXnbh2GgK9I86QIohCGtPBfwbEwHBkZ2E68pG0jBct4zLN4QR0lXggI5BvHAQM3TScIvsUQ&#10;vqPsWO0R3Fx402wtY5MiiEIY00J9hdOxKgqeqv2JHfMEy2eYX98J6ijxQkIgX3LgdmAAF+gE8S7+&#10;KRwRtD3MiTPxn7aC8PXCCsJPbTEKaYAL+jXaIaR/OerbeLLoq9im4d+iSkq+8BAwRA46QXwCgkjE&#10;7x+hOjPcCpSOVdk6OwtxEodSMHJKOJefnnDzLwCSxUTZ2C0hNZYGNX0elp+ci1movK5sGoTwKnRh&#10;w+SgE8QqEMTD+P1z1DDR1nas2gshydPgyTgctxhh2G4oghDF0CzyzkPIOKoZ3pzuqj1UtFnboMDJ&#10;iFUxMQJC5KATxM8gCM7KzRmdDGfmzsbgtur9EWQ0BfEQRsFQqpTHW1KaeG7k2TTNEjLDQX2wncjP&#10;Tf2GB7EtAztW5Zl82Kq42KndwuSgE8Q6EAQ7aa1ELSsKyB21hmJipdAHf4zXAp54si+GKHZmkNcc&#10;qxAstk2lh6lpuX+JNulDEMNaUSUlX/gISJGDThBbQBAc92sVqnAkj243jUJC3mT6dO9kzSHJE929&#10;C3+43fPGDGwN/X1L4BBSOCB0FFrwkntaoZ5S0AhIk4NOEJx+noMWMEEIn0j1bDBB8+D7+sBbVAoE&#10;gSwSBd1f9XwXEXBeXV5GjstJVCGklujTpmLVcFxUSckXDQIukYNOEDtAEJz9he+rK4p249EmL1Ny&#10;egL9hChKHOtA3V+IIli48qkIWlO+eE26Hys/wcLm0fMFdZR4ESLgMjnoBLFLP4PgFYQwQTzeYgbS&#10;pMXRhhOfavkblJl1Ec6IPF7NNxRXHAk0pNksXEeXEGlkJoSfxaohVURJyRYtAm4hB50gduq3GLyC&#10;MJQHI7vrPOlGt15EiY5LtOf8zwhaa8/U80U71K69XQsW64ilBmU60a1Ve4s+bAWIYY2okpIvWgTc&#10;Rg7XbTH4mpNDzpUR6RqHdh/bdhlNWdsNwVF2I5w5x1lUmwwRDAtSlv0nMmE936fRZC0XhUBh794p&#10;AvJK1CQIuJUcdIKI1A2leIshlN6IsyFNuOUTmvxbNwQNOaEtXe0eiNUk8yDPZjiDuEQjZ2gfxMNs&#10;I9rkmVg1HBJVUvJFj4DbyUEniA0giO74/WvUUJFulgmuTM92+BgEcTfCjSVqiWTUGYQIgu6XZavW&#10;wGKhuKEQDu/IGaumu79F6omFgUCBkINOEBzRmqNJsSVl3plebuhp1RL16ek279LUdT1gQZkKCzzO&#10;cK22GIUxIW58BxuoxcPg6cF6E2WuLjkmpHLHLoqBc8M7C4wcdIL4FgQxGL8vRxVy974ZyVAebzmf&#10;5iFZTGhAMS0uhCqFj4ADV5elg2uCHJ4WfflvUFghqqTkzYNAgZKDThAfgyDC8LtwVOvO1XshL+Up&#10;WFG+gMS9fMWpSmEioIV+w9Vl78avITs2D6Hhkg7JF/WIYoaVlKC5EChwctAJgqNa89nD66Ld79lg&#10;PF1I/Jt+O7Zcy0ht97wPovgUpHxyWgLVLNmMboeznGD5CMSwQVBHiZsMgUIhB50gpoIg2IlCeH36&#10;eIs5IIgzdDD6d+TEKKVuMAphEvGqIQX5Jx6u/wz5IliwQImFrHD4aYHnK9FCQqDQyEEniLEgCLZ/&#10;6CvSPz9MznFIu/fvX27HldpZLaOUusEQQVBM1mnwdJkawuCpbWU2WxEqs7FqOCakoYRNiUChkoOO&#10;AEcG4RVEVxFE2GqSjaQmr72P0jJTVbBaEfAEZTWDpywv6tXweWgKGTxxtqo5gq9T4iZFoNDJAd8q&#10;yfoV58/A5GYRXGpFNKcRLefSjM39Kcw/QsWBEAHPoGx2Etw2lbrD4KmtQa2rYtMwvhwbUhUbIFDo&#10;5MCYYQJF6VaUa/FPoQwo7as8TKfiDtCKfa9SKRxQKhNr987CzMwM5LgsLmPwtBMtWebe1qinFSUC&#10;RUIOOkEcAUGwB88PqEKZvXs1nASC2E+RZ79CJCm4eSsfDLfMoWwz6a41h1EVZAYXLHx1qUK/CYJm&#10;ZvEiIwedINjMehh+54jWhq2ceBKPaDWHTq75i6KTjl/NZm1moK3QtvRMB+wZIuiBemNEm/sDiGG1&#10;qJKSNzcCRUoOOkF8CoKoht+FbCBC/MI1E+sXf7tTO6AUDHJq7lEpgtYx4cYnx9BD9Z+lssE8HIZL&#10;GiTV1aVhuKwjWOTkoBME20DUwe8DRaCrGd6UHkPgEU6WUzKQHUCFTtZFXmV7WY4IHhFUlbrdNFK0&#10;r59j1bBFVEnJmx8BU5CDDtOT+FkDtaMIbJ2r96YjMTtp9eG5mNzllYGUCHi6bHaG7H43T0QcjVIi&#10;T0iC8KsiCkrWOgiYhhzw7ZOE1cOjgO531CoiEA5o8godubybjl7egmQ5KkiMCHYs60AU8HIhtZEh&#10;m33khMoijBtnyVbFhgiYhhwYW45MDIIYgF+/Rw0yirefTwCNbrOInl1zmzbR+d/KgtIYepzkOAGZ&#10;qx5pOBmWp0JxITnM/NvG3qKkrIiAqchBJ4jfQRBj8ftCEUDLFa9Ow5rPpukb+5JvIKfZM3z5IfIa&#10;28mmIKBOpdD61KUGc7JQmQcyPyukoYQthYDpyEEniEUgCLaeHCGCZrvK3ehgnSfp20OztPOHzCwO&#10;eqxKbgjwWUOi4woNaDKGAooJmZqcwjMXKGTtjYApyUGHfBx+NkJtLzIE/W5+iQ7FbMf5wzYKQUxK&#10;tb3IHb3ktCtUHS7ZnasJR5PmuJC8rVDFxgiYlhx0HwwOJLAR1XA2LXYvfrLVApq0pgvsH1L0EHM2&#10;HkHJrvGqITn9Cq4unwBGvA0zXP6G5BLD0krQsgiYlhwYUf2A8nH8uhLVxyjKlUJr0+Bm02jOlsdg&#10;/yCcCNzoaywsB2LQArk0JfZVESxvYFwSBXWUuAURMDU56ATxHc4f+C59sgi+nar1ob0X19HaY8uQ&#10;RUslybkeOzYVS05Lom51R4uurPZAlU3dVfEABExPDvoYvIKfLVHvFhmTwU3foEOXIik6+TgFIbS6&#10;On9wopeUFk91ItrRLZU5e4BQeROrhhQhDSVsWQQsQQ6YkBm6gxafP1Q1inYw7u1HtJynZdHKyEpH&#10;mHvDOxOjr7CcnBb+LcOBVcMo4CF03csu2V9YrsOqwdIIWIIcuHcgiDMgCD5/+A7VcLvrl25HD9V7&#10;hlb8OQXxH9T1prZqCG9FrSvdKzppOJCLcskWRc3C8oY/ZGboIybnTyCIaWgLxy8zXLrXH0d7L/xK&#10;f8dshXk1rjc9NP4DrxpS01PpvpueJB8voaFnx6ovDQOuBG2BgNAMMUmP2T34FtTORtvDV3WPt5hF&#10;z/H1ZobnuncnIQdF7fAW1KaScNBYXjUoizKjE84mcpYjB0zSNKweOEjtBtRyRsehClLs9b/5VVq0&#10;/SlYT3J4e6Oa9pBzhppPonvrjCIfb6FhXw8EOGu6Kh6GgNAsMQs2IAgOMccWlB+LtOnOWkNo57mf&#10;6I9zP3hc/osk2DXUimiNUPMPiEDGstPVqkEUMnvIW5IcGHpM2E9AELy1eExkKIY0e4sm/jcS24tk&#10;0Tt+kdeYShaLBqwaUrFqwFmD2KqBb4f4AFgVD0TAsuSgj9V4/OT46Q2Mjl3Z4Kra9mJe5GNaej1P&#10;2F7wdqJ6WBNqW6mbUZiy5dgaMkNUScnbAwFLkwMmbixWD+y5uQbVz+iQdKnRD9uL/9LWMxy9ms8f&#10;7HsAwWcNSY5EuuvmoaJp7dapVYPRGWVPOUuTg769WA+CeAO/vyAyRIObTqX9lzaRIyNRy55l15IK&#10;5yqO19C+qrA1JHte2pc17TrgbuyX5clBx+I1/OyC2s4oNhFBFalf45cRnHYIRQRie4H/7FY45+UV&#10;XF/2aTQM8RqCRbq3Sa0aROCyp6wtyAHfcKn69oKvN0OMDtVt1fvQ9rPf07YzK3F7Udp2wWkdOHQt&#10;X7wusROaYOFVQ7qgjhK3GQK2IAd9e7EHBDEFv08XGSN2ztoftdF2txfOKE8J1L3+CxToa5gvGbod&#10;qN+IYKhk7YmAbchBH57Z+HkX6u1Gh6sUthd9Gr9ECyKHU3gQrx6Mappbji1BS+FmpnMN4VUD2zVw&#10;ohpVPBwBW5GD7r35FMaUfQFCjY7tvxBcNfL0N7T7ws/I2xBh+e2FlxZROpbuqDUCofLCjcLAcrtQ&#10;lQ+FCGI2lrUVOejbi/3YXvwbv88VGbdB2F5M+HkzpeMb10csbJrIawpFlnNelvAvQ11rDhJ931zl&#10;eSkKmX3lbUcO+lC9g5/sk3yH0aGrEFKLejaYRO//MV43jrLm/sILIfkTUi/T3bVHwUW9stHusxwn&#10;p1khoqBk7Y2ALcmB7+f13Bd8JWc4U8s9dYbTllPf0tHYSCqOQDFWvN7MzEqjwGJhIAcOfSFUFgC3&#10;K0IaStjWCNiSHPTtxV8giJfw+wyjI8gxDjgw7fO/dEXkqAzRSElGX1NgcmzXEI/sVR2r9qPyIZx2&#10;1HDhPBQfGpZWgh6BgG3JQR89Pnfg4AW3Gh3NWsjcfTdWEF/vfxvbi3KWOpzMokycl/jTXbXZo12o&#10;8KrhspCGErY9ArYmBzbkwephFEZxM6phE8Hu9cfTNhhHxSSd0DNBmf/8gVcNibihaFyuK9UKbyYy&#10;cc9D+F0RBSXrGQjYmhz07cVeEMRU/P6q0SEN8g2lgU2m0uvrHhY1Ozb6igKR463QnbWEPNi5HR+A&#10;RC8WSIPUQy2NgO3JQR8dtpp8ALWF0dFqXr4rdajahzac/NgSnptXEDi2VngbalLuX0a7yHJxatUg&#10;ApdnyXoEOXCuBawensbQ/oZquM/9Gj9Pu8//F6bVnFbPsEd4oc8gLXAs7DPuqj1M9BD1C2DD6e1U&#10;UQj8AwHDHxSrY4cPwQYQBB9QMkkYKmwn0KPBs7Rkx2j9cNKcZw8czKVKiYaiwVw4zDzbg6iiEMgR&#10;AY8hB733HLmajaNqG50PfPK/8eTXdCRmMxU3YdZuLZhLWiLdVr0/grkEGO0Wy30LwtwloqBkPQsB&#10;jyIHPXLURAzxV0aHmS0OBzV9HbYPd1AmDvzYb8FMJR3Zq8IDK8K2oYdos+aJKih5z0LAo8iBhxYE&#10;8TW2F5zWzfCnia8Gu9YcQqsPz0HW7jKmCSvHqwZ2sLq3zgAcmpYVmbl89vK7iIKS9TwEPI4c9CHm&#10;1QNHjjLsstijwXiKPLOKrqRdIj+fQFPMlMzMDFy1hoK4Bou2Z6EKAScKmefJeyQ54INxTA8MM8fo&#10;kIfAlbtXoxdozpbB5B8YVOR+F05T6VhqV7knVQytY7QbLPcn6nciCkrWMxHwSHLQh3ohfvZCNRx3&#10;slO13rTuxBf058VfKLSIDyfZKcwLviB3iBs9LQE5JnnmdFe9FkHAY8lBT6s3AWCtRTWMw4CbX6ZJ&#10;v2yCY1Y6bAp8RLB2qyxnsKob0ZbqlW4j8tyzEBbKEibycCVrLwQMfyjs1W1nb0AQG7G94BXESKP9&#10;qxbWkO6o+Rh9c+BthJUrXySOWXwQ6YDR0201+mNzgXRWxgubSkcbF1eSnoyAR5ODPvDs1s2em4Yj&#10;ozxUbyxtPv01wr5HFcnhZGp6MlUIqU2tK94nMnfjIfy+iIKS9WwEPJ4c8E16CauH5zENlhmdCiH+&#10;4dQbh5OzNg+C5WRgoQaldeaiiKNudcciqnRxo01muZXKVFoELiXr8eSgT4GP8LMfqmGvpVur9qK1&#10;xz6nv6J+RRDXsEK7vUhHpKcQ/7LUuVpfkdmbCeGlIgpKViGgyMF59pCJ1cOz+LUjquHceP0av0j/&#10;/mU9Qqyk4/u84A8n+XSBVw23VhuI+JCVRGbveghzxmxVFAKGEVDkoEMFgtgJgmCT4nFG0asZ3oS6&#10;IKz9j3/Ph+VkwUeN4utLby9/GD0NNNrEbDk2euLVgyoKAcMIKHL4f6hexz8fQq1uFMEeDSZolpOp&#10;GfFIyCvk+GT0FVfl2MGqbql2VCeiuYjuQQivElFQsgoBRkCRw3XzAN+uMVg9cLZuPoMwVNinoTvc&#10;uhduG4mEvAEFlo43+/qyC7wvSez68j1l9GRoKJXQDQgocvjnlPgU/4uzwbDvhaFye/WB9Nuxz+hE&#10;7HYKLqCQ9pwUt1zxGtSiImf7M1xiIPmZYWklqBC4DgFFDjdMB/1w8jn87w2ohsI/+Xj7UF9cbb78&#10;ezesHHhrL2SYlO+EdAaPjYfx1Qji+JYC5Uv056SAvBJVCFxFQJFDDpMBH6ht2F4swp84crWh0qhs&#10;R7ql8sO08dQKKhFQyq1u3WyqHeRbEgFdBhhqiy6UgZ/K6EkEMSX7fwgocsh9QryCPz2IavjO8JFG&#10;k2jHuR+Ic1X6ePm6Zapp15cIHtu6YnfRRDXroMoJhVVRCEghoMghF9iweojC6uFV/Jl9LwyV8sVr&#10;IvDKU/TZny/BDqEsIke5J+ZkVpYXrkyFjJ64vUtVzAZDw6aEckFAkUPeU4OX5Y+itjU6g7rdNJLW&#10;w607NvUk+fsEGVXLVY6Dx1YNa0SNyrB9luFyBJLq+tIwXEowJwQUOeQxLzgdPVYPkyDyC6qh4JHs&#10;79CzwUSatWUQBQQGu2RW7Qwee4U6VOmONHdC25SP0PZENeUVAq4goMghH/TwIVsLguAYCGxgYKh0&#10;rNaD1hz9gA5Fb0LEanm/i4zMNBxulqb2VQyHu+T2JaB+YqihSkghkAcCihyMTY8pELsH1WDMSS/N&#10;a3Py2jtxsZkpGnNBa5Hz+jJOy7oVEVTRWCudUj+C0A6JKChZhUBOCChyMDAv8GE7itXDDIjyAaWh&#10;Uq90W4SL7wvjqGXwuygtfLWphYGDAWuX6nzkIVQ+EJJWwgqBXBBQ5GB8anC2LN5a3GRUpWfD52jb&#10;mdVSV5vJ6YlUI7w51S9jOMQlN2svKp+PqKIQcBkBRQ4GIcTqIV6PWM3m1YZKGaTTu6fOCO1qMzyw&#10;rOHVAx9EpiDaUwecNQiGgVuGdqYaapwSUgjkg4AiB4Epgg/eZyCIIVC53agak8O6EysoLuU0QsoF&#10;Qy1/24d0HESG+ZenNpU5ep3hchmSKwxLK0GFgCIHt8+Bf+OJHVANBYVhR6zu9cbT7K0cUg5Xm/lw&#10;A6ffS0y9TJ1w1hARWF6k8RwG7rSIgpJVCOSFgFo5CM4PfAAjsXrgeJPDjKreWr03/XLsYzpwaS2u&#10;JjmdXm5xV7woLTMFCXGD6D4YUwkUphzDbuYCz1WiHoyAIge5wZ8KtYdRI4yo87nBE63m0Iu/3gPL&#10;ydNUwv+fjll8zpAKt+yE1Fga2WoRVS3RwMijs2V24Bf2IlVFIeA2BBQ5SECJ1cNx/WrzNaPq7Hcx&#10;pdMqeidyJO2/tImKeXuRX7EA7cCRzxhS01NxaFmJnm4zBzEiHzH62Gy5T9iaU1RJySsE1LaiYOYA&#10;59lkH2rDV5uc0/LVLj/SxpNf0Y6zv9LZxH2UkcmkUBuZq1rAJbsPsmWXFm1tLBQ4a7gqCgG3IqBW&#10;DpJwsu+C6NUmv8rbyxtWj921ymcP/J8Pcl66UD5TB5EuoKdUc0XApVmpcNW+sflgsrMMFl4gCh9j&#10;/ly5PZ6dq2bJvFvpKATyQ0CRQ34I5fF3fGNn6F6bHFhFyG3ShdderzoTbeDo0qooBNyOgCIHFyHF&#10;h3MLCIJD2k928VGi6pFQeENUSckrBIwioMjBKFJ5y7FDVmNUDitXGOU8XjIQxHSlMF6m3uGZCChy&#10;cMO440OajtUDh7MvgXqbGx6Z1yM43PzDeOf+An6PeryHI6DIwU0TAB/WOBAEG0ZxaLkH3PTYGx9z&#10;Av+jN961uYCerx6rELiKgCIHN04GfGhjQRDd8cgpqBNR3XlI+T2eNxLvOObGJqtHKQRyRUCRg5sn&#10;B99g4JEvgCR+1klC6przumYxGbyNukBFk3bzYKnH5YmAIocCmiD4IPP15m0gCd5icDgnJgk+kzBS&#10;2JGK/SU4ld2HeNZFI0pKRiHgTgQUObgTzRyehQ/2SvzvlSAJTo7TEpVjzLdCrYXKMSk5qjXfOvB5&#10;wi7U31H5mvJP6ObmvlnArVaPVwioLNuFNgd0E2eOt/B1ob1UvUgh4AIC/wMb9hH7JakDoQAAAABJ&#10;RU5ErkJgglBLAwQKAAAAAAAAACEA24YkFb4fAAC+HwAAFAAAAGRycy9tZWRpYS9pbWFnZTIucG5n&#10;iVBORw0KGgoAAAANSUhEUgAAAFEAAABRCAYAAAHdiHqgAAAAAXNSR0IArs4c6QAAAARnQU1BAACx&#10;jwv8YQUAAAAJcEhZcwAAIdUAACHVAQSctJ0AAB9TSURBVGhD5VsJfE1HF79B7Fo7rb20SmlRVa2E&#10;rkqpvQ1VWy0tpbakllj6tXa1p3ZRkiBCqVpDhNRWEok9IkFiJxQRkca75zv/c9+9ue/lPfXyof2+&#10;7/x+/zdz583MPXPuLGfOnFH+I/J6UyEilTgKOKch3T1JvbCS0tLSSE2Y7rxA81cVUg92E3h6elKT&#10;Jk1IDX8lawHLSmUOzebXR08iWuNJn332GZUuXVoyS3qIXYGCeSSBChUqRO+++65kwrM1/A55DMrI&#10;yJjmP28q0akZROdDDLz88st+1iyZVKNGDXrllVfI3d1dahw7diwdPnxY3qTlMNHs2bPp7NmzkhHo&#10;27cvRUVF6c+2lJycbGTMlSuX0UhrmlNyww9/mVzy9EgInxkIHqB4W5OykpowQ3jDJwZCBjnIrB78&#10;XPvEceMk89Wze+WrLe6jDNZyMKXPL0rqppak7h1E77zzjvQF9fhwUkOr6V/MXTLeDlJS3d1zSU3o&#10;B8ChmGjHfUBNWqx9Uobl2HfySdUrG5FJRGbQyZMnqUyZMvTnn39KzdWrVxdw/EPJYCLJoGcEihUr&#10;hrAZI5MSEhLkzxdffJE+//xzKlGihF7gDfxv0MqVK3NyIPxERkZKK8PDw137lO3qK3T58mV5wxof&#10;k1yzQ193ZrHe+D0L+C9a0tfFyr/twx8ydrSGo97SpTnZgHrAS4D4qsGKD4fO6e0aXGBbDVK31yTL&#10;oT7GzAGkp6dT/fr1tUrDa0kX04G0TxsobaQSM7V6TSmWL7c2Kahb29OAAV9TqVIlKP1MKM80E2mE&#10;ry/9tnU1XT+1g8qVK6f1Miv+nKXQH4uVDK4mv1abLeW4ElDkOodGU4G4/eukb9M6KwJKy/P1qczA&#10;eulHYxk5GI7ppZdeIvRWTECIo2/x7CVxAJPRq6++KhMSxIE0LvaiVto5SYHcuXMbnJp7OCYtVLZv&#10;3z69twNvM5zT5s2by11junv37v07d+5YUlJSVAZCS2pqquX27dvyjP/wjJCLPa+VdkI8SMs2atRo&#10;d/fu3aMAb2/vmJ49e0bq8W+++SaqV69e+/HM6QcRcrHXtdJ/F2FiwkTg7+9P94NFdtpslh1CZaNG&#10;jZLZWUe2K03f4qnO/nFa1vF+57Q+nebWcj4EUbgnzZ4xXlb+e3/ESTfRlwaAroURr+MPxykqW/jj&#10;GG3iiOlFixYtooIFC0qlOjBxUMKsv24+mjJiwMc2EwYmBgw9/A1gwdUnDDrh65zT9CAlY2DP5qSG&#10;8Uy0+12bmYj/pjZt2hiV6hVKpXFjSdUqtZ3dPatZZ5UFBTX95mQQr2sNeaprTlu2bKEqVaoYnBqV&#10;WWchpDF6oB6D0Fz8qS6vSmriRmrW7APymzWdPv30U1kwZQbSQ2tFOkoVlgp9tZoyqWLiHIW+/vpr&#10;ypcvr/5WGj16tE2FRvx3X6kMeXK5KVs5LMPIQtUiJj1tVKbj8ukY4jGuzY/BvP5vaMyyC6A87m6U&#10;L6/bNs7zAiMr8VBwj42NDYrYMFuWfPUYjxLr8o+l3xLxvqbZ8XNwcDCFrFh0gYs5rgw0bdq0wvrE&#10;GhIi6qDEoRpMmjRJuMRz27ZtJYRmyNMapjHHZF8hJxngxZ8qVqwo/5UtW1bCvHnz0rx58xJQ1iGh&#10;Qg6kAs5IAQEBNhVi0UI8R44cEQjLly9PPNEizSnlZRgV3rx506gQWLZsmc0zKrx+/Trizgky4bfK&#10;dM9bApnqAV4aBPfu3TPSkOeXX35ZYS3qmJo2bYomiQqemJgoixWaOnXqVOmT8fHx3BnI4HLy5MlH&#10;paAzGjNmzIZ+/fodwHrRpUuXyNatW+9DvGvXrpHFixffxsttBJ779+8fg/C1117bYC2aldAPGcYi&#10;znHzgNdVT0MF5f9t1dFHSZit7gbxh+uv0FmMcZ4b9o9TvPgv6J1/L4GZDh4KjRw5koVgS/gbE7tV&#10;K8z+gpldwgrECiL5DvchunfBOf68IcxibvfvrQzi+ONnFsx58Loxa/oEouQdGi6uJrq0RgPijnAz&#10;WpiF5JdoO7BHzyyYG/mlJy3wG0fqGT9S4yfzOv6txKP2R1CFChWECdbW6NKZgxKH0jpz5ky6mMDb&#10;w6ODBXR+udENfn5U3QAtH8XMLfRjhg7z0n2oty12vcUKR0+JDxs2lNzc3IQJHWrceC3cxyrAbw0y&#10;ceJbg9nl/WQj7DqzPFpVjxcV8undSlvqd9S1VVrswXmw4EKzRMhVGIDGiVBXGcwg/hr4D8KwbsT/&#10;mtm7S5Tyt5cq9FrNSjYqg7q4BKmbWxEdm8Ob9kWsEA0hNaprJpNn5lG9evXIcvYnmj59ujBq3V1r&#10;DO5t5pBJ9ZcKWv07viD3nBqznL86eHFK6cuU6S151N6ZbmJw+QtcSU9NuWKo+3xJ3dnLUFl0tQWr&#10;J12JoPz581PdunUp4+Im4t2ELMMpsfM1pjZWMeq1B79eZ3I0oyD4cUbutxYr5w79oBAMVSis+hel&#10;9etCqGHDN/nltahkyeJSYc6cOen991lzMTGLZ9Gz8IyX//IOeXl5SRryU6DtF9KRw41DZtA9l7KJ&#10;6/6Y8ZeLAJamarcC89w9ND1zd+gMUGB0Jt96661MJoGfGxDN5ZUR8Sv7ZUeZL18+YSyVv1YufOI1&#10;eVBPKAP7YGwGXVoaseZWOxdc5nLoxFJiOqMdzZ3j3M+MtRq2MFNmhJTgdJ5Hr/5Gt9Z6UumSRcgS&#10;Wp6KF3Lbzu/QmXO+UXdGa9euLaSrgNjII8RmHuog4hs2bJBNPeLY2GOg6PmBxDPxssk3p2Hvbn5m&#10;7YS+++472DuyN1+a9VRHTAI9evSQEExC8a1ZsyYdPXpU0vDZdSY7dOhA//L9wmDyjTfe4D7eUOIw&#10;2vDrPtDe6iKZdV9Ujok6T548orbq6TrM1gzoxQihMMKygTjKYVWChQPPsOViQ4h4QkLCbQ4bMFwn&#10;ZuZpDqSi5cu15YwVSoPJP/74Q0LAzCS2FAjBlM4ktr+vv/660QCYYqB/I27VwW2NkC6QW4ECBd5d&#10;vXr1iYsXL97jvU0CS3PtoEGD1vL8t7dz585ibeF+Gc3xY/xJz3/yySfJvNO90bhx42usih/54osv&#10;dnOXiEQeZ8D//K4m2iuzQcnJyfT2229TqVKljHUZewAMksKFC0s/3Llzp+yfYM996qmnyM/PTwbU&#10;t99+S1999ZVMOU8//TTt3bvXMK5jzkRYsmRJCgwMxNxYlZE94k+aBnMvVhAzkwjBFD4bOn7VqlXp&#10;2Weflb6GgYU473ykMRjBqAOExqIsNjwI0S+tGxpbU7KLhKmhDqMV431GS2scQLw1owXjI2uano4Q&#10;6Ri1eMbnNJfFtKPHYT0vzfg/JlqlvIc1F5uvIN6EYTOGTRn/9UAF4YlQxnKlpdV6JhY2HCJAb2xb&#10;X1MUOL2kZPw7SA3JZM6esGNs38BgspQUeJKUEaR8lMlcpinWDJhp5cw0k8nHt9E3U8ZWjyZqaG2N&#10;Od6eOty2WjFi+DcEhfmJMZnxa7UPsUMU3TA1Mavt2QGGePcjnP5gf8RVPD4m1R0NmtLPBUU5pTtx&#10;2r5a309fYj3Rfj9twsC+3WRP/tj6ZEZYwxbqdqvkrm0n9XywGNsB3dIHmI3u9vDp35Wa1XkMTNI2&#10;j1YWg7lt2sYfG3mEDKQjG6CeGCnLHdbdrl270ubNm3nnONTY+PsO7kYfv/EImWSptTSYu7gq80gS&#10;wBEkS2bp0qU2TNojJeFn47gSGOXd6dFMQTwJN7f8WlZerib5Z7VIxPQidVcjiVPyb6IDcjEDw4cN&#10;pXbt2kHlt7VI/OZBowZ52UvStYGjBitNrEchRKd/tLU+mLH/Y2GyZ8+e0hDzBh+4d++uhFk2+eG1&#10;yLd/O2pu2ycfjkmWXFNrIaLYf2kVHjRZHuyx531aOH+2MAgULVrUYBD6I8KM0wvsGNTwTZ9WBNPM&#10;Q09B6nKlnPW8h5n7Xju5DqtJ6vaXSY3uSZbDfTnskYXJIwe2yCZJ5REOJnW9DzgTF+WQOR04l3rr&#10;JZZ2oHKf8z947YbkYFeBfSXTSuBG6qo63Hf6MtNLuc9NIMvBnjYM+vr6ilKqHv7akCSqA+rU4bIO&#10;GEOjaY6bvKNezUoEO9LbL4mVLB94cUjGpzWYY2aDWYp7fDRbTsxkni7mkBr6sWZVWNuQN+w7hKFz&#10;Z2PFpqgziH6JugB75iiosM074I2CT71pmHKY8zs/IMrC4Py8pK5/nyhqbKaxaQdLb2Nzwwxy7thv&#10;wpDl+E8S4vNiDlSTAujNN9+0YZACbRnTAeNWi7oKLRugxHL++uDFId0NUG6WLszbzCnWwgvyk7ru&#10;bR6toyjx1CHq3PlTatmyGb3wwgtEEV/R1CmT6XDkLqLQ9sIsGMR0Q0vLEa3T7Dm1atWi6ye3ZWHK&#10;jPxwqmDh5MmlrGE2XtO4cUBliivPIyMsU2Ky4z6CT+zhUZ9fVp83SVWMjTgYuXI81JAk7fxSGIqN&#10;2UO0rKoweSsxUtKw0dq0LsQhcyULKXRoMm/sZyqpXO8sRjnw4ozc8+VW2uqfOmVpDQlxDKo7IpkB&#10;0wb9PkJj8PAsYSbpxF7t2b8YUXAtYRz50LCuXbtkYS6Rw+uaa0kwA5v6v/QHwl6iPcxnMKNx/IE4&#10;GblVY+iCNljozvlMqc7NqZnqOI7zXmxh6TRrQMxUuSIKxUzLTclL8oC5lYy2DIf+L46oYLFCOTrB&#10;zwVnufz8QFBYR+rTp4/G4K1TmT4zwHxmikMc/sFUQvMVqlxCoZ2TnqYLi566y+VdZk6ngs+Xc+8K&#10;W1++PG50eqWdzdCMk7My7Yd7umW1IQZyI67yYIrsT+1beBBskqcWPHuH35Ft5hSLxTLl1q1bP0bu&#10;Dd0N/7YpU6aQGmc95GZYDnTNPPQGkpZph96JAXR/VwuetL21Z+DcSqJ4P4oIXUkxe9aQyoou71kO&#10;8mvaMQrIC12lGTNmiG2vU6dOhpfSjRs3JKxWrRr9mXZL4s2bN6fevXtLXAdc/26cDbdJg0kE5cxp&#10;p0+fxhpcQnuji/QgBgHdncrMYP/+/Q1LbGpqqpEXfW/Hjh0Gg2FhYRJaDUvdGThOd43+isH27dtL&#10;CAYxQGB59fHxkUkc6SkpKUbe6Ki9NHvaCIPBO3fuSAjtm181lVFUXuoKgUGY2uwZRBrMa5xFAMaa&#10;NWsmcTCtp3P/NaQJps+cOSMMorzuKImDIg5nMIozXCNsvDmgjz76SJzaMIddu3ZN0nSTHPAgBvV4&#10;pUqVYAI2nuFjgNC6Vv+L8RTDNUKn5kAY1G2DOoNmL7yHYXDVqlU3qlatCr+YLP8xxjNgJ3eNdAax&#10;2OsKKPoOQjCsbzfNDHp4eEgI3L5924hjL41+qj/bMTiT4fonvnz58q8cGBXBOD548ODjiIPBmJgY&#10;STczqANdIC4uDhqykYbBpMcfCYNMxT/55JNZ8fHxd0+ePJny3HPP7axcuXJgv379QmEM5xeKi0m3&#10;bt0OdezYMd7Ly+sqDOpA+fLlk1jy+2BUNxvQHYHfg1GcLQbd0tLSUnm6ULdu3boPDpnwxNE9dPCM&#10;uO6kafbescbvI4/+jBDl9XIAHDv5PTADu77UqaqahwPZU8Bv2Nvbm9asWSOTK0Yf+iZGJ85IuAHy&#10;uWDxx3Et4jjUgR64ceNG4zTggw8+oB9++EH8mLDaQMPhvB0Yrk/Ue/bsweaFkpKSZH8xbNgwWa6Q&#10;pjOI4wr0QZaOpEOJ1RnESMfch4MfzIM4d0ZfXbJkCU2bNk3yWBn8luG6uTg8PDwvBkaRIkXEYorT&#10;ov3799P8+fNliwmJQJqYeHUGCxQoICMegwTnJJAiGOS+K3HUA4/ETZs2yZkK9+fsM8iUgydrnyFD&#10;hhwoW7bsVl7GDvbo0UP8dgH49PIc+TuniW+WDp5ODsK/lwfLHi4Tzd3DJo/VL9ioh98Dj8ZsG9yx&#10;kW7KQEfGeQfORsxnHniGmm5OQxzpyI8zlOYM5DGXMZ+V1GO4dlxLRKyra85jHJoL26dlMVVY/3NU&#10;VidWsR2m//OJ5in5LSFKEDZtjpC2TFk5rpNSjLNiY/VgO87/G6nBSgsIyRKskH8fzUTEyTZAGv5D&#10;HuTdPFzpy+lYhFy7ufK/RhkrlFYQCI6GvBpowsImgrdtPJpsCWnW2VOOiVAGZa2ubrAw/ncOv+yS&#10;3vMgCLiFcpL1qsPDka72d2DB68IMHmgjzP/doZ4RWq8ZGgxjfbs3NOGNGDGMu1ka0f0U18BlRo4Y&#10;LnXgbtl9rhN1B2rXv/73hJmxrUFTnEnidM37c085Ax82ZCBR2kWilFjGiWyCy3Idw4cMEmE2raWI&#10;nzCEafW7/O8Xpro6fxOcilBoLfqig2Y09psxmSj1LNEfB+Sokq6GPhrcPk7e/XuJMF9/XhMk3v1f&#10;K8yMrR7N9Z43sKun7AkG9u1KdOsw0ZUNtri8nujcErqTfEpUb6jw2BglXzlHdH4ZUZK/a7i+R97F&#10;bNB7L2f2zOXapd9//gKUsd2zJYSHo93hvbSeN3fWOG7YLlLPLiAVZ4KnxpOa9JMNNm/eJEPcbAsC&#10;YIKRMifHUOr5bXQtIYzUK5u0cmfmkBo/Vf6TPHagS+to6EDtCljrepkLkPX+wj9PmBTu0UqEF+ZJ&#10;o/towlvw41jpZeqpyYxJmcDhPJzijw8z0m5ejJEyABznUCUACyC24/ou1xlwK1/FnTjUa4NeRIkL&#10;aaR3F8kHNcpQjXz+IcLMWF24hSG83poQFvpxTzgXROoxH8JdZ8cYTOr+tprPe/wUOp0Qxz11Pvey&#10;LXRg1wY6dvSI4fDnCLBjREX+TsHLA418h6P3k7qP69vb1AE+5I81kUZ7d5S8ZmFar+s/+TlTtR7b&#10;Q1Vp87oi5oSFM0cSnZlH6sHPHx6RHUndUZvUiDf5uRtRwlQaMmSI0SthOOLXOQRMGfHRv1LA4tny&#10;DFOH5Qh/ILk77gT8Ljo+nEYO+FjKtGbe0Qa0xXoz/vELMyNEaYoVT+WXvs+TNifR0L5tiE6MZAbr&#10;sFA6iTBcxr4W3MhXSD3wCQ0dOtQQog6zg5E9QkNDxZ0V8R49enAPb6PV9UDUEp6H9dM8ndEWtAlt&#10;e2zCzFimNMHXAqA+cBIN7PUR0Umeh+wZtPaqbIHLLlk4Xfx4Iby0tDRDqDCTm238ZgwYMIAOHIDK&#10;xAsPerY9Tw8A8cI0iNuCenTVCPD/Su6kPRph8k5gFyod2ExjeHDXD4h2fmVzhJ0JN1IXFCQ1+AVS&#10;f+tCluNjyXJqCmMyWWJHaQ4wjoRnxp0zckwOT7H0m6c47XO6evWq0SsxxM0OMjqkF+5p7FBQD0RY&#10;DaLAp7lNfaRtUte73BZu88UFShw/w+kaZ2au3/0AsQAHoLIRbTVGr2zxFkE5FN7i4qSufo3UrV6k&#10;/j6cKHqi5lYSG0AUt4wXk9ncyEGkbm5LtLYRqds+4gm/Q+blK56rVoUEi6BwG+dW8hkuM0hOLHUB&#10;mvHcc8/ZCBFDWt3f2rGg7LG5KtHCPA7bcZXbiPp8uc1o+8Iv5foRDKowrLouyIxgZS4qqvOcxqhl&#10;bu6sL56Tg9SlZUhdC+WaF4fIMYZPjoGYH0g9PI2FOJDULe0It+4NPwgrrh0PNQQ0YcIEUbixAuMy&#10;PfRH2M71/8eNG0dXLsRLHLZ18AakHef3OBLa1uo8OkoanlEPgsptRF21K/Ezt33dUPH9+YYBL37n&#10;XlTO6MJc5VNUtMpbY3Ldl1lfKv5CK14kdT2GUg+iA6NZcNwLTyykK2eiKSIinA4f2M5qzybaE7aK&#10;Eg9tzvR+AXZ+QUlHw+XiBQS3atUq7qHD5L/zSWdFUA0aNJATO+iQ107v5Z7bnT9KfwoKCpL/cXUQ&#10;w/9K0iGiXysTLSvKfDn44A+BX3trbUWb0fYvGyv7+BmHFxjWhRguU/7E2cp8VHZ0qnaJDTf67kwz&#10;vXheXlIDK/BQrssNm0o/LZ5H/ft/Rd27d6FWrZrTe+81otq1a9Kzz5bmuS6n9Co0GifNrVu3pvXr&#10;11NGzI9E62xvAdK2TnJcpPe+eXNnE21mTQDv9C+u5Tk8Q+ZCPQ+O2XEiFH8ogmh+gUweHxKln9La&#10;eITbijYH9lESWQaBDBiAazBwZucyYVUqUr6Y8s4df+UGKj41U/tSEGaKfpfz4HiaNOF7bsQLVLly&#10;RdYbK1GlSuWodOmS3KgCWbZzAHoWGr5mzc9EcGo0CxA4NE12IrqAxJlM/29pWe29cC5b+xbdj19N&#10;33//vZEX53V45/hxvGva2MJGUI5QqpDGE9qGNl5bpNzL565s5bQgBnY2cOXDhbFsr9IoCMcd3F/y&#10;SlmaI51W5aBTfjjPU+R6ZoVntXul2QF2HGj4qZhwWyGe3y4HnbpgbPzJdMzXrnrS6nqZaX+myCks&#10;pgD940n5o342gsvw03oe2hA3KwehTTeDcuBoGVdF4U2FG5k4TavMcH0udEJYmXBmWM3dXfn01op8&#10;t9RfnqJ9PxSg3LkcC8gV4BCWIvpwz+IG/9KIKO0aNWrUyCTEc9p/9gipQzSXhbCI1ZS1HkZ62sWD&#10;Ug6nzoMGfk20ojovLArd5KFasZgiPO+dXIDQhqsBBe/lcpOeB+GNY8AdDVda0Xmyp9r8BRnCLFc6&#10;R5erAUWvqpueobAJxShvbu3LQ92AAFxFdHS0zJEtW7YUhxodbdrwXHgzlmgDC8gZVlbguZJ72aoq&#10;9EfyJREg6jwSxfMj/5+8oDRVKakIj+AVPMctKZxauKBbGPP8xIRnT7owq9eo4N7tfEjFS5ZtVSh0&#10;UhlhtGhBhRKhUoRwL3EV64oRhbMalB2sKaTVEcZDnJ9TNjWk9i096d13GtL+oBZkCa9BcYvLp5Qo&#10;LJeo4duKYfvEhadcuHAhf3h4OI0ZM8YAnC6uXLkiOpyehvjdu3fp4MGDRhpuWdxNuUG3TwXjrqiR&#10;PmfOHLp//z6tWLFCFgk9XQec5iJ27iD13nW6Hf0dpcXNl3sv9vl04Eoz8ynvs/9v4sSJuE2s3rhx&#10;I3379u3jCxQo8OStOLjarLsq6oBHIC6M616BAOLwDjRfHgc+/PBDUlXVuO0OwAsL/pc4MtU9BAHE&#10;7Z/hcaOqliy34c2ANw4Eae9Aaq4LwBXr48ePx3Cz3mTgHDsn2vjYCZfY/xMhomHwb3oYIcJ/6tix&#10;Y4afKID5LiUlJYsQcWsf++zoyL107EhUFiHi6AHl9Jv8AGyTcI7lZkGhxoV5qDKPn/4TIWL7Bv8s&#10;AEKEOxTUHDQQQsTFKtgKdaBeLDi4LgSTGAQMITgSIj7E7t275Uo6LED2QoR1aO3atfJuLH64GQ6d&#10;knmEbyJ8X+EwlC3XPpcJQsQBOhRmGEPhK9axY0cRIhgE4wDiEKK/v79Dy4sZyAvfMXsHTLiyRkZG&#10;2qRBmHC8xFDEdg/CBh/4GAD20/Hx8TIXIw7ovr3mevBOnON4eHhE8PMkxnsM172cs0O6EDlqAKoI&#10;vjwEq6eBcTDJc6iRhvMSCFh/1pFdIZrT4XV46dIly5EjR+7Gxsam7tu3z+Z/9DyUszfy3rt3D+Fo&#10;BubFbO2PXSYIEX6eHDUAv0249JqFiN5x8+ZNGyHif7hU2vdMZ0LEPBcVFWWT9iAh8oqczsP5MvNy&#10;wZkQMXLM6devX0c4jQFfQHidPX7y8fEpdO7cORtGIBSzWQpo3LgxhHjfXogQ7KRJk2zyOhOiI8CA&#10;gfnTXohmYH60F/5fCBG+2E9uTmTKxQ2pzkMmCr0PlhQsELg3+vzzz9OIESPo4sWL1L1798Pckw5g&#10;YYB3MQDrTXJysgXQ0wDMm9ATV65caaTZY+HChTLXLViwIHX06NE3cL7iKB+Axezy5cs2aTNnzpSh&#10;C53UnA5dltv0xIUIglmoIgMutD48ac9i/MRYxs+wfixi4K5CH8ZnDJxZ/MCYY4UfA4wjnM2Yy5jP&#10;WMoIYWxkhDN2MXZbQ+wycEsAdUMlGcgYxZjO0OvNDsAHjk6h4hRhPBkiolw8/I5iLsSqB8CoGhER&#10;IUMEzxjeZ8+elTMT7F7Kli0r8xasM/gf+XBpCWoP4gDmu+LFM61CGLqwdGMF7ty5s6QFBARIGX1e&#10;xa7kmWeeMcpA98OowPWdXbt2SRreB6MudE48Y9cCX30Yg7ds2YIP15CBu5e5GU+G4LPPQ1IYatWq&#10;FXl5eYmu16VLF2kcfPjxH3YO+mIDQcBEBcUZz/C9gb6HuRBzIlxJ4D6vr57ID5UFOilWdeiVSOeh&#10;LCs/TxfyQerWrSt1QGioGwT9D1OMPsdiW4oQQxohPiwEi3sBnIa7ejgCqMvI3n297JC9EGvXrk2F&#10;ChUS5RhCxB0B/AflFkLU1RpcioDiC4MrlHFM9hCcIyFCwUZv9vPzEyHqF7ihXkGIvXr1kl6H+p0J&#10;sWnTplKG51HhSxem7hgAIU6ePPkox/UjgGxfEcgO5UhKShqDHQIYwR3DQ4cOqefPn8/AJh+uwRh2&#10;uEqFRmM1x5BevHixLA7ID2C4cW9UISggPT1deh4WJ26cDDsICEYJ1IlFgT/e/e3bt8t7ceaMBYRX&#10;XQvqRx2g8ePHy/uwc8FwR9nly5eL8u/r60u8KMo0ge3n9OnT/zYhgrDPxCXzLxnQ+HGnG7eiJjKw&#10;iGDC/pGBxQP/AXocIf4DkA96GrZe+n9mmMsiP/Kh/snWOP5D+SnWUF+w9LJ6OSxgZn70PBMYuDSK&#10;c5RHZsV2hWBCwteDagCTEq7YYuukP5e2ho6A/wCc6aIcQkf5zNDrQ/1QjPUyKI80Z3Wg3DNW2POE&#10;MugQ0DhcMIcpyr8BKtiaJB+p7r8AAAAASUVORK5CYIJQSwMECgAAAAAAAAAhABTBUE3PBQAAzwUA&#10;ABQAAABkcnMvbWVkaWEvaW1hZ2UxLnBuZ4lQTkcNChoKAAAADUlIRFIAAAHiAAAAmwgGAAAAvrOY&#10;HgAAAAFzUkdCAkDAfcUAAAAJcEhZcwAADsQAAA7EAZUrDhsAAAAZdEVYdFNvZnR3YXJlAE1pY3Jv&#10;c29mdCBPZmZpY2V/7TVxAAAFT0lEQVR42u3dK3IcVxiGYcNAQcMsIUsw9BIEDbMNrSJQ0NDQ0Bvo&#10;GvcBgiqxUSZAhobJSK5y2c5cunvO6XN7wFM1TNX6wVvz6TKvbm5uXgEAefgmAIAQA4AQA0DxtpvN&#10;GyEGgEx24/j56e7utRADQAZ/j+PDLoSPQgwAmUK89+92s3knxACQKcS7cfzSwkTtqABUGeKXGDcw&#10;UTsqANWGuIWJ2lEBqDrEtU/UjgpA1SGufaJ2VACqD3HNE7WjAtBEiGudqB0VgCZC/CKE90IMALlC&#10;/C3G10IMAPlC/FjTRO2oALQV4somakcFoL0QVzRROyoArYa4ionaUQFoM8SVTNSOCkC7Ia5gonZU&#10;AFoPcdETtaMC0HaIC5+oHRWA9kNc8ETtqAD0EuIiJ2pHBaCPEBc6UTsqAP2EuMCJ2lEB6C3ERU3U&#10;jgpAXyEubKJ2VAD6C3FBE7WjAtBriIuYqB0VgD5DXMhE7agA9BviAiZqRwWg9xBnnagdFYC+Q7y3&#10;G8dbIQaATCF+tg3hrRADQKYQv0zUw3AlxACQI8SZJmpHBUCIM07U3188vx3fbjZvAKBkzxNyyhCv&#10;PVF/f/HycCkfDAAqseZELcQAkHGiFmIAOGSliVqIAeCINSZqIQaAE1JP1EIMAKcknqiFGADOSDlR&#10;CzEATJBqohZiAJgi0UQtxAAwUYqJWogBYIbYE7UQA8AckSdqIQaAmWJO1EIMAAvEmqiFGACWiDRR&#10;CzEALBRjohZiALjAcz+FGADyebi/v/9NiAEgk10IfwkxAGS0dKIWYgCIY9FELcQAEMmSiVqIASCi&#10;uRO1EANAXLMmaiEGgMjmTNRCDAAJTJ2ohRgA0pg0UQsxACQyZaIWYgBI6NxELcQAkNbJiVqIASCx&#10;UxO1EAPACo5N1EIMAOs4OFELMQCs5NBELcQAsKJfJ2ohBoB1/TRRCzEArOzHiVqIASDDu2IhBoBM&#10;fvw5sRADwIp+/c1pIQaA9fzvb4mFGABWcui/awkxAKzg2P+bFmIASO/oJzAJMQAkduoziYUYABI6&#10;9RGIQgwAaR2dpIUYABI7NUkLMQAkdG6SFmIASOfsJC3EAJDIlElaiAEggamTtBADQHyTJ2khBoDI&#10;5kzSQgwAEe3G8XZuhIUYAGII4fFpGK6EGAAy2IbwdkmEhRgALrR0khZiALjUBZO0EAPAhS6ZpIUY&#10;AC5w6SQtxACwVIRJWogBYKEYk7QQA8ACsSZpIQaAuSJO0kIMADPFnKSFGABmiD1JCzEATJVgkhZi&#10;AJgoxSQtxAAwQapJWogB4JyEk7QQA8D5EF+njLAQA8DxCL9PHWEhBoDDEX58urt7vWqI/xmGP/Zf&#10;/BMAFC2EryuE+HqNCP8UYgCowT6UDy1M0kIMgBBnnKSFGAAhzjhJCzEAQpxxkhZiAIQ44yQtxAAI&#10;ccZJWogBEOKMk7QQAyDEGSdpIQZAiDNO0kIMQN8hzjxJCzEA/Ya4gElaiAHoOcTZJ2khBqDLEO/G&#10;8UNJz+OoAHQT4n2Ev5QySQsxAN2FeLvZvCvteRwVgC5CvAvhY4nP46gANB/iEidpIQagmxCXOEkL&#10;MQBdhLjUSVqIAWg+xCVP0kIMQPMhLnmSFmIAmg5x6ZO0EAPQbIhrmKSFGIBmQ1zDJC3EADQZ4lom&#10;aSEGoLkQ1zRJCzEAzYW4pklaiAFoKsS1TdJCDEAzIa5xkhZiAJoJ8TaEP2t9HkcFoPYQf6r5eRwV&#10;gHpDHMLX7TD8LsQAkCHENU/SQgxA7SGuepIWYgDqDXEDk7QQA1BtiFuYpIUYgCrtxvG2pedxVACq&#10;8jQMV0IMAETxH/xfmentHxPfAAAAAElFTkSuQmCCUEsDBBQABgAIAAAAIQBKhvsj4QAAAAsBAAAP&#10;AAAAZHJzL2Rvd25yZXYueG1sTI/LTsMwEEX3SPyDNUjsqE1SnBLiVAGpLNg1vMRuGpskwo8odtLA&#10;1+OuYHk1R/eeKbaL0WRWo++dFXC9YkCUbZzsbSvg5Xl3tQHiA1qJ2lkl4Ft52JbnZwXm0h3tXs11&#10;aEkssT5HAV0IQ06pbzpl0K/coGy8fbrRYIhxbKkc8RjLjaYJY5wa7G1c6HBQD51qvurJCHhP5ppX&#10;r+0P528f1WM2aXy63wlxebFUd0CCWsIfDCf9qA5ldDq4yUpPdMxJdhNRAZs0BXIC2C1fAzkISLM1&#10;A1oW9P8P5S8AAAD//wMAUEsBAi0AFAAGAAgAAAAhALGCZ7YKAQAAEwIAABMAAAAAAAAAAAAAAAAA&#10;AAAAAFtDb250ZW50X1R5cGVzXS54bWxQSwECLQAUAAYACAAAACEAOP0h/9YAAACUAQAACwAAAAAA&#10;AAAAAAAAAAA7AQAAX3JlbHMvLnJlbHNQSwECLQAUAAYACAAAACEA1B0uFc4FAAAgHgAADgAAAAAA&#10;AAAAAAAAAAA6AgAAZHJzL2Uyb0RvYy54bWxQSwECLQAUAAYACAAAACEANydHYcwAAAApAgAAGQAA&#10;AAAAAAAAAAAAAAA0CAAAZHJzL19yZWxzL2Uyb0RvYy54bWwucmVsc1BLAQItAAoAAAAAAAAAIQDk&#10;kBBF4EEAAOBBAAAUAAAAAAAAAAAAAAAAADcJAABkcnMvbWVkaWEvaW1hZ2UzLnBuZ1BLAQItAAoA&#10;AAAAAAAAIQDbhiQVvh8AAL4fAAAUAAAAAAAAAAAAAAAAAElLAABkcnMvbWVkaWEvaW1hZ2UyLnBu&#10;Z1BLAQItAAoAAAAAAAAAIQAUwVBNzwUAAM8FAAAUAAAAAAAAAAAAAAAAADlrAABkcnMvbWVkaWEv&#10;aW1hZ2UxLnBuZ1BLAQItABQABgAIAAAAIQBKhvsj4QAAAAsBAAAPAAAAAAAAAAAAAAAAADpxAABk&#10;cnMvZG93bnJldi54bWxQSwUGAAAAAAgACAAAAgAASHIAAAAA&#10;">
                <v:shape id="_x0000_s1122" type="#_x0000_t75" style="position:absolute;width:61525;height:18459;visibility:visible;mso-wrap-style:square">
                  <v:fill o:detectmouseclick="t"/>
                  <v:path o:connecttype="none"/>
                </v:shape>
                <v:shape id="Рисунок 14345" o:spid="_x0000_s112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QhAxgAAAN4AAAAPAAAAZHJzL2Rvd25yZXYueG1sRE/basJA&#10;EH0v9B+WEfpWN96qpK4iBS9UqPWCfR2zYxLMzobsGtO/d4VC3+ZwrjOeNqYQNVUut6yg045AECdW&#10;55wqOOznryMQziNrLCyTgl9yMJ08P40x1vbGW6p3PhUhhF2MCjLvy1hKl2Rk0LVtSRy4s60M+gCr&#10;VOoKbyHcFLIbRW/SYM6hIcOSPjJKLrurUWB+vgf7zaK7vmyOXyddz3C0HH4q9dJqZu8gPDX+X/zn&#10;Xukwv9/rD+DxTrhBTu4AAAD//wMAUEsBAi0AFAAGAAgAAAAhANvh9svuAAAAhQEAABMAAAAAAAAA&#10;AAAAAAAAAAAAAFtDb250ZW50X1R5cGVzXS54bWxQSwECLQAUAAYACAAAACEAWvQsW78AAAAVAQAA&#10;CwAAAAAAAAAAAAAAAAAfAQAAX3JlbHMvLnJlbHNQSwECLQAUAAYACAAAACEAXOkIQMYAAADeAAAA&#10;DwAAAAAAAAAAAAAAAAAHAgAAZHJzL2Rvd25yZXYueG1sUEsFBgAAAAADAAMAtwAAAPoCAAAAAA==&#10;">
                  <v:imagedata r:id="rId18" o:title=""/>
                  <v:path arrowok="t"/>
                  <o:lock v:ext="edit" aspectratio="f"/>
                </v:shape>
                <v:shape id="Блок-схема: альтернативний процес 14346" o:spid="_x0000_s112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3nxQAAAN4AAAAPAAAAZHJzL2Rvd25yZXYueG1sRE/fa8Iw&#10;EH4f7H8IJ/g2U2cpUo2yjQ0Gw8HcmD4ezZmWNZeSxFr/eyMMfLuP7+ct14NtRU8+NI4VTCcZCOLK&#10;6YaNgp/vt4c5iBCRNbaOScGZAqxX93dLLLU78Rf122hECuFQooI6xq6UMlQ1WQwT1xEn7uC8xZig&#10;N1J7PKVw28rHLCukxYZTQ40dvdRU/W2PVsG+3f0e3EfxuXnV/jn089yY2V6p8Wh4WoCINMSb+N/9&#10;rtP8fJYXcH0n3SBXFwAAAP//AwBQSwECLQAUAAYACAAAACEA2+H2y+4AAACFAQAAEwAAAAAAAAAA&#10;AAAAAAAAAAAAW0NvbnRlbnRfVHlwZXNdLnhtbFBLAQItABQABgAIAAAAIQBa9CxbvwAAABUBAAAL&#10;AAAAAAAAAAAAAAAAAB8BAABfcmVscy8ucmVsc1BLAQItABQABgAIAAAAIQC1BU3nxQAAAN4AAAAP&#10;AAAAAAAAAAAAAAAAAAcCAABkcnMvZG93bnJldi54bWxQSwUGAAAAAAMAAwC3AAAA+QIAAAAA&#10;" fillcolor="#c0504d" strokecolor="#f9f9f9" strokeweight="3pt">
                  <v:textbox>
                    <w:txbxContent>
                      <w:p w14:paraId="7E58AD7B"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47" o:spid="_x0000_s1125" type="#_x0000_t75" style="position:absolute;left:2456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aAxgAAAN4AAAAPAAAAZHJzL2Rvd25yZXYueG1sRE9Na8JA&#10;EL0L/Q/LCL0U3VhTldRVSkX0JDXqobchOyah2dmQXTX6612h4G0e73Om89ZU4kyNKy0rGPQjEMSZ&#10;1SXnCva7ZW8CwnlkjZVlUnAlB/PZS2eKibYX3tI59bkIIewSVFB4XydSuqwgg65va+LAHW1j0AfY&#10;5FI3eAnhppLvUTSSBksODQXW9F1Q9peejIL48DH4/bmtJpay9Lo4pJvl4vSm1Gu3/foE4an1T/G/&#10;e63D/HgYj+HxTrhBzu4AAAD//wMAUEsBAi0AFAAGAAgAAAAhANvh9svuAAAAhQEAABMAAAAAAAAA&#10;AAAAAAAAAAAAAFtDb250ZW50X1R5cGVzXS54bWxQSwECLQAUAAYACAAAACEAWvQsW78AAAAVAQAA&#10;CwAAAAAAAAAAAAAAAAAfAQAAX3JlbHMvLnJlbHNQSwECLQAUAAYACAAAACEAycbmgMYAAADeAAAA&#10;DwAAAAAAAAAAAAAAAAAHAgAAZHJzL2Rvd25yZXYueG1sUEsFBgAAAAADAAMAtwAAAPoCAAAAAA==&#10;">
                  <v:imagedata r:id="rId19" o:title=""/>
                </v:shape>
                <v:shape id="Блок-схема: альтернативний процес 14348" o:spid="_x0000_s112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VoxwAAAN4AAAAPAAAAZHJzL2Rvd25yZXYueG1sRI9Bb8Iw&#10;DIXvk/gPkZG4jXQMIegIqDBgu22DaWer8dqKxilNgPLv8WHSbrbe83uf58vO1epCbag8G3gaJqCI&#10;c28rLgx8H7aPU1AhIlusPZOBGwVYLnoPc0ytv/IXXfaxUBLCIUUDZYxNqnXIS3IYhr4hFu3Xtw6j&#10;rG2hbYtXCXe1HiXJRDusWBpKbGhdUn7cn52BbPRznr11p42d7lbZ50TPDq8f0ZhBv8teQEXq4r/5&#10;7/rdCv74eSy88o7MoBd3AAAA//8DAFBLAQItABQABgAIAAAAIQDb4fbL7gAAAIUBAAATAAAAAAAA&#10;AAAAAAAAAAAAAABbQ29udGVudF9UeXBlc10ueG1sUEsBAi0AFAAGAAgAAAAhAFr0LFu/AAAAFQEA&#10;AAsAAAAAAAAAAAAAAAAAHwEAAF9yZWxzLy5yZWxzUEsBAi0AFAAGAAgAAAAhAPcSRWjHAAAA3gAA&#10;AA8AAAAAAAAAAAAAAAAABwIAAGRycy9kb3ducmV2LnhtbFBLBQYAAAAAAwADALcAAAD7AgAAAAA=&#10;" fillcolor="#9bbb59" strokecolor="#f9f9f9" strokeweight="3pt">
                  <v:textbox>
                    <w:txbxContent>
                      <w:p w14:paraId="7E58AD7C" w14:textId="7E5F7DF0" w:rsidR="00F03460" w:rsidRDefault="00F03460" w:rsidP="00F03460">
                        <w:pPr>
                          <w:pStyle w:val="a3"/>
                          <w:spacing w:before="0" w:beforeAutospacing="0" w:after="160" w:afterAutospacing="0" w:line="256" w:lineRule="auto"/>
                          <w:jc w:val="center"/>
                        </w:pPr>
                        <w:r>
                          <w:rPr>
                            <w:rFonts w:eastAsia="Times New Roman"/>
                            <w:sz w:val="16"/>
                            <w:szCs w:val="16"/>
                          </w:rPr>
                          <w:t xml:space="preserve">Create Region </w:t>
                        </w:r>
                        <w:del w:id="108" w:author="Bohdan Benetskyi" w:date="2017-02-22T11:11:00Z">
                          <w:r w:rsidDel="00957975">
                            <w:rPr>
                              <w:rFonts w:eastAsia="Times New Roman"/>
                              <w:sz w:val="16"/>
                              <w:szCs w:val="16"/>
                            </w:rPr>
                            <w:delText>Report</w:delText>
                          </w:r>
                        </w:del>
                        <w:ins w:id="109" w:author="Bohdan Benetskyi" w:date="2017-02-22T11:11:00Z">
                          <w:r w:rsidR="00957975">
                            <w:rPr>
                              <w:rFonts w:eastAsia="Times New Roman"/>
                              <w:sz w:val="16"/>
                              <w:szCs w:val="16"/>
                            </w:rPr>
                            <w:t>Worksheet</w:t>
                          </w:r>
                        </w:ins>
                      </w:p>
                    </w:txbxContent>
                  </v:textbox>
                </v:shape>
                <v:shape id="Блок-схема: альтернативний процес 14349" o:spid="_x0000_s112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wwAAAN4AAAAPAAAAZHJzL2Rvd25yZXYueG1sRE9La8JA&#10;EL4L/Q/LFLyIbqqhxOgqooieClrxPGQnjzY7m2ZXjf/eLQje5uN7znzZmVpcqXWVZQUfowgEcWZ1&#10;xYWC0/d2mIBwHlljbZkU3MnBcvHWm2Oq7Y0PdD36QoQQdikqKL1vUildVpJBN7INceBy2xr0AbaF&#10;1C3eQrip5TiKPqXBikNDiQ2tS8p+jxejgH8Geb5bNeev8ziJowlictn8KdV/71YzEJ46/xI/3Xsd&#10;5seTeAr/74Qb5OIBAAD//wMAUEsBAi0AFAAGAAgAAAAhANvh9svuAAAAhQEAABMAAAAAAAAAAAAA&#10;AAAAAAAAAFtDb250ZW50X1R5cGVzXS54bWxQSwECLQAUAAYACAAAACEAWvQsW78AAAAVAQAACwAA&#10;AAAAAAAAAAAAAAAfAQAAX3JlbHMvLnJlbHNQSwECLQAUAAYACAAAACEAYfjr/sMAAADeAAAADwAA&#10;AAAAAAAAAAAAAAAHAgAAZHJzL2Rvd25yZXYueG1sUEsFBgAAAAADAAMAtwAAAPcCAAAAAA==&#10;" fillcolor="#8064a2" strokecolor="#f9f9f9" strokeweight="3pt">
                  <v:textbox>
                    <w:txbxContent>
                      <w:p w14:paraId="7E58AD7D"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50" o:spid="_x0000_s112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gOPyAAAAN4AAAAPAAAAZHJzL2Rvd25yZXYueG1sRI9BS8NA&#10;EIXvgv9hGcGL2I2tFondligIPbTQtAGvY3ZMgtnZsLu26b/vHAreZpg3771vsRpdr44UYufZwNMk&#10;A0Vce9txY6A6fD6+gooJ2WLvmQycKcJqeXuzwNz6E5d03KdGiQnHHA20KQ251rFuyWGc+IFYbj8+&#10;OEyyhkbbgCcxd72eZtlcO+xYEloc6KOl+nf/5wyE7fvD7KtqysP3dIfFPGwKrGpj7u/G4g1UojH9&#10;i6/fayv1n2cvAiA4MoNeXgAAAP//AwBQSwECLQAUAAYACAAAACEA2+H2y+4AAACFAQAAEwAAAAAA&#10;AAAAAAAAAAAAAAAAW0NvbnRlbnRfVHlwZXNdLnhtbFBLAQItABQABgAIAAAAIQBa9CxbvwAAABUB&#10;AAALAAAAAAAAAAAAAAAAAB8BAABfcmVscy8ucmVsc1BLAQItABQABgAIAAAAIQCcKgOPyAAAAN4A&#10;AAAPAAAAAAAAAAAAAAAAAAcCAABkcnMvZG93bnJldi54bWxQSwUGAAAAAAMAAwC3AAAA/AIAAAAA&#10;" fillcolor="#4f81bd" strokecolor="#f9f9f9" strokeweight="3pt">
                  <v:textbox>
                    <w:txbxContent>
                      <w:p w14:paraId="7E58AD7E" w14:textId="77777777" w:rsidR="00F03460" w:rsidRDefault="00F03460" w:rsidP="00F03460">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52" o:spid="_x0000_s112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KxAAAAN4AAAAPAAAAZHJzL2Rvd25yZXYueG1sRE9Na8JA&#10;EL0X+h+WKXirm2orJXUVqSi5NsZDb0N2mg3JzobsmkR/vVso9DaP9znr7WRbMVDva8cKXuYJCOLS&#10;6ZorBcXp8PwOwgdkja1jUnAlD9vN48MaU+1G/qIhD5WIIexTVGBC6FIpfWnIop+7jjhyP663GCLs&#10;K6l7HGO4beUiSVbSYs2xwWBHn4bKJr9YBTlVO1c0x6arb+P3eZDZcm8ypWZP0+4DRKAp/Iv/3JmO&#10;81+Xbwv4fSfeIDd3AAAA//8DAFBLAQItABQABgAIAAAAIQDb4fbL7gAAAIUBAAATAAAAAAAAAAAA&#10;AAAAAAAAAABbQ29udGVudF9UeXBlc10ueG1sUEsBAi0AFAAGAAgAAAAhAFr0LFu/AAAAFQEAAAsA&#10;AAAAAAAAAAAAAAAAHwEAAF9yZWxzLy5yZWxzUEsBAi0AFAAGAAgAAAAhAGb/M8rEAAAA3gAAAA8A&#10;AAAAAAAAAAAAAAAABwIAAGRycy9kb3ducmV2LnhtbFBLBQYAAAAAAwADALcAAAD4AgAAAAA=&#10;">
                  <v:imagedata r:id="rId27" o:title=""/>
                  <v:path arrowok="t"/>
                </v:shape>
                <v:shape id="Рисунок 150" o:spid="_x0000_s113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r8xQAAANwAAAAPAAAAZHJzL2Rvd25yZXYueG1sRI9BawIx&#10;EIXvhf6HMAUvUrMVFNkapRUKHuqhW+l52Iy7wc1kSaKu/fXOQfA2w3vz3jfL9eA7daaYXGADb5MC&#10;FHEdrOPGwP7363UBKmVki11gMnClBOvV89MSSxsu/EPnKjdKQjiVaKDNuS+1TnVLHtMk9MSiHUL0&#10;mGWNjbYRLxLuOz0tirn26FgaWuxp01J9rE7egN2dxnHn/r1b/HH1Pd9vPotxZczoZfh4B5VpyA/z&#10;/XprBX8m+PKMTKBXNwAAAP//AwBQSwECLQAUAAYACAAAACEA2+H2y+4AAACFAQAAEwAAAAAAAAAA&#10;AAAAAAAAAAAAW0NvbnRlbnRfVHlwZXNdLnhtbFBLAQItABQABgAIAAAAIQBa9CxbvwAAABUBAAAL&#10;AAAAAAAAAAAAAAAAAB8BAABfcmVscy8ucmVsc1BLAQItABQABgAIAAAAIQBaaer8xQAAANwAAAAP&#10;AAAAAAAAAAAAAAAAAAcCAABkcnMvZG93bnJldi54bWxQSwUGAAAAAAMAAwC3AAAA+QIAAAAA&#10;">
                  <v:imagedata r:id="rId27" o:title=""/>
                </v:shape>
                <w10:wrap type="topAndBottom" anchorx="page" anchory="page"/>
                <w10:anchorlock/>
              </v:group>
            </w:pict>
          </mc:Fallback>
        </mc:AlternateContent>
      </w:r>
    </w:p>
    <w:p w14:paraId="7E58ACCF" w14:textId="77777777" w:rsidR="00F03460" w:rsidRDefault="00ED1412" w:rsidP="00ED1412">
      <w:pPr>
        <w:pStyle w:val="2"/>
        <w:jc w:val="center"/>
        <w:rPr>
          <w:lang w:eastAsia="en-GB"/>
        </w:rPr>
      </w:pPr>
      <w:bookmarkStart w:id="112" w:name="_Toc472769316"/>
      <w:r>
        <w:rPr>
          <w:lang w:eastAsia="en-GB"/>
        </w:rPr>
        <w:t>Create Bar Chart</w:t>
      </w:r>
      <w:bookmarkEnd w:id="112"/>
    </w:p>
    <w:p w14:paraId="7E58ACD0" w14:textId="77777777" w:rsidR="00ED1412" w:rsidRDefault="00ED1412" w:rsidP="00ED1412">
      <w:pPr>
        <w:rPr>
          <w:lang w:eastAsia="en-GB"/>
        </w:rPr>
      </w:pPr>
    </w:p>
    <w:p w14:paraId="7E58ACD1" w14:textId="77777777" w:rsidR="00ED1412" w:rsidRPr="00ED1412" w:rsidRDefault="00ED1412" w:rsidP="00ED1412">
      <w:pPr>
        <w:rPr>
          <w:lang w:eastAsia="en-GB"/>
        </w:rPr>
      </w:pPr>
    </w:p>
    <w:p w14:paraId="7E58ACD2" w14:textId="77777777" w:rsidR="00F03460" w:rsidRDefault="00FF3559" w:rsidP="00E164FF">
      <w:pPr>
        <w:rPr>
          <w:lang w:eastAsia="en-GB"/>
        </w:rPr>
      </w:pPr>
      <w:r>
        <w:rPr>
          <w:lang w:eastAsia="en-GB"/>
        </w:rPr>
        <w:t>To</w:t>
      </w:r>
      <w:r w:rsidR="00ED1412">
        <w:rPr>
          <w:lang w:eastAsia="en-GB"/>
        </w:rPr>
        <w:t xml:space="preserve"> create a new worksheet</w:t>
      </w:r>
      <w:r>
        <w:rPr>
          <w:lang w:eastAsia="en-GB"/>
        </w:rPr>
        <w:t xml:space="preserve"> –</w:t>
      </w:r>
      <w:r w:rsidR="00ED1412">
        <w:rPr>
          <w:lang w:eastAsia="en-GB"/>
        </w:rPr>
        <w:t xml:space="preserve"> </w:t>
      </w:r>
      <w:r>
        <w:rPr>
          <w:lang w:eastAsia="en-GB"/>
        </w:rPr>
        <w:t>you can</w:t>
      </w:r>
      <w:r w:rsidR="00ED1412">
        <w:rPr>
          <w:lang w:eastAsia="en-GB"/>
        </w:rPr>
        <w:t xml:space="preserve"> use </w:t>
      </w:r>
      <w:r>
        <w:rPr>
          <w:lang w:eastAsia="en-GB"/>
        </w:rPr>
        <w:t xml:space="preserve">the </w:t>
      </w:r>
      <w:r w:rsidR="00D40B78">
        <w:rPr>
          <w:lang w:eastAsia="en-GB"/>
        </w:rPr>
        <w:t>buttons near</w:t>
      </w:r>
      <w:r>
        <w:rPr>
          <w:lang w:eastAsia="en-GB"/>
        </w:rPr>
        <w:t xml:space="preserve"> the bottom of</w:t>
      </w:r>
      <w:r w:rsidR="00D40B78">
        <w:rPr>
          <w:lang w:eastAsia="en-GB"/>
        </w:rPr>
        <w:t xml:space="preserve"> our current worksheet:</w:t>
      </w:r>
    </w:p>
    <w:p w14:paraId="7E58ACD3" w14:textId="77777777" w:rsidR="00D40B78" w:rsidRDefault="0069620C">
      <w:pPr>
        <w:jc w:val="center"/>
        <w:rPr>
          <w:lang w:eastAsia="en-GB"/>
        </w:rPr>
        <w:pPrChange w:id="113" w:author="Bohdan Benetskyi" w:date="2017-02-22T16:59:00Z">
          <w:pPr/>
        </w:pPrChange>
      </w:pPr>
      <w:r>
        <w:rPr>
          <w:lang w:eastAsia="en-GB"/>
        </w:rPr>
        <w:pict w14:anchorId="7E58AD39">
          <v:shape id="_x0000_i1035" type="#_x0000_t75" style="width:395.7pt;height:192.4pt">
            <v:imagedata r:id="rId43" o:title="2017-01-17 23_52_07-Create First Dashboard"/>
          </v:shape>
        </w:pict>
      </w:r>
    </w:p>
    <w:p w14:paraId="7E58ACD4" w14:textId="77777777" w:rsidR="00F03460" w:rsidRDefault="00D40B78" w:rsidP="00E164FF">
      <w:pPr>
        <w:rPr>
          <w:lang w:eastAsia="en-GB"/>
        </w:rPr>
      </w:pPr>
      <w:r>
        <w:rPr>
          <w:lang w:eastAsia="en-GB"/>
        </w:rPr>
        <w:t xml:space="preserve">We will </w:t>
      </w:r>
      <w:r w:rsidR="00FF3559">
        <w:rPr>
          <w:lang w:eastAsia="en-GB"/>
        </w:rPr>
        <w:t>evaluate all buttons in future labs -</w:t>
      </w:r>
      <w:r>
        <w:rPr>
          <w:lang w:eastAsia="en-GB"/>
        </w:rPr>
        <w:t xml:space="preserve"> here we will use only </w:t>
      </w:r>
      <w:r w:rsidR="00325E78" w:rsidRPr="00325E78">
        <w:rPr>
          <w:b/>
          <w:lang w:eastAsia="en-GB"/>
        </w:rPr>
        <w:t>“New</w:t>
      </w:r>
      <w:r w:rsidR="00325E78">
        <w:rPr>
          <w:b/>
          <w:lang w:eastAsia="en-GB"/>
        </w:rPr>
        <w:t xml:space="preserve"> Worksheet” </w:t>
      </w:r>
      <w:r w:rsidR="00325E78">
        <w:rPr>
          <w:lang w:eastAsia="en-GB"/>
        </w:rPr>
        <w:t xml:space="preserve">and </w:t>
      </w:r>
      <w:r w:rsidR="00325E78">
        <w:rPr>
          <w:b/>
          <w:lang w:eastAsia="en-GB"/>
        </w:rPr>
        <w:t xml:space="preserve">“New Dashboard” </w:t>
      </w:r>
      <w:r w:rsidR="00325E78">
        <w:rPr>
          <w:lang w:eastAsia="en-GB"/>
        </w:rPr>
        <w:t xml:space="preserve">buttons </w:t>
      </w:r>
      <w:r w:rsidR="00FF3559">
        <w:rPr>
          <w:lang w:eastAsia="en-GB"/>
        </w:rPr>
        <w:t>to</w:t>
      </w:r>
      <w:r w:rsidR="00325E78">
        <w:rPr>
          <w:lang w:eastAsia="en-GB"/>
        </w:rPr>
        <w:t xml:space="preserve"> create new result views and summarize them.</w:t>
      </w:r>
    </w:p>
    <w:p w14:paraId="7E58ACD5" w14:textId="77777777" w:rsidR="00325E78" w:rsidRDefault="00325E78" w:rsidP="00E164FF">
      <w:pPr>
        <w:rPr>
          <w:lang w:eastAsia="en-GB"/>
        </w:rPr>
      </w:pPr>
    </w:p>
    <w:p w14:paraId="7E58ACD6" w14:textId="77777777" w:rsidR="00325E78" w:rsidRDefault="00325E78" w:rsidP="00E164FF">
      <w:pPr>
        <w:rPr>
          <w:lang w:eastAsia="en-GB"/>
        </w:rPr>
      </w:pPr>
    </w:p>
    <w:p w14:paraId="7E58ACD7" w14:textId="77777777" w:rsidR="00325E78" w:rsidRDefault="00325E78" w:rsidP="00E164FF">
      <w:pPr>
        <w:rPr>
          <w:lang w:eastAsia="en-GB"/>
        </w:rPr>
      </w:pPr>
    </w:p>
    <w:p w14:paraId="7E58ACD8" w14:textId="77777777" w:rsidR="00325E78" w:rsidRDefault="00325E78" w:rsidP="00E164FF">
      <w:pPr>
        <w:rPr>
          <w:lang w:eastAsia="en-GB"/>
        </w:rPr>
      </w:pPr>
    </w:p>
    <w:p w14:paraId="7E58ACD9" w14:textId="77777777" w:rsidR="00325E78" w:rsidRDefault="00325E78" w:rsidP="00E164FF">
      <w:pPr>
        <w:rPr>
          <w:lang w:eastAsia="en-GB"/>
        </w:rPr>
      </w:pPr>
    </w:p>
    <w:p w14:paraId="7E58ACDA" w14:textId="77777777" w:rsidR="00325E78" w:rsidRDefault="00325E78" w:rsidP="00E164FF">
      <w:pPr>
        <w:rPr>
          <w:lang w:eastAsia="en-GB"/>
        </w:rPr>
      </w:pPr>
    </w:p>
    <w:p w14:paraId="7E58ACDB" w14:textId="77777777" w:rsidR="00325E78" w:rsidRDefault="00325E78" w:rsidP="00E164FF">
      <w:pPr>
        <w:rPr>
          <w:lang w:eastAsia="en-GB"/>
        </w:rPr>
      </w:pPr>
    </w:p>
    <w:p w14:paraId="7E58ACDC" w14:textId="77777777" w:rsidR="00325E78" w:rsidRDefault="00325E78" w:rsidP="00E164FF">
      <w:pPr>
        <w:rPr>
          <w:lang w:eastAsia="en-GB"/>
        </w:rPr>
      </w:pPr>
    </w:p>
    <w:p w14:paraId="7E58ACDD" w14:textId="77777777" w:rsidR="00325E78" w:rsidRDefault="00325E78" w:rsidP="00E164FF">
      <w:pPr>
        <w:rPr>
          <w:lang w:eastAsia="en-GB"/>
        </w:rPr>
      </w:pPr>
    </w:p>
    <w:p w14:paraId="7E58ACDE" w14:textId="77777777" w:rsidR="00325E78" w:rsidRPr="00325E78" w:rsidRDefault="00325E78" w:rsidP="00E164FF">
      <w:pPr>
        <w:rPr>
          <w:lang w:eastAsia="en-GB"/>
        </w:rPr>
      </w:pPr>
      <w:r w:rsidRPr="00445D7C">
        <w:rPr>
          <w:noProof/>
          <w:lang w:val="en-GB" w:eastAsia="en-GB"/>
        </w:rPr>
        <mc:AlternateContent>
          <mc:Choice Requires="wpc">
            <w:drawing>
              <wp:anchor distT="0" distB="0" distL="114300" distR="114300" simplePos="0" relativeHeight="251698176" behindDoc="0" locked="1" layoutInCell="1" allowOverlap="1" wp14:anchorId="7E58AD3A" wp14:editId="7E58AD3B">
                <wp:simplePos x="0" y="0"/>
                <wp:positionH relativeFrom="page">
                  <wp:posOffset>809625</wp:posOffset>
                </wp:positionH>
                <wp:positionV relativeFrom="page">
                  <wp:posOffset>528955</wp:posOffset>
                </wp:positionV>
                <wp:extent cx="6152515" cy="1845945"/>
                <wp:effectExtent l="0" t="0" r="635" b="1905"/>
                <wp:wrapTopAndBottom/>
                <wp:docPr id="14363" name="Полотно 143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54" name="Рисунок 1435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55" name="Блок-схема: альтернативний процес 1435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7F"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56" name="Рисунок 14356"/>
                          <pic:cNvPicPr/>
                        </pic:nvPicPr>
                        <pic:blipFill>
                          <a:blip r:embed="rId12">
                            <a:extLst>
                              <a:ext uri="{28A0092B-C50C-407E-A947-70E740481C1C}">
                                <a14:useLocalDpi xmlns:a14="http://schemas.microsoft.com/office/drawing/2010/main" val="0"/>
                              </a:ext>
                            </a:extLst>
                          </a:blip>
                          <a:stretch>
                            <a:fillRect/>
                          </a:stretch>
                        </pic:blipFill>
                        <pic:spPr>
                          <a:xfrm>
                            <a:off x="2456475" y="0"/>
                            <a:ext cx="558800" cy="558800"/>
                          </a:xfrm>
                          <a:prstGeom prst="rect">
                            <a:avLst/>
                          </a:prstGeom>
                        </pic:spPr>
                      </pic:pic>
                      <wps:wsp>
                        <wps:cNvPr id="14357" name="Блок-схема: альтернативний процес 1435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0" w14:textId="7C0AE82C" w:rsidR="00325E78" w:rsidRDefault="00325E78" w:rsidP="00325E78">
                              <w:pPr>
                                <w:pStyle w:val="a3"/>
                                <w:spacing w:before="0" w:beforeAutospacing="0" w:after="160" w:afterAutospacing="0" w:line="256" w:lineRule="auto"/>
                                <w:jc w:val="center"/>
                              </w:pPr>
                              <w:r>
                                <w:rPr>
                                  <w:rFonts w:eastAsia="Times New Roman"/>
                                  <w:sz w:val="16"/>
                                  <w:szCs w:val="16"/>
                                </w:rPr>
                                <w:t xml:space="preserve">Create Region </w:t>
                              </w:r>
                              <w:del w:id="114" w:author="Bohdan Benetskyi" w:date="2017-02-22T11:11:00Z">
                                <w:r w:rsidDel="00957975">
                                  <w:rPr>
                                    <w:rFonts w:eastAsia="Times New Roman"/>
                                    <w:sz w:val="16"/>
                                    <w:szCs w:val="16"/>
                                  </w:rPr>
                                  <w:delText>Report</w:delText>
                                </w:r>
                              </w:del>
                              <w:ins w:id="115"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8" name="Блок-схема: альтернативний процес 14358"/>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1"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9" name="Блок-схема: альтернативний процес 14359"/>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2"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61" name="Рисунок 14361"/>
                          <pic:cNvPicPr>
                            <a:picLocks noChangeAspect="1"/>
                          </pic:cNvPicPr>
                        </pic:nvPicPr>
                        <pic:blipFill>
                          <a:blip r:embed="rId26"/>
                          <a:stretch>
                            <a:fillRect/>
                          </a:stretch>
                        </pic:blipFill>
                        <pic:spPr>
                          <a:xfrm>
                            <a:off x="352426" y="75225"/>
                            <a:ext cx="485480" cy="476250"/>
                          </a:xfrm>
                          <a:prstGeom prst="rect">
                            <a:avLst/>
                          </a:prstGeom>
                        </pic:spPr>
                      </pic:pic>
                      <pic:pic xmlns:pic="http://schemas.openxmlformats.org/drawingml/2006/picture">
                        <pic:nvPicPr>
                          <pic:cNvPr id="14362" name="Рисунок 14362"/>
                          <pic:cNvPicPr/>
                        </pic:nvPicPr>
                        <pic:blipFill>
                          <a:blip r:embed="rId26"/>
                          <a:stretch>
                            <a:fillRect/>
                          </a:stretch>
                        </pic:blipFill>
                        <pic:spPr>
                          <a:xfrm>
                            <a:off x="1494450" y="75225"/>
                            <a:ext cx="485140" cy="476250"/>
                          </a:xfrm>
                          <a:prstGeom prst="rect">
                            <a:avLst/>
                          </a:prstGeom>
                        </pic:spPr>
                      </pic:pic>
                    </wpc:wpc>
                  </a:graphicData>
                </a:graphic>
              </wp:anchor>
            </w:drawing>
          </mc:Choice>
          <mc:Fallback>
            <w:pict>
              <v:group w14:anchorId="7E58AD3A" id="Полотно 14363" o:spid="_x0000_s1131" editas="canvas" style="position:absolute;margin-left:63.75pt;margin-top:41.65pt;width:484.45pt;height:145.35pt;z-index:25169817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ocOxgUAACQeAAAOAAAAZHJzL2Uyb0RvYy54bWzsWd1u2zYUvh+wdxB0&#10;71iSKVs24hSO0wwFgi5oO/SalqlYqERqJB07GwasG7ar3ewN9gjFgALZunWvIL/RziElx26SJmia&#10;pgHcwg4pkoeHH7/zo+PtB/M8c46ZVKngfdff8lyH8ViMU37Ud795tt+IXEdpysc0E5z13ROm3Ac7&#10;X36xPSt6LBATkY2ZdEAIV71Z0XcnWhe9ZlPFE5ZTtSUKxmEwETKnGrryqDmWdAbS86wZeF67ORNy&#10;XEgRM6Xg6Z4ddHeM/CRhsf46SRTTTtZ3QTdtvqX5HuF3c2eb9o4kLSZpXKlBP0CLnKYcNl2K2qOa&#10;OlOZnhOVp7EUSiR6KxZ5UyRJGjNzBjiN771zmiHlx1SZw8SATq0gtD6i3NERYAAiezO4DAbtIo17&#10;8KnQgNa5za6+FVilp5K5lZD8WjJyKl9MiwYAU1CdjtIs1SfmkgEBVIofH6bxobSd+PHxoXTSMZCO&#10;tELiOpzmwK/yj/J08XLxc/lv+bb827Fj1aFwiRVA8YAHIn6hYKiJss/GTHdtq1GWFvtpluH9Yrs6&#10;FLDoarbaG94T8TRnXFvKSpbB+QRXk7RQriN7LB8xOIh8NPYNidhcHyiN20HL0uj7IBp4XjfYbQxD&#10;b9ggXudhY9AlnUbHe9ghHon8oT/8AVf7pDdVDA5Hs70irTntk3PaXkjFyrosGw2rnWNqbAeRMgrV&#10;f42K8AghQV2VlkzHE2wmgNYTsD27ZjlgoD1DE3FXBV4o7c0TmeNfwMuZG/M8WZonghDDw7YfBqEf&#10;uk4MY35Ewi4J0YBBh3p5IZX+ioncwQYgCjoYROkxaGun1lOqi7cKGM1AH7QEcESqvmPoXQ83dEMX&#10;mfDTCS0YqIBi1ykL56go+3v5BsnaAN7+Ur4u/ylf9ZzyVflm8dvip/L14kfg8itonZZ/Quu0/Msp&#10;/4OHbxe/wuBLQ3EDQ7XFU0AUToq9S8DtkqADuwOIYegTaMJ0SzVE2fe8MCLgKxHlTgswN17ycpCT&#10;TMyGEyr1INNMcqrZofXHlyMPZBFZOq6NSsmj0TCTlmlDL/TIXnWva9My7sz6bisCDY3otcE1Gftd&#10;/H9eBhwi43DxZ+CYlj7JGEKQ8ScsAZ8CKAR2BwxDbKkajWMwYmujakLHzGocevCv3qxeYWhpBKJk&#10;axCV7EpAPdMKqWVbklbzzb2YKLZUrDr6+xazeoXZWXC9XJynXMiLTpbBqaqd7fwaJAsNoqTno7nx&#10;tyTCqfhoJMYn4ISlAFMDwqgi3k/B7g6o0odUQhyFh5AbwOhEyO9cZwZxtu+qb6cUQ0P2iINxdX2C&#10;ZNOmQ8IOsM2RqyOj1RE+zYcC3JFvdjNNnK+zuplIkT8HWxzgrjBEeQx7991Yy7oz1Db+Q1IRs8HA&#10;TLMx54A/xdBq7wf9xLP5cyqLyplo8EOPRW3QtPeOT7FzEXIuBlMtktQ4nDOcKkjBudzPGNteOqzz&#10;MbaNlFiNo0gm7N9VILX2uwmkAQnb6OLR21fZbh1OwzCKwG8ZP1+1rQu4h8G0s+TmzYNpp3ZvEK+v&#10;Dqa+H3l+UIXTjgcZCi7/fMJpd3d3N7wgFGK024RTsAm8LPO6eT7OW3O47XBqLucsTGzCae8s9F4z&#10;nCJ6nyRph2rGR0val2nUtfxMELTDbp22f4Z+JvLaZBCg74Mkey0z3/gZ80J7134mNOF/42dukrZ/&#10;Mj/T/Yh+ZhlfruVnWq2OF9V+xmaIn1U+Q/Yjf3dTHsD6WmLyzPpl39Yt7j6fCU0lYeNnbuJn8M0Z&#10;PvepBN+GksxlJXgYAx+yWh5A5kLflOAdLqB8yI/YQBVQr8X6C2YR69PvtJjQsq90yzp2Xc+7QYG7&#10;FQYkgIoK1ljD4N2XRhKFJKpezUmnHdjYfXkJ9gPq3AgvfO4VxYL3UMyknqucqTl0VxWoWyCNT7qE&#10;ABcuZ41fF+5viTVQOTe/RJosv/rZFH/rXO1De/XH3Z3/A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OSQEEXgQQAA4EEAABQAAABkcnMvbWVkaWEvaW1h&#10;Z2UzLnBuZ4lQTkcNChoKAAAADUlIRFIAAAEHAAABAggGAAAA82YSFAAAAAFzUkdCAK7OHOkAAAAJ&#10;cEhZcwAADsQAAA7EAZUrDhsAAAAZdEVYdFNvZnR3YXJlAE1pY3Jvc29mdCBPZmZpY2V/7TVxAABB&#10;YElEQVR4Xu1dB3gVxRY+SUgnIST03qVLbwKC+LBjA6RLEQQFQRBQngpWsNCRbgEr+lREsTxRkU4o&#10;UkSa9E5ISCPlpr3/7N0AD1N25t4ku3tn/OZLMOfszvwz979TTin20ksvkSoKAYWAuRB48cUXQ9Ci&#10;aqjVUWui1kGthFoWtTiqN2oi6iXUE6iHUQ/oP4+9/PLLDld7VMzVByh9hYBCwHUEQAb+eEoz1M6o&#10;bVEbolZF9RJ8ehrkD+F56/DzW9TfQBQpgs/QxBU5yKCmdBQCbkIAH+IWeNT9qPeg3ozKKwJXii+U&#10;G+h1BH7uxjvew8/lIIlYkQcrchBBS8kqBNyAAD6sEXhMN9S+qLcW8Jc0E85s1DF475v4uRQkkW6k&#10;G4ocjKCkZBQCbkAAH87KeMxA1EdR+RyhMAufXSxA7YV2jAFB7Mrv5Yoc8kNI/V0h4CICOinwEn8w&#10;Kh8oFmXhlcpatGksCIK3G7kWRQ5FOUzq3bZGAB/AcujgE6jDUUubqLMl0JZ30b4KIIhXc2uXIgcT&#10;jZhqij0QwIcuAD15DHUcajUT9+oVtNUPBPFiTm1U5GDikVNNsx4C+LDdhVZPQW1lkda/gDafAUEs&#10;urG9ihwsMoKqmeZGAB+wGmjhZNQB5m5pjq2bjfbvAUFsvv6vihwsOJKqyeZBAB8qNlJ6EvUF1DLm&#10;aZlQS9gAaxb60uF6y0pFDkIYKmGFwDUE8GFqgn+x7cC/CgqX2JQLdC7hOB2P3UtRV45SXOoVSkqL&#10;o6ysTArwDaUw/xAqF1Kb6kQ0p6ol6pGPt59sU3gb9DTqG9kPUOQgC6XS81gEQAr8ueEP0vOooe4G&#10;4hiIYPf532jfxXV0PG4/JYAg0jPZKtpB3t6+5O3lo70yEwSRkemAfbU/+fr4U4WQOtSq4t10e40B&#10;FBFUUaZZo9A3NpKKZmVFDjIQKh2PRQAfHvZ5mIXaxZ0gJDpiafPpVbThxH/oSMxOSk6/jA+8HwX4&#10;BFGwXxAIwIuycnkh72uy8N+FKwdoxb7t9PORpfRA3bF070282xEqzCi9UN9R5CCEmxL2dARADMOA&#10;wTTUku7C4lzCEfr56Ie06eSXdBHbBv9i/hToG4wtQ2lsHa7RQW7EwO1w/g3rBxBJYLHi5Mi4Qkt2&#10;jqH9UVvoqTaL8cxAkeY+in4uxOohQ60cRGBTsh6JABsLoePT9W9Vt2BwJv4QfXdoPm0+9RUlOKKx&#10;Ogih8KBrhHA9MYi8kLcaxbz9qXRwRdp4agWlZzlowi0f4SyC/bEMlcaQqoZ6RJGDIbyUkKciAGK4&#10;A32fj8pXlS6XmORztOrAXPr12HIcLF6mEP8wKhnoJAVZQsipUfysUsEVaMvpr2kl3vdw/bFG2843&#10;F3w4qcjBKGJKzrMQACnwqd8kVLZdcJ4AulAcGSm0+tAi1HcoJvkUlQgIp7ACIIXrm8gEERYYgRXK&#10;POpcvTeFB5Y32oMOEPxUrRyMwqXkPAYBEAMHWeFDOY6x4HLZevpb+nzfVDp2eRcV9y+B7UNZt68U&#10;cmukL7YY0Ulnacupb+juOuziYajUYylFDoawUkKegoBu/syuzUwQLpULV07QJ3teoY0nV5BfMT+Q&#10;QplCI4XshvPqgW899l+KVOTg0mgqZY9GAMQwAQC85o4vzZ/+fg/Xiq9TfMpZbCHYIRNXkdfdPhQm&#10;0H6wgbhw5TDsIjKu2kjk834ORqNWDoU5SOpd5kQApMAuzLxa6O1qC88m/E3v7pxAf5z7EYeNsGAM&#10;dK4Wsi8cXX2+nL43pePMg20hDBZNUG0rDKKlxOyJAIiBr+7eR+Xgri6VH/9+nz7dO5mScQtRFFuI&#10;3BqfmZVOxf3KGV018GO0MHKKHFyaDkrZygiAGB5G+xejhrvSD76eXLLjGe3aMBSrhdCAUprvgxkK&#10;W1Y60pOpalh9zcrSYDmpyMEgUkrMfgiAGPiaks8XXCpbcBPx7s5xFJtyjiL4ahJPMwsxODvGLSpG&#10;jcpydDjD5aAiB8NYKUG7IABSCEJf+JpyoCt9Sstw0Ed7XoLdwhyYOwfi0DGiyA4c8+pHClYNFUPr&#10;U5NynA7DcNmiyMEwVkrQDgiAGKqhHx+itnelP2fiD9O8yBF08NImzcjIGzZSRXUTkVc/vLy86Epa&#10;PPWvPZT8fIT8KyIVObgyQ5SupRAAMbRDgz9GZYKQLutOfE7v7RxPKelxcIsug+tBvgMwfAsg/V5R&#10;RSaGhNTLVDeiHXWp0V9End219yhyEIFMyVoWARADJ4/hGInBsp3IyEyn5btfhCnyXAr2DYKlY5hG&#10;DGYt6dj2eHsF0NDmM+GIJRQAZh08MqMUOZh1ZFW73IYAiGEiHsZu1tLl4pWT2EY8QXsvrIF/AkeC&#10;8zblNuJaB7MQMSqaRrRcRDXCOeGVUOHVlVbUVaYQbkrYKgiAFNhHeRYq542QLrsQkWn+tuG4jTiL&#10;bUQ5Exg05d0V3k5EJ12ku+qMoq41B4r2ey8UvlfkIAqbkrcMAiAGtltYhnqvK43meAsfYivhi9S2&#10;of7mvI24vn9MDDHJF6l1pYdoSNOroSBFIJiBLUWyIgcRyJSsZRDQQ8R/hAZzGnupwteUi3aMpV+P&#10;vqu5Vvt4+Zp8GwHPDS9vupx8gRqU7kxPt1mCNgt7mXNYesbtalHbCqnpo5TMiACIoTXaxXtm6SS1&#10;UVdO0ZytQ+nPi7/r5wvO+IxmLt4ghtjUi1SzZHOa2P5DhIVjUw6h4oD0uBuzbytyEMJQCZsVARDD&#10;nToxSJtCH4iKpJlbhmBpfkw/XzCHCXRemPOKITYliiqHNqBJHf8DHwqp7s++MaENv1ORg1lnu2qX&#10;YQRADHyRvwSVQ5xJlbXHP6GlO8ZRJqVhK2Ee34j8iCGOiaFEfXq+40oKC5BK4L0V75iS03sUOUhN&#10;JaVkFgRADOPRFk4sI10++/MN+mLfK/jWLU4B3sVNf77AHdW2EikXqVpYY6wYVlJJOWK4iEcNwqoh&#10;SZGD9PRRimZEAMTAR/IcoEWqcFzHxTuexsHjMphBh8N6oZjpzxe4o9mHj3zG8FzHL7FikMrCx1ly&#10;BoMY9ucGnlo5SE0rpVSUCOjBX9nicYhsOy7jW3fGpkG0L4oNm2C/gAeZ/eAxe8UQg1uJOhFt6bkO&#10;n2tXrJJlDIhhdV66ihwkkVVqRYMAiKE43sw2DA/JtuB0/EF6c+OjyEG5T4vIbEanqZz65s12DDBw&#10;ali2Cz3b/hN4g4bIQvAaiIHD7edZFDnkh5D6u2kQADHwidunqEL+x9d3YM+F32jWlsHIGRGL5Xgp&#10;Ld+kFQp4gS6BGJqXv4fG37JM5royu5tzQQyc4zPfosghX4iUgBkQ0I2bPkdbmsu2Zx3yUC7Y9gQM&#10;hDJx+FjCUsQQkxRFbSp1p6fbLoH7tfSlDN/ojDaKnyIHo0gpuSJDAMTQAC//CrWObCO+OTiPlu96&#10;HqQQCHPoIMtsJTh9bnTSJepQtR+NabNAJA7kjVB9gBUD5/o0XBQ5GIZKCRYFAiCGFjoxVJZ9/we7&#10;nqVvDszSthE+Xta4kcjua3RyFN1eYxg90XIWbikMx4D8BzHgfzwmip8iB1HElHyhIQBi6ISXrUCV&#10;uqtLz0yjeVtH0u8nPsDBIx9X8PewuU2hr4GLFQNuJe6pPRoxGVwy43gPzxyKVYPw4Yoih0Kb6upF&#10;IgiAGNijkkO6hYnoZcsmITza9E2P0c5z3yHwq/Oq0iolC3aa7ET1QN1naGCT111p9mKQwuOyD1Dk&#10;IIuc0iswBEAMPfFwvq4MkHnJZYSKf2NDbzocs51K6aHcZJ5TFDp8e3I55QL1rD+J+jSe4koTFoAY&#10;XIplocjBFfiVrtsRADEMwkPZwImDtQgXDv76xoaedD7xMLYSpS1zI+FMl5cOk+ho6tf4VepeX9rw&#10;kzGbBWJ4Whi8GxQUObiKoNJ3GwIghifxsLmoUidvh6J30Fsb+yOw6hkklrESMRBILA2h3eJoEIK0&#10;dLvpKVcwnQZieM6VB2TrKnJwB4rqGS4jAGIYi4dMl33Qngu/09ubBlJ6ZjyCv4abLLFM7r3iLFTp&#10;IIaE1AQtGOxdtYbKQsB6U0AML7nygOt1FTm4C0n1HGkEXM0+FXlmNc3YPBhRlrMoCCbF5so4lQ8x&#10;ZDoo0XEFwWDn4sryUWkMofgsiEEqNlxuL1Xk4MpwKF2XEQAx8Dfdi7IP+u3YR7B6HEkBxfxhOWgl&#10;4yYvSstMRdKZVHqi1Xy6rTpHz5cuo0AM86S1c1FU5OBuRNXzDCMAYpjK33iGFW4Q/P7wQiSYGaeZ&#10;QnNuBqvYMPBWgokhKc1Bo1otolur9ZCFIAOKbMPAWcLdXhQ5uB1S9UAjCIAY3obcOCOyOcl8sW8G&#10;0t0/rweAtY7V4zViSKOnWi+CWXR3WQhSociBWtgRrUCKIocCgVU9NC8EQAxz8PdRsih9uPtl+mr/&#10;NCqJAC1eFgnQwn11EkMKVgwZIIbFIAZpr3OO3NQfxMD+JgVWFDkUGLTqwTciAFLgK0rOcD1CFp0l&#10;OybS94fnghgi8FFDQgmL2D5mE0MyiGE0Qse3r/KALAQJUHwExPCD7AOM6ilyMIqUknMHAgvxECHP&#10;wOtfOj/yKfrpyGLN6lHSFMIdfRB+BhODAyuG5HQmhsWuEEMMXt4TxPCLcCMkFBQ5SICmVMQQcDWs&#10;G19NzkXK+1+PLafSQWUtslZwYpS9YkjBiuHptkupXeX7xcC7Js3E8CCIYZ3sA0T1FDmIIqbkhRAA&#10;MfDan4OMsFm0cMnMyqBZsGFYf3IFVgwgBgt5UF07fEyn0a2XuEIMnPX6IRDDBmEAXVBQ5OACeEo1&#10;bwT0FcNSSA2UwYqjQ8/cPIC2nF4Jz8oKlgnQcm3FkErJuK5kYmhf9UEZCFjnrE4MnF+iUIsih0KF&#10;23NeBmLgucXEIGX2l5KeCD+JvvTHuR+RfcpqxEC4lXDQFUcKjcJ1ZXv5W4kzwK8bVgw7i2LmKHIo&#10;CtRt/k59K/EuujlApqtJaQnwrOyFfJW/ULhGDMJxSmRe6yYdL8qArwSbRI9stQAGTux9LlVOQet+&#10;EMMfUtpuUFLk4AYQ1SOuIaCvGPiMQYoYEh2Xadr63rT/0jotbLxVokM7EfByelemxNFw+Ep0rt5H&#10;dmqc1FcMu2Uf4A49RQ7uQFE9Q0NAXzFIbyXiU6Pp9fWP0N/Rm7WwbtYiBlhc4PA0LvUyDWk+nbrW&#10;lDp/ZRhNQQzcEEUO6oPtFgSuu5WQOmNgYnh1XQ86GrMVqemsFYuBAdRCuyGCU/+bX0fcR2kbrxP6&#10;imGPWwbFxYcocnARQKWurRjY8nEx6mAZPGKSL9LU9T3peOx2WD6WsdyKganhMvrQs8Hz9FC9Z2Qg&#10;YB0mhvtwxrBX9gHu1lPk4G5EPex5OjGw5aNU3kr+UL22vgedit2J0PHWWzEwMUQj4cz99SZQ70bS&#10;nuengR8fPpqGGNS2wsM+yAXUXfaVkDKJjkk+T6/+3pNOxf9hqdR02Tjycik6+RJ1rTWcBjV5RRZe&#10;vq7kFUORHj7m1Hi1cpAdUqXH24nZgEFqgx2DCNFMDKcTdlmTGJBgJhq5KzkT1YgWM2Rnw3koPgBi&#10;2CX7gILUU+RQkOja+NkghrfQPalIqJxC3kkMu6kEUshb7VbCy8tbO2NoWbEbrB/fkc1EdQn4sa/E&#10;drNOE0UOZh0ZE7cLxPAamid18qZtJXArcTp+FwK1MDFYyFkCnWZiiAO51SvVnsa2fZd8vKUi6Efj&#10;UewrscXEw6yuMs08OGZsmx7zcZJM22JTonD4iBUDiCHUksTgRXzlWjmsMY1v/xHiVgbLwMDxGNjt&#10;er2McmHqqJVDYaJt8XeBGP6NLkgdyV9Owa0EVgwnYy16+IgzhiRHPJUKrEHPdfgS2yGp9J1XgB8H&#10;avnVClNBkYMVRskEbQQxcAqmV2Waolk+rnuETsTusOR1Jbtep6Qlkn+xcJrY/hPElKgoA4MDShza&#10;rcAjOMk0LicdRQ7uQtLGzwExjEb3pHIiMDHwiuF47DbLEkNqRjLORnzomVuWU9Ww+jIjzQcrj4EY&#10;vpZRLiodRQ5FhbxF3gtiGI6mzpJpbmJanOYrcQQm0SUtaBLNjlScjSolPYkm3PIZNSjdTgYG1hkJ&#10;YuCM4ZYqihwsNVyF21gQQ3+8kY2chEtSWjy9wU5UMZuoZID1nKi4w1mUQfHwsBzR8h1cW94jjIGu&#10;wJmo5ssqF6WeIoeiRN/E7wYxcCACjsnAYd6EigPL8Dc3wu06ah1WDNYkBs36MekS9Wo0mf5VU8qX&#10;jDGb6u4UdUID4aKwIgcXAbSjOojhPvTrA1ThS/w0hHZ7E4Fa9lxYA7frCpYzcOLx9MLNREzSOboL&#10;3pW9Gkon5JoPYpC68jXLnFLkYJaRMEk7QAy3oykfowaKNikjK52mI+bjToR2s14EJ2dvvdn6Edeu&#10;LSveT8MQl0GyfAI96aQ9ku90u5oiB7dDat0HghhuQetXoIaI9oKjRM/cNJAiT68CMZS3WGg3Z281&#10;68eUaKpWoiUyUi3Fv31EYWD5n1CHYNVgpdh2OfZTkYPM8NtQB8TQDN3i9Grhot3jBLZztgyjjae+&#10;QDBYJgZrmUQ7iYGNnOKwFaoMW4YPKdgvVBQGlt+G2gfEkCKjbDYdRQ5mG5EiaA+IgS/v+Q5eyuxv&#10;XuST9PuJjxA+3qLEwBmpcIjq4+1PE9jIKbiyzCgcglIPEAMnn7FFUeRgi2GU7wSIoQa0V6FWkXnK&#10;wu1j6Zej74MYymH9YL0VA/eZz0qSHA56Bv4SNUreLAPDOSg9DGLgaE62KYocbDOU4h0BMVTSVww1&#10;xbWJ3tv5b/rp8EJsJUrLqJtEJ4tiEbBlaPM51EbOloH9JXqBGP40SYfc1gxFDm6D0loPAjGUQov/&#10;g9pYpuUf7XmFvj00E4eP/Bi2CrBe4XOG6KQLdO9NT9HddaSCWfGh46DCzF9ZmCgrcihMtE3yLhBD&#10;cTTlC9TWMk36fN90+vKvaTi8i7AsMWhXlgjY0rriwzSw6VQZGFhnDIiBcbRlUeRgy2HNvVMghgD8&#10;le0YOsl0fdWBd+jTvS/AJJqJQdh4UuaVbtfhFQM7hFVFXIZRbRaQj9yV5TQQw1y3N85ED1TkYKLB&#10;KOim6JGi2SS6m8y7fjy8mJbtHg9iCNdtAKx3AKm5X6cnU5BvWURywpWlr9SVJRs5Wdr60cj4K3Iw&#10;gpJ9ZBagK1I52tad+IyW7hxDof4lQQw8baxHDDyM6VkOSstIowntllLF0FoyI/sblIZi1WBNAAR6&#10;rMhBACwri2LVwPEYHpfpw5ZT39LcrcNhGFQCS3Bfy15ZMqHFpcTCLHoWNS53qwwUB6DUF8SQJKNs&#10;NR1FDlYbMYn26uHdOJKTcNl1/jeavXUoBRYLIF8YCVnVliH7ZuKeOqPhUCV1M8HGTRzijW0aPKIo&#10;crD5MIMYnkAXpcK7/RW1hd7aMICKeWeSX7EgS5pF8/DyzURsyiVqUq4rDW7KgbOFSyo0OMSbKXJY&#10;CrdeUkGRgyRwVlADMfRDO6VO1I/E7IHrNdS9ksnfp7hliYEPIK+kxVKZ4Jr0VJulIAqpKT8WxPC9&#10;FcbcnW2UQsqdDVDPKhgEQAz34slL+ItT9A1n4g/RtA2PkCMzBqf6oZYlBu53Wia+9LP8cDPxHm5Z&#10;pFxHZlo1kpPouN8or8jBVQRNqA9i6IhmfYrKNg1CJSrpJOI+PkQJjnNU3K+kJV2vr3U4E/1IoFEt&#10;l1LNcHY6FS4roTFeWMsmCoocbDKQ2d0AMTTB7xyTga0ghQobBk1D0pmopOO4sixtaWJwHkBG0YN1&#10;x1HnGr2EcNCFd+EnR4zOkFG2g44iBzuMot4HEEN1/Mr+EuVEu5WclkBvbOhLJ+P2IU2dtYnBG8Rw&#10;Gdm1mpS7k/o2fkkUCpa/iNoPxMBp6zy2KHKwydCDGJgQOCaDsIelIyOV3to0mA5cWg9/iTKWjPuY&#10;PYzOA8hEKhVUjUa3WYQYDcJTPB3PGgxi2GeTqSHdDWHkpN+kFAsMARAD2wB/jiocjICjNs3eMoJ2&#10;nV9teWLQ8kxkOigr0xth3t5FEp2yMphPBDGsllG0m44iB4uPKIjBD11gR6oOMl15Z9tI2nTqE8Rk&#10;KGvpWwnuOzuOx6VepqHNZlL90m1k4FgKYpgho2hHHUUO1h/VxegCX1sKl2W7JtGao4uRHLYCiEFY&#10;3VQKznDy56lLjSGIzcBJuoTLBmiMEdaysYIiBwsPLlYNb6H5UhlXvt4/g1bun+6MFG1hDLQVA4gh&#10;MTUOId5aI6LT2zK9OQ2lAVg1cFQnVXQEFDlYdCqAGCai6c/INP+/Rz6gD3dPRjaqMliKWzOK07V+&#10;e8HLMoV8fYJgAbkI1pzC6TbYNJoPII/JYGlnHUUOFhxdEMNQNHuaTNPXn/iKluwYS6EBoVqeBusX&#10;GDqlJtDotu9TlRJ1ZbrDuSx/llG0u44iB4uNMIjhITRZKjHrznNraF7k4xTo60fFLO167Rw0dqi6&#10;hHOG+24aQ7dW5dSewmUZiGGWsJaHKChysNBAgxj4RuIDVOFxOxyznWZu7kd+SOLk5x1gWdfr7OHK&#10;DvVWt9St1L/xyzKjuB1KT8ooeoqO8CTzFGDM1k8QQyO0SSpV3dmEw5r1Y0ZWGhypQix/ZcmXlg6c&#10;MwQUC4M9wzycNwjn+2XLx4HqADLvWa7IwWwskEN7QAxV8b+/RC0v2txLSWfo9XW9KdFxAY5UYTYg&#10;BkYgk6444uFp+RGVD5EK9TZCWUDmP5PcSg6YxHzCVRGVJ3M1fTKXxE+24GNjHT4a59NhvjK6jMrR&#10;dc6inkG9wNWTHV1yGi5gyvhx+PPa+Q/n/0tcSYuD63VfunjlEPwlwmEWbfVLS55AsGdASPm7kWvi&#10;lip8/CJc3rRzOHlhNPJQcJkcMHk5Rnl71E6oLVBvQhWNW86JR+NQj+J5x/FzF+pe1D0YSCYOjyzA&#10;wh8d/wi1pSgA6ZlpNGPTADoeG6mZEWdmWT7p81V7htrhbejRm18RhYTlf0F9XkbRE3WkyQETlycs&#10;RxriMOfVXASP4w5wZWP4tqi99edF4T0c1HMz6lrUnSALXmF4SlmIjt4t09l5kcNp57kf4YBUwRbE&#10;wBikZTgQsi6Qnmz9DuJZ8kJUqPCXzBDMnzQhLQ8WFiYHfFj5w8vGN/ej4uy7QAsnYeTKp/QcIPU8&#10;3r8JP9egrkfdZ9cQ4ejnm+jfQBl0l+6YQGuPfQxiKG8bYuDI0fGpsfREy/mwZ+Ck4EKFPS2HYa7Y&#10;KtGtEAISwobJAZO1FJ4/BZXDmxvWk2hTXirslswbTa4cHnwH2vUdfn6Pgf/Tze8qssehT0/j5VIR&#10;iD7f9zatPjwPjlRlLH9dmT0AbKwVk3SROlXrR/+qKcWXr3liDEhXJ7ChDzkm6+140TxUPk8wSwlC&#10;Q3hFwfUltJG3HpxKnonikFkaKdoO9IPDFkl5Bq6BWfRne9ksOhyPsLpZtBM5PoBMTounCiF1aUgz&#10;XkwJlx+hIXVAIfwmmynkSw6YrKPQZ3bw4cMxsxY+r+is15fRZs5KxCf8P4IoLpm10Te2Syfh92Ta&#10;G3n6O1q8YxTCu5XAx4mH1fo3E4xDRlY6gsRm0YhWs7WrWMHC5wyPqxswQdR08TzJAZOVTc9ekHt0&#10;kWmF4M18SMr1JPrwDX5+hgnCZxWmLWhnEzSObyaEPYf+urgZiWeGUYBvEA7s/GyznfAGzUUnX6I+&#10;jSdTg9J8ISZU+HqGzxlOCmkp4asI5EoOmKwvWpAYbhzaKvgfvPIZie6sw89lqKvMFhsQbauEdvFK&#10;Rzh00cm4g/TmxgFQTYNpdLBNjJycbthxKTHUuGwXeqielPMpZ8H2uFwT7uS2HMkBk5UPHaUic7qz&#10;cW58Fm/AOTkiV15NsLXhh5g8f7jxHVKPQltKQJFDvAmb+kUnnUXimUcoJeMSltwlbEMMDCS7YQf6&#10;htOIlnOxGhI2j+YvgilSA6KUcl85YLJyfC2pAzGL4MqrCb4NeBJ9/QE/P0BdXRT333g/z3pezfD1&#10;sFBJQrToNzf2potJf1MJhJG3g5FTNgDM5PEI3jKy1Zswj64hhAuE2eqWtxPKnkEUuRvk/2/lgMnK&#10;uQ7YHZhvAqQLJ1s9n3AcZrtHkaMwluId0ZSafgWpl7ypmE8ADs3C8U1XHD9LIahpRS3oiI9cmjLp&#10;NkKRrWjYVoPrLvR9KX5+jkkV5cpDBXXn6O8XUuNDupmbh9Lf8LRk7OxEDBxWPiY5ijpUeQQh33i7&#10;JFxGYQwPCmsphX8gcOO2gr9Rm8ri9FfUJtp65juEON9EFxLPURKyJmXAnl8LKqIfnuNf+C8Lvvjp&#10;IIoQeAmWorDAUCoTVIeqhd1EVUs0RLivxlQquEphRilqgj7zVe0zIAk+FFyOCXZYFgcjengPm/FK&#10;BTtcuH0cbT/7jdOWwQZm0dl4adeW6UlaWPnBzfiCTLhwgNhPhLWUQo4IXCUHTFZOiDJWBqe9F9bR&#10;f/56QyOFjCwH+SMjsx/StfMKQbtuz8nhB98QPLEzkI/xQsJFOh13gCJPp4A0AigYq4oKIfWpdngT&#10;alyuC9UKb+58VsGXangFf2ifAB7sHr2kIM4l8OzBeLbU3fvHeybTmiMLKSKwnOWDwt44nFnwtkxO&#10;S6XRrWfAH4QNY4XKX5CWMhwTeosHCV+/chiNfoeJ9J0/3MsQi3D1oTn4UGdpuRX5lJlzIXDh7UWu&#10;1+2ajBf0fHHKzhX/8mPnzSwQRgYdu7yNDkavp+8Ozcc3ZHWqHdGUmpXvSo3KtKfSWFUUcGEmGoE6&#10;GB/klfg5HyTBh1wuFzzvDjyEfSaEyw+Hl4CE39S2EvawYrgGAUd1ikZUpztrj6CWFRkioeKA9HCM&#10;UayQlhLOEwGNHDBhK+BHHxGs0jJTaPqmgbT51Ep8i5XSUpszGWQTg8izsmWzdb29fHBSXRwHH2yy&#10;QDiNv0DbzqzEu/6D2IdlqE54CxDFXUh3dhuVLc7e4QVW2PDrEa7AiC3t3kHlw0upz6Zuy8A5JoSP&#10;3zefWkXv/jFBc70GpRZYh4viwVqWKsRnqBTaQDaq0ysYE/a1UcWNCGSvHPhQzvA6jg/AZuFAbMup&#10;r6g0vP40UiiA77LsZxbz8seqxF9blXBGo90X/ks7zv5AIX6lqX6ZdtS+Sg9qUr4LBRYTzh0rAuWd&#10;EOa6Fh/yufi5EhPSsB80dCpDh7cq7M4uVP66uIHmbh2K85kAW8R+vLHz2FxiXDNoWIuZ2peCYPkV&#10;8lMFdZS4AQSuJwcD4k6Rr/fPovUnVlCZYCcxFFbhlYUPVhXBvjAR9vPC9sOBg7lVtOX0SqwgalGr&#10;indT28oP0k0RwuEPRLrQCcJcN+EDz7cNX4MkeFmba4EcL4E+Ra0j8iKWPZdwBCu0R0GM6TjHQYi3&#10;QsRbtK0y8kz4l5Oi6YF6E6hhGeGkXRww6EllHi2DfP46xTBxy0DM8KfpTPwhkMNbOAcoVaQTlYmC&#10;tx8hOOfAJwdh0M7jfGIO/fT3Utx2NKEOVXtQ60rdqKRcvsT8kSNqByGu23WSWJETSeBvfCS7BPUW&#10;Iw+9XiYWmaKnru+DxLDRVNy/pK1uJrifTAy8nahesik90pA98oUL57XkeB+qFAACvHJoiGr4KmD1&#10;4UWUkh6H4J7mcAnW1i0gCl/cjoT5c1TlTBxm7sDNyQb6Cod3LSveR53h6lsrolkBwKc9kqNfLUdl&#10;E+3Z+Mm2Ehw/ILvwnRyfWwiVFNiFvA2z6HOJ+3HOEGE7YmAwMmGvkQGnqqHNpyMZjbBpzRfAmUlX&#10;lQJCgMmBoxobKvGp0bTt9GpnoFITLm+dbfJyHmbi5iM1I5F+/Hsh/YrAJw1Kd4RRTV9qXuEO3IwI&#10;+zYZwacVhPiwcTRIYhZ+/gf1MdRxRpRvlJm/7Un669KvOOy1TySn6/vozG0ZTd3rP0t1SwknvT3F&#10;OMvgqnSMI8DkYPgrdR8Oxi6nnMUddLgpyeH6bvM1K3solsTtBq8m/oxag4PMH6lyaD3qWK03VhN9&#10;8Y3MOyq3FyYJNsRhmxHhkEXcmuW7XtTOdNiWwU7Wj9lI8+1EErYTNUo2px4NOKufcHkaq4ZzwlpK&#10;QQgBJgfDE/hw9HZ80Kxlsp69mgj25fRvXjDpPkbLd0+CbcZC7ZajS41HcYUmHNjZCMi83RAuqw7O&#10;x5kOJ7gtbcK1mXB3clRw3k5k0WPN3sYqjkNxCJX3QQzsOKdKASPA5MDuwobKucSTMHn2N/2qIbfO&#10;8CEmW28GYNvhyIinVQdnIgX9cmpR4S7qivBj9UoL+z8Zws2oUOSZb+nDXRNhTs7R6O0RyenGvjtv&#10;J6JwO/EM8BbeThzB85QVpNEJ5aIckwPPxHwLL9NjU0AOsGi0erm65QiEN2NmOm049YlmYNWw7K10&#10;V61hOJdgc4bCLQcvbac5W5DH0i9Ic0Iz45mOq4ho2wmEfKsa1pR6NRSOEM8HSk+ZLRaHq5iYWZ/J&#10;wVD4N14KOnDAB+K3TeGVhBeuQ0v44TYA5xJ7L/xCu8+vwTdaR7obZrxtKt1TKH29kHic3trYD+cL&#10;DgrwKe6SlWmhNFjyJTCMR5yGLDhVvSGznViggrdIAi+pxuTA1275xpL0RhR6P58StsiadCNW2ecS&#10;bDPBvx+O3khvX1wHf47WWrTjDlW6Ix+jIQ4VHgb+Jn17U39KcJyFc1mELQ8gGRRtO5EcTXfUGgH/&#10;mI6iOLGHrNXCFYr20XTyTAocgJVDvudZ2O26SlgjOhSzWTdTLjzLyPza5q6/Zy/lg/jwEtEeTsTt&#10;pHciN+Hwci4m9eO44ejjVpLguAyztwyjo7DLCA+0R1aq3MaC7TbKBNegPo2kthNjsGrgIC6qFCIC&#10;TA5sYZYvOXCb2lXuBnfhd7V4DPajhv9HnZ1G2VeDs1JfSPybFm57gn44vJjuqTOCOlbtKbMs/sew&#10;vrvzWdp6+hvErrA3MbCnbXJaEjJiT9M8dwXLQrWdEETMTeJMDhyVuZOR5zUu24law+Jwy5kvcQdv&#10;p2xKuffeecMRrN1wRCUdpvnbRmAlMR8riSFIstIHlqLBRqD7h8yqg3NANnNhhl7WtmcM3GneTsQi&#10;gnT7Kn3g+3KvKFa8nRBeaoi+RMnnjACTwwaj4PBp82MwdT2beIzOxO/RAnLY0UgnJzw0kkB05wCs&#10;JqKSjtDi7U/B+nIx3VtnFLYbvclHIAjqZuSYWL7rBT2giY1OeHMAzoFAsaH+FZD4lrMcCJdxajsh&#10;jJnbFJgctqNGoxpyJQ6H1d7kTl8j6nFvOhS9GYFH7P3NdyPSTpKArURQMF2CQdX8yMev22700Kwy&#10;8yqHo3fQvK3DNfdru15ZZvefv0wSESh2eIvXYdRVXnTSfgBi+FZUScm7D4FiHFAVvgA/45Gchs1Q&#10;YU/HFzt9QzM3DYLL9GocptkvMlF+QFzbbgTT+cQDOLhkklhI3W56SvMIzalcSjqDm4m+2EYkkR8O&#10;PV0JjJNf+4r670wM8Y4YaoQwf11rDRJtDvtOSNlVi75IyeeOQPYVJnu3seeg4TVuYLEQmtjhM5q9&#10;eTitO/Ex9s4cK8awum3GhA8u+dyBnb3OJvyFIDiDQBKLqFvd0bCTuO9qP1MQOHX6psHwTTlHoX7w&#10;TbFRYNicBjMjKw0ro0Aa3PQNmXkxAV9aF20zSSzaEY0cMBC/YvXASzhOIWe48LJ4bLul+GCE0H+P&#10;LMIKgncm9gphZhQMXgXweQSTxLHYHXC37qtZXPaoPwFGVe1oIc4oDl5ar0WMtvs5TXa2qkcaTEY0&#10;8QZGIcyW+xLz8TNRJSXvfgSuN36ahMffhiocp2tES2d4r5UH3qbwgFLOUPQeWnglkW0nwTElXl8f&#10;iQ9IPdhM/Any5ANce18CO7NiJ8L7tRE9WG+M6CxgWwapqC+iL1Ly+SNwlRzA1vuwengWKpy/QbgM&#10;bPIKvjmD6PM/X9aCk3DAWbtkehYGg3sODmBPULYIOQli4K2HvWnBiRL3NzU9hfrfPEXGFmQy5uFR&#10;GbyVjvsR+D+zaQzMOyAIjgwllWylV8Pn8CEIhGfhc4gSHY49p68HmEvlPSj8Tcp2Ep5QNJsGhLa7&#10;BdmqWlS4W7TLv0NhgaiSki84BHLyqXgKr+OtRT+Z1z5QdwychwJo6R9jqbhvSS0Jqv3tKWWQsp9O&#10;WkYqxrw09WssbNOQDDTYpiHDfqhYt0f/IAcMUBpWD4+iSwmonNhFuNxZe7gW92HBtlEU4h+qh1MX&#10;foxSsBACvGpIgE3D4GYzkHTIcIiQ7B7OwrzbYaHuekRTc/TG1PMxcEq4OKDA5xDC5fYag7BqCMD9&#10;Pxv8BGkBYNUKQhhGSyhkh32rhZQAd8KsXLCwb880QR0lXggI5OmqDZJ4TicIqaQhnWBWzJm1524d&#10;hoCvSPOkCKIQhrTwX8GxMBwZGdhOvKRtIwXLeMyzeEEdJV4ICOQbxwEDN00nCL7FEL6j7FjtEdxc&#10;eNNsLWOTIohCGNNCfYXTsSoKnqr9iR3zBMtnmF/fCeoo8UJCIF9y4HZgABfoBPEu/ikcEbQ9zIkz&#10;8Z+2gvD1wgrCT20xCmmAC/o12iGkfznq23iy6KvYpuHfokpKvvAQMEQOOkF8AoJIxO8foToz3AqU&#10;jlXZOjsLcRKHUjBySjiXn55w8y8AksVE2dgtITWWBjV9HpafnItZqLyubBqE8Cp0YcPkoBPEKhDE&#10;w/j9c9Qw0dZ2rNoLIcnT4Mk4HLcYYdhuKIIQxdAs8s5DyDiqGd6c7qo9VLRZ26DAyYhVMTECQuSg&#10;E8TPIAjOys0ZnQxn5s7G4Lbq/RFkNAXxEEbBUKqUx1tSmnhu5Nk0zRIyw0F9sJ3Iz039hgexLQM7&#10;VuWZfNiquNip3cLkoBPEOhAEO2mtRC0rCsgdtYZiYqXQB3+M1wKeeLIvhih2ZpDXHKsQLLZNpYep&#10;abl/iTbpQxDDWlElJV/4CEiRg04QW0AQHPdrFapwJI9uN41CQt5k+nTvZM0hyRPdvQt/uN3zxgxs&#10;Df19S+AQUjggdBRa8JJ7WqGeUtAISJODThCcfp6DFjBBCJ9I9WwwQfPg+/rAW1QKBIEsEgXdX/V8&#10;FxFwXl1eRo7LSVQhpJbo06Zi1XBcVEnJFw0CLpGDThA7QBCc/YXvqyuKduPRJi9TcnoC/YQoShzr&#10;QN1fiCJYuPKpCFpTvnhNuh8rP8HC5tHzBXWUeBEi4DI56ASxSz+D4BWEMEE83mIG0qTF0YYTn2r5&#10;G5SZdRHOiDxezTcUVxwJNKTZLFxHlxBpZCaEn8WqIVVESckWLQJuIQedIHbqtxi8gjCUByO76zzp&#10;RrdeRImOS7Tn/M8IWmvP1PNFO9SuvV0LFuuIpQZlOtGtVXuLPmwFiGGNqJKSL1oE3EYO120x+JqT&#10;Q86VEekah3Yf23YZTVnbDcFRdiOcOcdZVJsMEQwLUpb9JzJhPd+n0WQtF4VAYe/eKQLyStQkCLiV&#10;HHSCiNQNpXiLIZTeiLMhTbjlE5r8WzcEDTmhLV3tHojVJPMgz2Y4g7hEI2doH8TDbCPa5JlYNRwS&#10;VVLyRY+A28lBJ4gNIIju+P1r1FCRbpYJrkzPdvgYBHE3wo0laolk1BmECILul2Wr1sBiobihEA7v&#10;yBmrpru/ReqJhYFAgZCDThAc0ZqjSbElZd6ZXm7oadUS9enpNu/S1HU9YEGZCgs8znCtthiFMSFu&#10;fAcbqMXD4OnBehNlri45JqRyxy6KgXPDOwuMHHSC+BYEMRi/L0cVcve+GclQHm85n+YhWUxoQDEt&#10;LoQqhY+AA1eXpYNrghyeFn35b1BYIaqk5M2DQIGSg04QH4MgwvC7cFTrztV7IS/lKVhRvoDEvXzF&#10;qUphIqCFfsPVZe/GryE7Ng+h4ZIOyRf1iGKGlZSguRAocHLQCYKjWvPZw+ui3e/ZYDxdSPybfju2&#10;XMtIbfe8D6L4FKR8cloC1SzZjG6Hs5xg+QjEsEFQR4mbDIFCIQedIKaCINiJQnh9+niLOSCIM3Qw&#10;+nfkxCilbjAKYRLxqiEF+Scerv8M+SJYsECJhaxw+GmB5yvRQkKg0MhBJ4ixIAi2f+gr0j8/TM5x&#10;SLv3719ux5XaWS2jlLrBEEFQTNZp8HSZGsLgqW1lNlsRKrOxajgmpKGETYlAoZKDjgBHBuEVRFcR&#10;RNhqko2kJq+9j9IyU1WwWhHwBGU1g6csL+rV8HloChk8cbaqOYKvU+ImRaDQyQHfKsn6FefPwORm&#10;EVxqRTSnES3n0ozN/SnMP0LFgRABz6BsdhLcNpW6w+CprUGtq2LTML4cG1IVGyBQ6OTAmGECRelW&#10;lGvxT6EMKO2rPEyn4g7Qin2vUikcUCoTa/fOwszMDOS4LC5j8LQTLVnm3taopxUlAkVCDjpBHAFB&#10;sAfPD6hCmb17NZwEgthPkWe/QiQpuHkrHwy3zKFsM+muNYdRFWQGFyx8dalCvwmCZmbxIiMHnSDY&#10;zHoYfueI1oatnHgSj2g1h06u+Yuik45fzWZtZqCt0Lb0TAfsGSLogXpjRJv7A4hhtaiSkjc3AkVK&#10;DjpBfAqCqIbfhWwgQvzCNRPrF3+7UzugFAxyau5RKYLWMeHGJ8fQQ/WfpbLBPByGSxok1dWlYbis&#10;I1jk5KATBNtA1MHvA0WgqxnelB5D4BFOllMykB1AhU7WRV5le1mOCB4RVJW63TRStK+fY9WwRVRJ&#10;yZsfAVOQgw7Tk/hZA7WjCGydq/emIzE7afXhuZjc5ZWBlAh4umx2hux+N09EHI1SIk9IgvCrIgpK&#10;1joImIYc8O2ThNXDo4Dud9QqIhAOaPIKHbm8m45e3oJkOSpIjAh2LOtAFPByIbWRIZt95ITKIowb&#10;Z8lWxYYImIYcGFuOTAyCGIBfv0cNMoq3n08AjW6ziJ5dc5s20fnfyoLSGHqc5DgBmaseaTgZlqdC&#10;cSE5zPzbxt6ipKyIgKnIQSeI30EQY/H7QhFAyxWvTsOaz6bpG/uSbyCn2TN8+SHyGtvJpiCgTqXQ&#10;+tSlBnOyUJkHMj8rpKGELYWA6chBJ4hFIAi2nhwhgma7yt3oYJ0n6dtDs7Tzh8wsDnqsSm4I8FlD&#10;ouMKDWgyhgKKCZmanMIzFyhk7Y2AKclBh3wcfjZCbS8yBP1ufokOxWzH+cM2CkFMSrW9yB295LQr&#10;VB0u2Z2rCUeT5riQvK1QxcYImJYcdB8MDiSwEdVwNi12L36y1QKatKYL7B9S9BBzNh5Bya7xqiE5&#10;/QquLp8ARrwNM1z+huQSw9JK0LIImJYcGFH9gPJx/LoS1ccoypVCa9PgZtNozpbHYP8gnAjc6Gss&#10;LAdi0AK5NCX2VREsb2BcEgV1lLgFETA1OegE8R3OH/gufbIIvp2q9aG9F9fR2mPLkEVLJcm5Hjs2&#10;FUtOS6JudUeLrqz2QJVN3VXxAARMTw76GLyCny1R7xYZk8FN36BDlyIpOvk4BSG0ujp/cKKXlBZP&#10;dSLa0S2VOXuAUHkTq4YUIQ0lbFkELEEOmJAZuoMWnz9UNYp2MO7tR7Scp2XRyshKR5h7wzsTo6+w&#10;nJwW/i3DgVXDKOAhdN3LLtlfWK7DqsHSCFiCHLh3IIgzIAg+f/gO1XC765duRw/Ve4ZW/DkF8R/U&#10;9aa2aghvRa0r3Ss6aTiQi3LJFkXNwvKGP2Rm6CMm508giGloC8cvM1y61x9Hey/8Sn/HbIV5Na43&#10;PTT+A68aUtNT6b6bniQfL6GhZ8eqLw0DrgRtgYDQDDFJj9k9+BbUzkbbw1d1j7eYRc/x9WaG57p3&#10;JyEHRe3wFtSmknDQWF41KIsyoxPOJnKWIwdM0jSsHjhI7QbUckbHoQpS7PW/+VVatP0pWE9yeHuj&#10;mvaQc4aaT6J764wiH2+hYV8PBDhruioehoDQLDELNiAIDjHHFpQfi7TpzlpDaOe5n+iPcz94XP6L&#10;JNg11IpojVDzD4hAxrLT1apBFDJ7yFuSHBh6TNhPQBC8tXhMZCiGNHuLJv43EtuLZNE7fpHXmEoW&#10;iwasGlKxasBZg9iqgW+H+ABYFQ9EwLLkoI/VePzk+OkNjI5d2eCq2vZiXuRjWno9T9he8HaielgT&#10;alupm1GYsuXYGjJDVEnJ2wMBS5MDJm4sVg/subkG1c/okHSp0Q/bi//S1jMcvZrPH+x7AMFnDUmO&#10;RLrr5qGiae3WqVWD0RllTzlLk4O+vVgPgngDv78gMkSDm06l/Zc2kSMjUcueZdeSCucqjtfQvqqw&#10;NSR7XtqXNe064G7sl+XJQcfiNfzsgtrOKDYRQRWpX+OXEZx2CEUEYnuB/+xWOOflFVxf9mk0DPEa&#10;gkW6t0mtGkTgsqesLcgB33Cp+vaCrzdDjA7VbdX70Paz39O2Mytxe1HadsFpHTh0LV+8LrETmmDh&#10;VUO6oI4StxkCtiAHfXuxBwQxBb9PFxkjds7aH7XRdrcXzihPCdS9/gsU6GuYLxm6HajfiGCoZO2J&#10;gG3IQR+e2fh5F+rtRoerFLYXfRq/RAsih1N4EK8ejGqaW44tQUvhZqZzDeFVA9s1cKIaVTwcAVuR&#10;g+69+RTGlH0BQo2O7b8QXDXy9De0+8LPyNsQYfnthZcWUTqW7qg1AqHywo3CwHK7UJUPhQhiNpa1&#10;FTno24v92F78G7/PFRm3QdheTPh5M6XjG9dHLGyayGsKRZZzXpbwL0Ndaw4Sfd9c5XkpCpl95W1H&#10;DvpQvYOf7JN8h9GhqxBSi3o2mETv/zFeN46y5v7CCyH5E1Iv0921R8FFvbLR7rMcJ6dZIaKgZO2N&#10;gC3Jge/n9dwXfCVnOFPLPXWG05ZT39LR2EgqjkAxVrzezMxKo8BiYSAHDn0hVBYAtytCGkrY1gjY&#10;khz07cVfIIiX8PsMoyPIMQ44MO3zv3RF5KgM0UhJRl9TYHJs1xCP7FUdq/aj8iGcdtRw4TwUHxqW&#10;VoIegYBtyUEfPT534OAFtxodzVrI3H03VhBf738b24tyljqczKJMnJf401212aNdqPCq4bKQhhK2&#10;PQK2Jgc25MHqYRRGcTOqYRPB7vXH0zYYR8UkndAzQZn//IFXDYm4oWhcrivVCm8mMnHPQ/hdEQUl&#10;6xkI2Joc9O3FXhDEVPz+qtEhDfINpYFNptLr6x4WNTs2+ooCkeOt0J21hDzYuR0fgEQvFkiD1EMt&#10;jYDtyUEfHbaafAC1hdHRal6+K3Wo2oc2nPzYEp6bVxA4tlZ4G2pS7l9Gu8hycWrVIAKXZ8l6BDlw&#10;rgWsHp7G0P6GarjP/Ro/T7vP/xem1ZxWz7BHeKHPIC1wLOwz7qo9TPQQ9Qtgw+ntVFEI/AMBwx8U&#10;q2OHD8EGEAQfUDJJGCpsJ9CjwbO0ZMdo/XDSnGcPHMylSomGosFcOMw824OoohDIEQGPIQe99xy5&#10;mo2jahudD3zyv/Hk13QkZjMVN2HWbi2YS1oi3Va9P4K5BBjtFst9C8LcJaKgZD0LAY8iBz1y1EQM&#10;8VdGh5ktDgc1fR22D3dQJg782G/BTCUd2avCAyvCtqGHaLPmiSooec9CwKPIgYcWBPE1thec1s3w&#10;p4mvBrvWHEKrD89B1u4ypgkrx6sGdrC6t84AHJqWFZm5fPbyu4iCkvU8BDyOHPQh5tUDR44y7LLY&#10;o8F4ijyziq6kXSI/n0BTzJTMzAxctYaCuAaLtmehCgEnCpnnyXskOeCDcUwPDDPH6JCHwJW7V6MX&#10;aM6WweQfGFTkfhdOU+lYale5J1UMrWO0Gyz3J+p3IgpK1jMR8Ehy0Id6IX72QjUcd7JTtd607sQX&#10;9OfFXyi0iA8n2SnMC74gd4gbPS0BOSZ55nRXvRZBwGPJQU+rNwFgrUU1jMOAm1+mSb9sgmNWOmwK&#10;fESwdqssZ7CqG9GW6pVuI/LcsxAWyhIm8nAlay8EDH8o7NVtZ29AEBuxveAVxEij/asW1pDuqPkY&#10;fXPgbYSVK18kjll8EOmA0dNtNfpjc4F0VsYLm0pHGxdXkp6MgEeTgz7w7NbNnpuGI6M8VG8sbT79&#10;NcK+RxXJ4WRqejJVCKlNrSveJzJ34yH8voiCkvVsBDyeHPBNegmrh+cxDZYZnQoh/uHUG4eTszYP&#10;guVkYKEGpXXmooijbnXHIqp0caNNZrmVylRaBC4l6/HkoE+Bj/CzH6phr6Vbq/aitcc+p7+ifkUQ&#10;17BCu71IR6SnEP+y1LlaX5HZmwnhpSIKSlYhoMjBefaQidXDs/i1I6rh3Hj9Gr9I//5lPUKspOP7&#10;vOAPJ/l0gVcNt1YbiPiQlURm73oIc8ZsVRQChhFQ5KBDBYLYCYJgk+JxRtGrGd6EuiCs/Y9/z4fl&#10;ZMFHjeLrS28vfxg9DTTaxGw5Nnri1YMqCgHDCChy+H+oXsc/H0KtbhTBHg0maJaTqRnxSMgr5Phk&#10;9BVX5djBqm6pdlQnormI7kEIrxJRULIKAUZAkcN18wDfrjFYPXC2bj6DMFTYp6E73LoXbhuJhLwB&#10;BZaON/v6sgu8L0ns+vI9ZfRkaCiV0A0IKHL455T4FP+Ls8Gw74Whcnv1gfTbsc/oROx2Ci6gkPac&#10;FLdc8RrUoiJn+zNcYiD5mWFpJagQuA4BRQ43TAf9cPI5/O8NqIbCP/l4+1BfXG2+/Hs3rBx4ay9k&#10;mJTvhHQGj42H8dUI4viWAuVL9OekgLwSVQhcRUCRQw6TAR+obdheLMKfOHK1odKobEe6pfLDtPHU&#10;CioRUMqtbt1sqh3kWxIBXQYYaosulIGfyuhJBDEl+38IKHLIfUK8gj89iGr4zvCRRpNox7kfiHNV&#10;+nj5umWqadeXCB7bumJ30UQ166DKCYVVUQhIIaDIIRfYsHqIwurhVfyZfS8MlfLFayLwylP02Z8v&#10;wQ6hLCJHuSfmZFaWF65MhYyeuL1LVcwGQ8OmhHJBQJFD3lODl+WPorY1OoO63TSS1sOtOzb1JPn7&#10;BBlVy1WOg8dWDWtEjcqwfZbhcgSS6vrSMFxKMCcEFDnkMS84HT1WD5Mg8guqoeCR7O/Qs8FEmrVl&#10;EAUEBrtkVu0MHnuFOlTpjjR3QtuUj9D2RDXlFQKuIKDIIR/08CFbC4LgGAhsYGCodKzWg9Yc/YAO&#10;RW9CxGp5v4uMzDQcbpam9lUMh7vk9iWgfmKooUpIIZAHAoocjE2PKRC7B9VgzEkvzWtz8to7cbGZ&#10;KRpzQWuR8/oyTsu6FRFU0VgrnVI/gtAOiSgoWYVATggocjAwL/BhO4rVwwyI8gGloVKvdFuEi+8L&#10;46hl8LsoLXy1qYWBgwFrl+p85CFUPhCSVsIKgVwQUORgfGpwtizeWtxkVKVnw+do25nVUlebyemJ&#10;VCO8OdUvYzjEJTdrLyqfj6iiEHAZAUUOBiHE6iFej1jN5tWGShmk07unzgjtajM8sKzh1QMfRKYg&#10;2lMHnDUIhoFbhnamGmqcElII5IOAIgeBKYIP3mcgiCFQud2oGpPDuhMrKC7lNELKBUMtf9uHdBxE&#10;hvmXpzaVOXqd4XIZkisMSytBhYAiB7fPgX/jiR1QDQWFYUes7vXG0+ytHFIOV5v5cAOn30tMvUyd&#10;cNYQEVhepPEcBu60iIKSVQjkhYBaOQjOD3wAI7F64HiTw4yq3lq9N/1y7GM6cGktriY5nV5ucVe8&#10;KC0zBQlxg+g+GFMJFKYcw27mAs9Voh6MgCIHucGfCrWHUSOMqPO5wROt5tCLv94Dy8nTVML/n45Z&#10;fM6QCrfshNRYGtlqEVUt0cDIo7NlduAX9iJVRSHgNgQUOUhAidXDcf1q8zWj6ux3MaXTKnonciTt&#10;v7SJinl7kV+xAO3Akc8YUtNTcWhZiZ5uMwcxIh8x+thsuU/YmlNUSckrBNS2omDmAOfZZB9qw1eb&#10;nNPy1S4/0saTX9GOs7/S2cR9lJHJpFAbmatawCW7D7JllxZtbSwUOGu4KgoBtyKgVg6ScLLvgujV&#10;Jr/K28sbVo/dtcpnD/yfD3JeulA+UweRLqCnVHNFwKVZqXDVvrH5YLKzDBZeIAofY/5cuT2enatm&#10;ybxb6SgE8kNAkUN+COXxd3xjZ+hemxxYRcht0oXXXq86E23g6NKqKATcjoAiBxchxYdzCwiCQ9pP&#10;dvFRouqRUHhDVEnJKwSMIqDIwShSecuxQ1ZjVA4rVxjlPF4yEMR0pTBept7hmQgocnDDuONDmo7V&#10;A4ezL4F6mxsemdcjONz8w3jn/gJ+j3q8hyOgyMFNEwAf1jgQBBtGcWi5B9z02BsfcwL/ozfetbmA&#10;nq8eqxC4ioAiBzdOBnxoY0EQ3fHIKagTUd15SPk9njcS7zjmxiarRykEckVAkYObJwffYOCRL4Ak&#10;ftZJQuqa87pmMRm8jbpARZN282Cpx+WJgCKHApog+CDz9eZtIAneYnA4JyYJPpMwUtiRiv0lOJXd&#10;h3jWRSNKSkYh4E4EFDm4E80cnoUP9kr875UgCU6O0xKVY8y3Qq2FyjEpOao13zrwecIu1N9R+Zry&#10;T+jm5r5ZwK1Wj1cIqCzbhTYHdBNnjrfwdaG9VL1IIeACAv8DG/YR+yWpA6EAAAAASUVORK5CYIJQ&#10;SwMECgAAAAAAAAAhANuGJBW+HwAAvh8AABQAAABkcnMvbWVkaWEvaW1hZ2UyLnBuZ4lQTkcNChoK&#10;AAAADUlIRFIAAABRAAAAUQgGAAAB3Yh6oAAAAAFzUkdCAK7OHOkAAAAEZ0FNQQAAsY8L/GEFAAAA&#10;CXBIWXMAACHVAAAh1QEEnLSdAAAfU0lEQVRoQ+VbCXxNRxe/QexaO629tEppUVWthK5Kqb0NVVst&#10;LaW2pJZY+rV2tad2UZIgQqlaQ4TUVhKJPSJBYicUEZHGu+c7/3Pfvbnv5T318qH9vu/8fv83c+fN&#10;zD1z7ixnzpxR/iPyelMhIpU4CjinId09Sb2wktLS0khNmO68QPNXFVIPdhN4enpSkyZNSA1/JWsB&#10;y0plDs3m10dPIlrjSZ999hmVLl1aMkt6iF2BgnkkgQoVKkTvvvuuZMKzNfwOeQzKyMiY5j9vKtGp&#10;GUTnQwy8/PLLftYsmVSjRg165ZVXyN3dXWocO3YsHT58WN6k5TDR7Nmz6ezZs5IR6Nu3L0VFRenP&#10;tpScnGxkzJUrl9FIa5pTcsMPf5lc8vRICJ8ZCB6geFuTspKaMEN4wycGQgY5yKwe/Fz7xHHjJPPV&#10;s3vlqy3uowzWcjClzy9K6qaWpO4dRO+88470BfX4cFJDq+lfzF0y3g5SUt3dc0lN6AfAoZhox31A&#10;TVqsfVKG5dh38knVKxuRSURm0MmTJ6lMmTL0559/Ss3Vq1cXcPxDyWAiyaBnBIoVK4awGSOTEhIS&#10;5M8XX3yRPv/8cypRooRe4A38b9DKlStzciD8REZGSivDw8Nd+5Tt6it0+fJlecMaH5Ncs0Nfd2ax&#10;3vg9C/gvWtLXxcq/7cMfMna0hqPe0qU52YB6wEuA+KrBig+HzuntGlxgWw1St9cky6E+xswBpKen&#10;U/369bVKw2tJF9OBtE8bKG2kEjO1ek0pli+3NimoW9vTgAFfU6lSJSj9TCjPNBNphK8v/bZ1NV0/&#10;tYPKlSun9TIr/pyl0B+LlQyuJr9Wmy3luBJQ5DqHRlOBuP3rpG/TOisCSsvz9anMwHrpR2MZORiO&#10;6aWXXiL0VkxAiKNv8ewlcQCT0auvvioTEsSBNC72olbaOUmB3LlzG5yaezgmLVS2b98+vbcDbzOc&#10;0+bNm8tdY7p79+79O3fuWFJSUlQGQktqaqrl9u3b8oz/8IyQiz2vlXZCPEjLNmrUaHf37t2jAG9v&#10;75iePXtG6vFvvvkmqlevXvvxzOkHEXKx17XSfxdhYsJE4O/vT/eDRXbabJYdQmWjRo2S2VlHtitN&#10;3+Kpzv5xWtbxfue0Pp3m1nI+BFG4J82eMV5W/nt/xEk30ZcGgK6FEa/jD8cpKlv44xht4ojpRYsW&#10;LaKCBQtKpTowcVDCrL9uPpoyYsDHNhMGJgYMPfwNYMHVJww64euc0/QgJWNgz+akhvFMtPtdm5mI&#10;/6Y2bdoYleoVSqVxY0nVKrWd3T2rWWeVBQU1/eZkEK9rDXmqa05btmyhKlWqGJwalVlnIaQxeqAe&#10;g9Bc/Kkur0pq4kZq1uwD8ps1nT799FNZMGUG0kNrRTpKFZYKfbWaMqli4hyFvv76a8qXL6/+Vho9&#10;erRNhUb8d1+pDHlyuSlbOSzDyELVIiY9bVSm4/LpGOIxrs2Pwbz+b2jMsgugPO5ulC+v2zbO8wIj&#10;K/FQcI+NjQ2K2DBblnz1GI8S6/KPpd8S8b6m2fFzcHAwhaxYdIGLOa4MNG3atML6xBoSIuqgxKEa&#10;TJo0SbjEc9u2bSWEZsjTGqYxx2RfIScZ4MWfKlasKP+VLVtWwrx589K8efMSUNYhoUIOpALOSAEB&#10;ATYVYtFCPEeOHBEIy5cvTzzRIs0p5WUYFd68edOoEFi2bJnNMyq8fv064s4JMuG3ynTPWwKZ6gFe&#10;GgT37t0z0pDnl19+WWEt6piaNm2KJokKnpiYKIsVmjp16lTpk/Hx8dwZyOBy8uTJR6WgMxozZsyG&#10;fv36HcB60aVLl8jWrVvvQ7xr166RxYsX38bLbQSe+/fvH4Pwtdde22AtmpXQDxnGIs5x84DXVU9D&#10;BeX/bdXRR0mYre4G8Yfrr9BZjHGeG/aPU7z4L+idfy+BmQ4eCo0cOZKFYEv4GxO7VSvM/oKZXcIK&#10;xAoi+Q73Ibp3wTn+vCHMYm73760M4vjjZxbMefC6MWv6BKLkHRouria6tEYD4o5wM1qYheSXaDuw&#10;R88smBv5pSct8BtH6hk/UuMn8zr+rcSj9kdQhQoVhAnW1ujSmYMSh9I6c+ZMupjA28OjgwV0frnR&#10;DX5+VN0ALR/FzC30Y4YO89J9qLctdr3FCkdPiQ8bNpTc3NyECR1q3Hgt3McqwG8NMnHiW4PZ5f1k&#10;I+w6szxaVY8XFfLp3Upb6nfUtVVa7MF5sOBCs0TIVRiAxolQVxnMIP4a+A/CsG7E/5rZu0uU8reX&#10;KvRazUo2KoO6uASpm1sRHZvDm/ZFrBANITWqayaTZ+ZRvXr1yHL2J5o+fbowat1dawzubeaQSfWX&#10;Clr9O74g95was5y/OnhxSunLlOktedTemW5icPkLXElPTbliqPt8Sd3Zy1BZdLUFqyddiaD8+fNT&#10;3bp1KePiJuLdhCzDKbHzNaY2VjHqtQe/XmdyNKMg+HFG7rcWK+cO/aAQDFUorPoXpfXrQqhhwzf5&#10;5bWoZMniUmHOnDnp/fdZczExi2fRs/CMl//yDnl5eUka8lOg7RfSkcONQ2bQPZeyiev+mPGXiwCW&#10;pmq3AvPcPTQ9c3foDFBgdCbfeuutTCaBnxsQzeWVEfEr+2VHmS9fPmEslb9WLnziNXlQTygD+2Bs&#10;Bl1aGrHmVjsXXOZy6MRSYjqjHc2d49zPjLUatjBTZoSU4HSeR6/+RrfWelLpkkXIElqeihdy287v&#10;0JlzvlF3RmvXri2kq4DYyCPEZh7qIOIbNmyQTT3i2NhjoOj5gcQz8bLJN6dh725+Zu2EvvvuO9g7&#10;sjdfmvVUR0wCPXr0kBBMQvGtWbMmHT16VNLw2XUmO3ToQP/y/cJg8o033uA+3lDiMNrw6z7Q3uoi&#10;mXVfVI6JOk+ePKK26uk6zNYM6MUIoTDCsoE4ymFVgoUDz7DlYkOIeEJCwm0OGzBcJ2bmaQ6kouXL&#10;teWMFUqDyT/++ENCwMwkthQIwZTOJLa/r7/+utEAmGKgfyNu1cFtjZAukFuBAgXeXb169YmLFy/e&#10;471NAktz7aBBg9by/Le3c+fOYm3hfhnN8WP8Sc9/8sknybzTvdG4ceNrrIof+eKLL3Zzl4hEHmfA&#10;//yuJtors0HJycn09ttvU6lSpYx1GXsADJLChQtLP9y5c6fsn2DPfeqpp8jPz08G1LfffktfffWV&#10;TDlPP/007d271zCuY85EWLJkSQoMDMTcWJWRPeJPmgZzL1YQM5MIwRQ+Gzp+1apV6dlnn5W+hoGF&#10;OO98pDEYwagDhMaiLDY8CNEvrRsaW1Oyi4SpoQ6jFeN9RktrHEC8NaMF4yNrmp6OEOkYtXjG5zSX&#10;xbSjx2E9L834PyZapbyHNRebryDehGEzhk0Z//VABeGJUMZypaXVeiYWNhwiQG9sW19TFDi9pGT8&#10;O0gNyWTOnrBjbN/AYLKUFHiSlBGkfJTJXKYp1gyYaeXMNJPJx7fRN1PGVo8mamhtjTnenjrctlox&#10;Yvg3BIX5iTGZ8Wu1D7FDFN0wNTGr7dkBhnj3I5z+YH/EVTw+JtUdDZrSzwVFOaU7cdq+Wt9PX2I9&#10;0X4/bcLAvt1kT/7Y+mRGWMMW6nar5K5tJ/V8sBjbAd3SB5iN7vbw6d+VmtV5DEzSNo9WFoO5bdrG&#10;Hxt5hAykIxugnhgpyx3W3a5du9LmzZt55zjU2Pj7Du5GH7/xCJlkqbU0mLu4KvNIEsARJEtm6dKl&#10;NkzaIyXhZ+O4Ehjl3enRTEE8CTe3/FpWXq4m+We1SMT0InVXI4lT8m+iA3IxA8OHDaV27dpB5be1&#10;SPzmQaMGedlL0rWBowYrTaxHIUSnf7S1Ppix/2NhsmfPntIQ8wYfuHfvroRZNvnhtci3fztqbtsn&#10;H45JllxTayGi2H9pFR40WR7ssed9Wjh/tjAIFC1a1GAQ+iPCjNML7BjU8E2fVgTTzENPQepypZz1&#10;vIeZ+147uQ6rSer2l0mN7kmWw3057JGFySMHtsgmSeURDiZ1vQ84ExflkDkdOJd66yWWdqByn/M/&#10;eO2G5GBXgX0l00rgRuqqOtx3+jLTS7nPTSDLwZ42DPr6+opSqh7+2pAkqgPq1OGyDhhDo2mOm7yj&#10;Xs1KBDvS2y+JlSwfeHFIxqc1mGNmg1mKe3w0W07MZJ4u5pAa+rFmVVjbkDfsO4Shc2djxaaoM4h+&#10;iboAe+YoqLDNO+CNgk+9aZhymPM7PyDKwuD8vKSuf58oamymsWkHS29jc8MMcu7Yb8KQ5fhPEuLz&#10;Yg5UkwLozTfftGGQAm0Z0wHjVou6Ci0boMRy/vrgxSHdDVBuli7M28wp1sIL8pO67m0eraMo8dQh&#10;6tz5U2rZshm98MILRBFf0dQpk+lw5C6i0PbCLBjEdENLyxGt0+w5tWrVousnt2Vhyoz8cKpg4eTJ&#10;paxhNl7TuHFAZYorzyMjLFNisuM+gk/s4VGfX1afN0lVjI04GLlyPNSQJO38UhiKjdlDtKyqMHkr&#10;MVLSsNHatC7EIXMlCyl0aDJv7GcqqVzvLEY58OKM3PPlVtrqnzplaQ0JcQyqOyKZAdMG/T5CY/Dw&#10;LGEm6cRe7dm/GFFwLWEc+dCwrl27ZGEukcPrmmtJMAOb+r/0B8Jeoj3MZzCjcfyBOBm5VWPogjZY&#10;6M75TKnOzamZ6jiO815sYek0a0DMVLkiCsVMy03JS/KAuZWMtgyH/i+OqGCxQjk6wc8FZ7n8/EBQ&#10;WEfq06ePxuCtU5k+M8B8ZopDHP7BVELzFapcQqGdk56mC4ueusvlXWZOp4LPl3PvCltfvjxudHql&#10;nc3QjJOzMu2He7pltSEGciOu8mCK7E/tW3gQbJKnFjx7h9+RbeYUi8Uy5datWz9G7g3dDf+2KVOm&#10;kBpnPeRmWA50zTz0BpKWaYfeiQF0f1cLnrS9tWfg3EqieD+KCF1JMXvWkMqKLu9ZDvJr2jEKyAtd&#10;pRkzZohtr1OnToaX0o0bNySsVq0a/Zl2S+LNmzen3r17S1wHXP9unA23SYNJBOXMaadPn8YaXEJ7&#10;o4v0IAYB3Z3KzGD//v0NS2xqaqqRF31vx44dBoNhYWESWg1L3Rk4TneN/orB9u3bSwgGMUBgefXx&#10;8ZFJHOkpKSlG3uiovTR72giDwTt37kgI7ZtfNZVRVF7qCoFBmNrsGUQazGucRQDGmjVrJnEwradz&#10;/zWkCabPnDkjDKK87iiJgyIOZzCKM1wjbLw5oI8++kic2jCHXbt2TdJ0kxzwIAb1eKVKlWACNp7h&#10;Y4DQulb/i/EUwzVCp+ZAGNRtgzqDZi+8h2Fw1apVN6pWrQq/mCz/McYzYCd3jXQGsdjrCij6DkIw&#10;rG83zQx6eHhICNy+fduIYy+Nfqo/2zE4k+H6J758+fKvHBgVwTg+ePDg44iDwZiYGEk3M6gDXSAu&#10;Lg4aspGGwaTHHwmDTMU/+eSTWfHx8XdPnjyZ8txzz+2sXLlyYL9+/UJhDOcXiotJt27dDnXs2DHe&#10;y8vrKgzqQPny5ZNY8vtgVDcb0B2B34NRnC0G3dLS0lJ5ulC3bt26Dw6Z8MTRPXTwjLjupGn23rHG&#10;7yOP/owQ5fVyABw7+T0wA7u+1KmqmocD2VPAb9jb25vWrFkjkytGH/omRifOSLgB8rlg8cdxLeI4&#10;1IEeuHHjRuM04IMPPqAffvhB/Jiw2kDD4bwdGK5P1Hv27MHmhZKSkmR/MWzYMFmukKYziOMK9EGW&#10;jqRDidUZxEjH3IeDH8yDOHdGX12yZAlNmzZN8lgZ/Jbhurk4PDw8LwZGkSJFxGKK06L9+/fT/Pnz&#10;ZYsJiUCamHh1BgsUKCAjHoME5ySQIhjkvitx1AOPxE2bNsmZCvfn7DPIlIMna58hQ4YcKFu27FZe&#10;xg726NFD/HYB+PTyHPk7p4lvlg6eTg7Cv5cHyx4uE83dwyaP1S/YqIffA4/GbBvcsZFuykBHxnkH&#10;zkbMZx54hppuTkMc6ciPM5TmDOQxlzGfldRjuHZcS0Ssq2vOYxyaC9unZTFVWP9zVFYnVrEdpv/z&#10;ieYp+S0hShA2bY6QtkxZOa6TUoyzYmP1YDvO/xupwUoLCMkSrJB/H81ExMk2QBr+Qx7k3Txc6cvp&#10;WIRcu7nyv0YZK5RWEAiOhrwaaMLCJoK3bTyabAlp1tlTjolQBmWtrm6wMP53Dr/skt7zIAi4hXKS&#10;9arDw5Gu9ndgwevCDB5oI8z/3aGeEVqvGRoMY327NzThjRgxjLtZGtH9FNfAZUaOGC514G7Zfa4T&#10;dQdq17/+94SZsa1BU5xJ4nTN+3NPOQMfNmQgUdpFopRYxolsgstyHcOHDBJhNq2liJ8whGn1u/zv&#10;F6a6On8TnIpQaC36ooNmNPabMZko9SzRHwfkqJKuhj4a3D5O3v17iTBff14TJN79XyvMjK0ezfWe&#10;N7Crp+wJBvbtSnTrMNGVDba4vJ7o3BK6k3xKVG+o8NgYJV85R3R+GVGSv2u4vkfexWzQey9n9szl&#10;2qXff/4ClLHdsyWEh6Pd4b20njd31jhu2C5Szy4gFWeCp8aTmvSTDTZv3iRD3GwLAmCCkTInx1Dq&#10;+W10LSGM1CubtHJn5pAaP1X+kzx2oEvraOhA7QpY63qZC5D1/sI/T5gU7tFKhBfmSaP7aMJb8ONY&#10;6WXqqcmMSZnA4Tyc4o8PM9JuXoyRMgAc51AlAAsgtuP6LtcZcCtfxZ041GuDXkSJC2mkdxfJBzXK&#10;UI18/iHCzFhduIUhvN6aEBb6cU84F0TqMR/CXWfHGEzq/raaz3v8FDqdEMc9dT73si10YNcGOnb0&#10;iOHw5wiwY0RF/k7BywONfIej95O6j+vb29QBPuSPNZFGe3eUvGZhWq/rP/k5U7Ue20NVafO6IuaE&#10;hTNHEp2ZR+rBzx8ekR1J3VGb1Ig3+bkbUcJUGjJkiNErYTji1zkETBnx0b9SwOLZ8gxTh+UIfyC5&#10;O+4E/C46PpxGDvhYyrRm3tEGtMV6M/7xCzMjRGmKFU/ll77PkzYn0dC+bYhOjGQG67BQOokwXMa+&#10;FtzIV0g98AkNHTrUEKIOs4ORPUJDQ8WdFfEePXpwD2+j1fVA1BKeh/XTPJ3RFrQJbXtswsxYpjTB&#10;1wKgPnASDez1EdFJnofsGbT2qmyByy5ZOF38eCG8tLQ0Q6gwk5tt/GYMGDCADhyAysQLD3q2PU8P&#10;APHCNIjbgnp01Qjw/0rupD0aYfJOYBcqHdhMY3hw1w+Idn5lc4SdCTdSFxQkNfgFUn/rQpbjY8ly&#10;agpjMlliR2kOMI6EZ8adM3JMDk+x9JunOO1zunr1qtErMcTNDjI6pBfuaexQUA9EWA2iwKe5TX2k&#10;bVLXu9wWbvPFBUocP8PpGmdmrt/9ALEAB6CyEW01Rq9s8RZBORTe4uKkrn6N1K1epP4+nCh6ouZW&#10;EhtAFLeMF5PZ3MhBpG5uS7S2EanbPuIJv0Pm5Sueq1aFBIugcBvnVvIZLjNITix1AZrx3HPP2QgR&#10;Q1rd39qxoOyxuSrRwjwO23GV24j6fLnNaPvCL+X6EQyqMKy6LsiMYGUuKqrznMaoZW7urC+ek4PU&#10;pWVIXQvlmheHyDGGT46BmB9IPTyNhTiQ1C3tCLfuDT8IK64dDzUENGHCBFG4sQLjMj30R9jO9f/H&#10;jRtHVy7ESxy2dfAGpB3n9zgS2tbqPDpKGp5RD4LKbURdtSvxM7d93VDx/fmGAS9+515UzujCXOVT&#10;VLTKW2Ny3ZdZXyr+QiteJHU9hlIPogOjWXDcC08spCtnoikiIpwOH9jOas8m2hO2ihIPbc70fgF2&#10;fkFJR8Pl4gUEt2rVKu6hw+S/80lnRVANGjSQEzvokNdO7+We250/Sn8KCgqS/3F1EMP/StIhol8r&#10;Ey0rynw5+OAPgV97a21Fm9H2Lxsr+/gZhxcY1oUYLlP+xNnKfFR2dKp2iQ03+u5MM714Xl5SAyvw&#10;UK7LDZtKPy2eR/37f0Xdu3ehVq2a03vvNaLatWvSs8+W5rkup/QqNBonza1bt6b169dTRsyPROts&#10;bwHStk5yXKT3vnlzZxNtZk0A7/QvruU5PEPmQj0PjtlxIhR/KIJofoFMHh8SpZ/S2niE24o2B/ZR&#10;ElkGgQwYgGswcGbnMmFVKlK+mPLOHX/lBio+NVP7UhBmin6X8+B4mjThe27EC1S5ckXWGytRpUrl&#10;qHTpktyoAlm2cwB6Fhq+Zs3PRHBqNAsQODRNdiK6gMSZTP9vaVntvXAuW/sW3Y9fTd9//72RF+d1&#10;eOf4cbxr2tjCRlCOUKqQxhPahjZeW6Tcy+eubOW0IAZ2NnDlw4WxbK/SKAjHHdxf8kpZmiOdVuWg&#10;U344z1PkemaFZ7V7pdkBdhxo+KmYcFshnt8uB526YGz8yXTM16560up6mWl/psgpLKYA/eNJ+aN+&#10;NoLL8NN6HtoQNysHoU03g3LgaBlXReFNhRuZOE2rzHB9LnRCWJlwZljN3V359NaKfLfUX56ifT8U&#10;oNy5HAvIFeAQliL6cM/iBv/SiCjtGjVq1MgkxHPaf/YIqUM0l4WwiNWUtR5GetrFg1IOp86DBn5N&#10;tKI6LywK3eShWrGYIjzvnVyA0IarAQXv5XKTngfhjWPAHQ1XWtF5sqfa/AUZwixXOkeXqwFFr6qb&#10;nqGwCcUob27ty0PdgABcRXR0tMyRLVu2FIcaHW3a8Fx4M5ZoAwvIGVZW4LmSe9mqKvRH8iURIOo8&#10;EsXzI/+fvKA0VSmpCI/gFTzHLSmcWrigWxjz/MSEZ0+6MKvXqODe7XxIxUuWbVUodFIZYbRoQYUS&#10;oVKEcC9xFeuKEYWzGpQdrCmk1RHGQ5yfUzY1pPYtPenddxrS/qAWZAmvQXGLy6eUKCyXqOHbimH7&#10;xIWnXLhwIX94eDiNGTPGAJwurly5Ijqcnob43bt36eDBg0YablncTblBt08F466okT5nzhy6f/8+&#10;rVixQhYJPV0HnOYidu4g9d51uh39HaXFzZd7L/b5dOBKM/Mp77P/b+LEibhNrN64cSN9+/bt4wsU&#10;KPDkrTi42qy7KuqARyAujOtegQDi8A40Xx4HPvzwQ1JV1bjtDsALC/6XODLVPQQBxO2f4XGjqpYs&#10;t+HNgDcOBGnvQGquC8AV6+PHj8dws95k4Bw7J9r42AmX2P8TIaJh8G96GCHCf+rYsWOGnyiA+S4l&#10;JSWLEHFrH/vs6Mi9dOxIVBYh4ugB5fSb/ABsk3CO5WZBocaFeagyj5/+EyFi+wb/LABChDsU1Bw0&#10;EELExSrYCnWgXiw4uC4EkxgEDCE4EiI+xO7du+VKOixA9kKEdWjt2rXybix+uBkOnZJ5hG8ifF/h&#10;MJQt1z6XCULEAToUZhhD4SvWsWNHESIYBOMA4hCiv7+/Q8uLGcgL3zF7B0y4skZGRtqkQZhwvMRQ&#10;xHYPwgYf+BgA9tPx8fEyFyMO6L695nrwTpzjeHh4RPDzJMZ7DNe9nLNDuhA5agCqCL48BKungXEw&#10;yXOokYbzEghYf9aRXSGa0+F1eOnSJcuRI0fuxsbGpu7bt8/mf/Q8lLM38t67dw/haAbmxWztj10m&#10;CBF+nhw1AL9NuPSahYjecfPmTRsh4n+4VNr3TGdCxDwXFRVlk/YgIfKKnM7D+TLzcsGZEDFyzOnX&#10;r19HOI0BX0B4nT1+8vHxKXTu3DkbRiAUs1kKaNy4MYR4316IEOykSZNs8joToiPAgIH5016IZmB+&#10;tBf+XwgRvthPbk5kysUNqc5DJgq9D5YULBC4N/r888/TiBEj6OLFi9S9e/fD3JMOYGGAdzEA601y&#10;crIF0NMAzJvQE1euXGmk2WPhwoUy1y1YsCB19OjRN3C+4igfgMXs8uXLNmkzZ86UoQud1JwOXZbb&#10;9MSFCIJZqCIDLrQ+PGnPYvzEWMbPsH4sYuCuQh/GZwycWfzAmGOFHwOMI5zNmMuYz1jKCGFsZIQz&#10;djF2W0PsMnBLAHVDJRnIGMWYztDrzQ7AB45OoeIUYTwZIqJcPPyOYi7EqgfAqBoRESFDBM8Y3mfP&#10;npUzE+xeypYtK/MWrDP4H/lwaQlqD+IA5rvixTOtQhi6sHRjBe7cubOkBQQESBl9XsWu5JlnnjHK&#10;QPfDqMD1nV27dkka3gejLnROPGPXAl99GIO3bNmCD9eQgbuXuRlPhuCzz0NSGGrVqhV5eXmJrtel&#10;SxdpHHz48R92DvpiA0HARAXFGc/wvYG+h7kQcyJcSeA+r6+eyA+VBTopVnXolUjnoSwrP08X8kHq&#10;1q0rdUBoqBsE/Q9TjD7HYluKEEMaIT4sBIt7AZyGu3o4AqjLyN59veyQvRBr165NhQoVEuUYQsQd&#10;AfwH5RZC1NUaXIqA4guDK5RxTPYQnCMhQsFGb/bz8xMh6he4oV5BiL169ZJeh/qdCbFp06ZShudR&#10;4UsXpu4YACFOnjz5KMf1I4BsXxHIDuVISkoagx0CGMEdw0OHDqnnz5/PwCYfrsEYdrhKhUZjNceQ&#10;Xrx4sSwOyA9guHFvVCEoID09XXoeFidunAw7CAhGCdSJRYE/3v3t27fLe3HmjAWEV10L6kcdoPHj&#10;x8v7sHPBcEfZ5cuXi/Lv6+tLvCjKNIHt5/Tp0/82IYKwz8Ql8y8Z0Phxpxu3oiYysIhgwv6RgcUD&#10;/wF6HCH+A5APehq2Xvp/ZpjLIj/yof7J1jj+Q/kp1lBfsPSyejksYGZ+9DwTGLg0inOUR2bFdoVg&#10;QsLXg2oAkxKu2GLrpD+XtoaOgP8AnOmiHEJH+czQ60P9UIz1MiiPNGd1oNwzVtjzhDLoENA4XDCH&#10;Kcq/ASrYmiQfqe6/AAAAAElFTkSuQmCCUEsDBAoAAAAAAAAAIQAUwVBNzwUAAM8FAAAUAAAAZHJz&#10;L21lZGlhL2ltYWdlMS5wbmeJUE5HDQoaCgAAAA1JSERSAAAB4gAAAJsIBgAAAL6zmB4AAAABc1JH&#10;QgJAwH3FAAAACXBIWXMAAA7EAAAOxAGVKw4bAAAAGXRFWHRTb2Z0d2FyZQBNaWNyb3NvZnQgT2Zm&#10;aWNlf+01cQAABU9JREFUeNrt3StyHFcYhmHDQEHDLCFLMPQSBA2zDa0iUNDQ0NAb6Br3AYIqsVEm&#10;QIaGyUiuctnOXLp7zulze8BTNUzV+sFb8+kyr25ubl4BAHn4JgCAEAOAEANA8babzRshBoBMduP4&#10;+enu7rUQA0AGf4/jwy6Ej0IMAJlCvPfvdrN5J8QAkCnEu3H80sJE7agAVBnilxg3MFE7KgDVhriF&#10;idpRAag6xLVP1I4KQNUhrn2idlQAqg9xzRO1owLQRIhrnagdFYAmQvwihPdCDAC5QvwtxtdCDAD5&#10;QvxY00TtqAC0FeLKJmpHBaC9EFc0UTsqAK2GuIqJ2lEBaDPElUzUjgpAuyGuYKJ2VABaD3HRE7Wj&#10;AtB2iAufqB0VgPZDXPBE7agA9BLiIidqRwWgjxAXOlE7KgD9hLjAidpRAegtxEVN1I4KQF8hLmyi&#10;dlQA+gtxQRO1owLQa4iLmKgdFYA+Q1zIRO2oAPQb4gImakcFoPcQZ52oHRWAvkO8txvHWyEGgEwh&#10;frYN4a0QA0CmEL9M1MNwJcQAkCPEmSZqRwVAiDNO1N9fPL8d3242bwCgZM8TcsoQrz1Rf3/x8nAp&#10;HwwAKrHmRC3EAJBxohZiADhkpYlaiAHgiDUmaiEGgBNST9RCDACnJJ6ohRgAzkg5UQsxAEyQaqIW&#10;YgCYItFELcQAMFGKiVqIAWCG2BO1EAPAHJEnaiEGgJliTtRCDAALxJqohRgAlog0UQsxACwUY6IW&#10;YgC4wHM/hRgA8nm4v7//TYgBIJNdCH8JMQBktHSiFmIAiGPRRC3EABDJkolaiAEgorkTtRADQFyz&#10;JmohBoDI5kzUQgwACUydqIUYANKYNFELMQAkMmWiFmIASOjcRC3EAJDWyYlaiAEgsVMTtRADwAqO&#10;TdRCDADrODhRCzEArOTQRC3EALCiXydqIQaAdf00UQsxAKzsx4laiAEgw7tiIQaATH78ObEQA8CK&#10;fv3NaSEGgPX872+JhRgAVnLov2sJMQCs4Nj/mxZiAEjv6CcwCTEAJHbqM4mFGAASOvURiEIMAGkd&#10;naSFGAASOzVJCzEAJHRukhZiAEjn7CQtxACQyJRJWogBIIGpk7QQA0B8kydpIQaAyOZM0kIMABHt&#10;xvF2boSFGABiCOHxaRiuhBgAMtiG8HZJhIUYAC60dJIWYgC41AWTtBADwIUumaSFGAAucOkkLcQA&#10;sFSESVqIAWChGJO0EAPAArEmaSEGgLkiTtJCDAAzxZykhRgAZog9SQsxAEyVYJIWYgCYKMUkLcQA&#10;MEGqSVqIAeCchJO0EAPA+RBfp4ywEAPA8Qi/Tx1hIQaAwxF+fLq7e71qiP8Zhj/2X/wTABQthK8r&#10;hPh6jQj/FGIAqME+lA8tTNJCDIAQZ5ykhRgAIc44SQsxAEKccZIWYgCEOOMkLcQACHHGSVqIARDi&#10;jJO0EAMgxBknaSEGQIgzTtJCDEDfIc48SQsxAP2GuIBJWogB6DnE2SdpIQagyxDvxvFDSc/jqAB0&#10;E+J9hL+UMkkLMQDdhXi72bwr7XkcFYAuQrwL4WOJz+OoADQf4hInaSEGoJsQlzhJCzEAXYS41Ela&#10;iAFoPsQlT9JCDEDzIS55khZiAJoOcemTtBAD0GyIa5ikhRiAZkNcwyQtxAA0GeJaJmkhBqC5ENc0&#10;SQsxAM2FuKZJWogBaCrEtU3SQgxAMyGucZIWYgCaCfE2hD9rfR5HBaD2EH+q+XkcFYB6QxzC1+0w&#10;/C7EAJAhxDVP0kIMQO0hrnqSFmIA6g1xA5O0EANQbYhbmKSFGIAq7cbxtqXncVQAqvI0DFdCDABE&#10;8R/8X5np7R8T3wAAAABJRU5ErkJgglBLAwQUAAYACAAAACEASob7I+EAAAALAQAADwAAAGRycy9k&#10;b3ducmV2LnhtbEyPy07DMBBF90j8gzVI7KhNUpwS4lQBqSzYNbzEbhqbJMKPKHbSwNfjrmB5NUf3&#10;nim2i9FkVqPvnRVwvWJAlG2c7G0r4OV5d7UB4gNaidpZJeBbediW52cF5tId7V7NdWhJLLE+RwFd&#10;CENOqW86ZdCv3KBsvH260WCIcWypHPEYy42mCWOcGuxtXOhwUA+dar7qyQh4T+aaV6/tD+dvH9Vj&#10;Nml8ut8JcXmxVHdAglrCHwwn/agOZXQ6uMlKT3TMSXYTUQGbNAVyAtgtXwM5CEizNQNaFvT/D+Uv&#10;AAAA//8DAFBLAQItABQABgAIAAAAIQCxgme2CgEAABMCAAATAAAAAAAAAAAAAAAAAAAAAABbQ29u&#10;dGVudF9UeXBlc10ueG1sUEsBAi0AFAAGAAgAAAAhADj9If/WAAAAlAEAAAsAAAAAAAAAAAAAAAAA&#10;OwEAAF9yZWxzLy5yZWxzUEsBAi0AFAAGAAgAAAAhAGPKhw7GBQAAJB4AAA4AAAAAAAAAAAAAAAAA&#10;OgIAAGRycy9lMm9Eb2MueG1sUEsBAi0AFAAGAAgAAAAhADcnR2HMAAAAKQIAABkAAAAAAAAAAAAA&#10;AAAALAgAAGRycy9fcmVscy9lMm9Eb2MueG1sLnJlbHNQSwECLQAKAAAAAAAAACEA5JAQReBBAADg&#10;QQAAFAAAAAAAAAAAAAAAAAAvCQAAZHJzL21lZGlhL2ltYWdlMy5wbmdQSwECLQAKAAAAAAAAACEA&#10;24YkFb4fAAC+HwAAFAAAAAAAAAAAAAAAAABBSwAAZHJzL21lZGlhL2ltYWdlMi5wbmdQSwECLQAK&#10;AAAAAAAAACEAFMFQTc8FAADPBQAAFAAAAAAAAAAAAAAAAAAxawAAZHJzL21lZGlhL2ltYWdlMS5w&#10;bmdQSwECLQAUAAYACAAAACEASob7I+EAAAALAQAADwAAAAAAAAAAAAAAAAAycQAAZHJzL2Rvd25y&#10;ZXYueG1sUEsFBgAAAAAIAAgAAAIAAEByAAAAAA==&#10;">
                <v:shape id="_x0000_s1132" type="#_x0000_t75" style="position:absolute;width:61525;height:18459;visibility:visible;mso-wrap-style:square">
                  <v:fill o:detectmouseclick="t"/>
                  <v:path o:connecttype="none"/>
                </v:shape>
                <v:shape id="Рисунок 14354" o:spid="_x0000_s113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DsGxgAAAN4AAAAPAAAAZHJzL2Rvd25yZXYueG1sRE/basJA&#10;EH0v9B+WEfpWN96qpK4iBS9UqPWCfR2zYxLMzobsGtO/d4VC3+ZwrjOeNqYQNVUut6yg045AECdW&#10;55wqOOznryMQziNrLCyTgl9yMJ08P40x1vbGW6p3PhUhhF2MCjLvy1hKl2Rk0LVtSRy4s60M+gCr&#10;VOoKbyHcFLIbRW/SYM6hIcOSPjJKLrurUWB+vgf7zaK7vmyOXyddz3C0HH4q9dJqZu8gPDX+X/zn&#10;Xukwv98b9OHxTrhBTu4AAAD//wMAUEsBAi0AFAAGAAgAAAAhANvh9svuAAAAhQEAABMAAAAAAAAA&#10;AAAAAAAAAAAAAFtDb250ZW50X1R5cGVzXS54bWxQSwECLQAUAAYACAAAACEAWvQsW78AAAAVAQAA&#10;CwAAAAAAAAAAAAAAAAAfAQAAX3JlbHMvLnJlbHNQSwECLQAUAAYACAAAACEAtnw7BsYAAADeAAAA&#10;DwAAAAAAAAAAAAAAAAAHAgAAZHJzL2Rvd25yZXYueG1sUEsFBgAAAAADAAMAtwAAAPoCAAAAAA==&#10;">
                  <v:imagedata r:id="rId18" o:title=""/>
                  <v:path arrowok="t"/>
                  <o:lock v:ext="edit" aspectratio="f"/>
                </v:shape>
                <v:shape id="Блок-схема: альтернативний процес 14355" o:spid="_x0000_s113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VNxQAAAN4AAAAPAAAAZHJzL2Rvd25yZXYueG1sRE/bagIx&#10;EH0X+g9hCn3TbL0hW6NoaaFQFLSl9XHYjNnFzWRJ0nX790YQfJvDuc582dlatORD5VjB8yADQVw4&#10;XbFR8P313p+BCBFZY+2YFPxTgOXioTfHXLsz76jdRyNSCIccFZQxNrmUoSjJYhi4hjhxR+ctxgS9&#10;kdrjOYXbWg6zbCotVpwaSmzotaTitP+zCg7178/RfU63mzft16GdjY0ZHZR6euxWLyAidfEuvrk/&#10;dJo/Hk0mcH0n3SAXFwAAAP//AwBQSwECLQAUAAYACAAAACEA2+H2y+4AAACFAQAAEwAAAAAAAAAA&#10;AAAAAAAAAAAAW0NvbnRlbnRfVHlwZXNdLnhtbFBLAQItABQABgAIAAAAIQBa9CxbvwAAABUBAAAL&#10;AAAAAAAAAAAAAAAAAB8BAABfcmVscy8ucmVsc1BLAQItABQABgAIAAAAIQDADkVNxQAAAN4AAAAP&#10;AAAAAAAAAAAAAAAAAAcCAABkcnMvZG93bnJldi54bWxQSwUGAAAAAAMAAwC3AAAA+QIAAAAA&#10;" fillcolor="#c0504d" strokecolor="#f9f9f9" strokeweight="3pt">
                  <v:textbox>
                    <w:txbxContent>
                      <w:p w14:paraId="7E58AD7F"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56" o:spid="_x0000_s1135" type="#_x0000_t75" style="position:absolute;left:24564;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XGxwAAAN4AAAAPAAAAZHJzL2Rvd25yZXYueG1sRE9Na8JA&#10;EL0X/A/LCL0U3aRVkegaSkNoT6VGPXgbsmMSzM6G7Kqxv75bKPQ2j/c563QwrbhS7xrLCuJpBIK4&#10;tLrhSsF+l0+WIJxH1thaJgV3cpBuRg9rTLS98Zauha9ECGGXoILa+y6R0pU1GXRT2xEH7mR7gz7A&#10;vpK6x1sIN618jqKFNNhwaKixo7eaynNxMQpmh3l8/Pp+X1oqi3t2KD7z7PKk1ON4eF2B8DT4f/Gf&#10;+0OH+bOX+QJ+3wk3yM0PAAAA//8DAFBLAQItABQABgAIAAAAIQDb4fbL7gAAAIUBAAATAAAAAAAA&#10;AAAAAAAAAAAAAABbQ29udGVudF9UeXBlc10ueG1sUEsBAi0AFAAGAAgAAAAhAFr0LFu/AAAAFQEA&#10;AAsAAAAAAAAAAAAAAAAAHwEAAF9yZWxzLy5yZWxzUEsBAi0AFAAGAAgAAAAhACNT1cbHAAAA3gAA&#10;AA8AAAAAAAAAAAAAAAAABwIAAGRycy9kb3ducmV2LnhtbFBLBQYAAAAAAwADALcAAAD7AgAAAAA=&#10;">
                  <v:imagedata r:id="rId19" o:title=""/>
                </v:shape>
                <v:shape id="Блок-схема: альтернативний процес 14357" o:spid="_x0000_s113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EfHxQAAAN4AAAAPAAAAZHJzL2Rvd25yZXYueG1sRE/JbsIw&#10;EL1X4h+sQeqNOKyFFINCC7S3slQ9j+JpEhGP09hA+vc1ElJv8/TWmS9bU4kLNa60rKAfxSCIM6tL&#10;zhV8Hje9KQjnkTVWlknBLzlYLjoPc0y0vfKeLgefixDCLkEFhfd1IqXLCjLoIlsTB+7bNgZ9gE0u&#10;dYPXEG4qOYjjiTRYcmgosKaXgrLT4WwUpIOv8+yt/Vnr6XaV7iZydnz98Eo9dtv0GYSn1v+L7+53&#10;HeaPhuMnuL0TbpCLPwAAAP//AwBQSwECLQAUAAYACAAAACEA2+H2y+4AAACFAQAAEwAAAAAAAAAA&#10;AAAAAAAAAAAAW0NvbnRlbnRfVHlwZXNdLnhtbFBLAQItABQABgAIAAAAIQBa9CxbvwAAABUBAAAL&#10;AAAAAAAAAAAAAAAAAB8BAABfcmVscy8ucmVsc1BLAQItABQABgAIAAAAIQADVEfHxQAAAN4AAAAP&#10;AAAAAAAAAAAAAAAAAAcCAABkcnMvZG93bnJldi54bWxQSwUGAAAAAAMAAwC3AAAA+QIAAAAA&#10;" fillcolor="#9bbb59" strokecolor="#f9f9f9" strokeweight="3pt">
                  <v:textbox>
                    <w:txbxContent>
                      <w:p w14:paraId="7E58AD80" w14:textId="7C0AE82C" w:rsidR="00325E78" w:rsidRDefault="00325E78" w:rsidP="00325E78">
                        <w:pPr>
                          <w:pStyle w:val="a3"/>
                          <w:spacing w:before="0" w:beforeAutospacing="0" w:after="160" w:afterAutospacing="0" w:line="256" w:lineRule="auto"/>
                          <w:jc w:val="center"/>
                        </w:pPr>
                        <w:r>
                          <w:rPr>
                            <w:rFonts w:eastAsia="Times New Roman"/>
                            <w:sz w:val="16"/>
                            <w:szCs w:val="16"/>
                          </w:rPr>
                          <w:t xml:space="preserve">Create Region </w:t>
                        </w:r>
                        <w:del w:id="114" w:author="Bohdan Benetskyi" w:date="2017-02-22T11:11:00Z">
                          <w:r w:rsidDel="00957975">
                            <w:rPr>
                              <w:rFonts w:eastAsia="Times New Roman"/>
                              <w:sz w:val="16"/>
                              <w:szCs w:val="16"/>
                            </w:rPr>
                            <w:delText>Report</w:delText>
                          </w:r>
                        </w:del>
                        <w:ins w:id="115" w:author="Bohdan Benetskyi" w:date="2017-02-22T11:11:00Z">
                          <w:r w:rsidR="00957975">
                            <w:rPr>
                              <w:rFonts w:eastAsia="Times New Roman"/>
                              <w:sz w:val="16"/>
                              <w:szCs w:val="16"/>
                            </w:rPr>
                            <w:t>Worksheet</w:t>
                          </w:r>
                        </w:ins>
                      </w:p>
                    </w:txbxContent>
                  </v:textbox>
                </v:shape>
                <v:shape id="Блок-схема: альтернативний процес 14358" o:spid="_x0000_s113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i4xwAAAN4AAAAPAAAAZHJzL2Rvd25yZXYueG1sRI9LawJB&#10;EITvgv9haCEXibO+wrJxFDGE5CRogudmp/cRd3rWnVE3/z59CHjrpqqrvl5teteoG3Wh9mxgOklA&#10;Eefe1lwa+P56f05BhYhssfFMBn4pwGY9HKwws/7OB7odY6kkhEOGBqoY20zrkFfkMEx8Syxa4TuH&#10;Udau1LbDu4S7Rs+S5EU7rFkaKmxpV1F+Pl6dAf4ZF8XHtj3tT7N0kcwR0+vbxZinUb99BRWpjw/z&#10;//WnFfzFfCm88o7MoNd/AAAA//8DAFBLAQItABQABgAIAAAAIQDb4fbL7gAAAIUBAAATAAAAAAAA&#10;AAAAAAAAAAAAAABbQ29udGVudF9UeXBlc10ueG1sUEsBAi0AFAAGAAgAAAAhAFr0LFu/AAAAFQEA&#10;AAsAAAAAAAAAAAAAAAAAHwEAAF9yZWxzLy5yZWxzUEsBAi0AFAAGAAgAAAAhAItt2LjHAAAA3gAA&#10;AA8AAAAAAAAAAAAAAAAABwIAAGRycy9kb3ducmV2LnhtbFBLBQYAAAAAAwADALcAAAD7AgAAAAA=&#10;" fillcolor="#8064a2" strokecolor="#f9f9f9" strokeweight="3pt">
                  <v:textbox>
                    <w:txbxContent>
                      <w:p w14:paraId="7E58AD81"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59" o:spid="_x0000_s113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KoSxQAAAN4AAAAPAAAAZHJzL2Rvd25yZXYueG1sRE9La8JA&#10;EL4X/A/LFHoR3fioaHSVWCj0UKFqwOuYnSbB7GzY3Wr677uC0Nt8fM9ZbTrTiCs5X1tWMBomIIgL&#10;q2suFeTH98EchA/IGhvLpOCXPGzWvacVptreeE/XQyhFDGGfooIqhDaV0hcVGfRD2xJH7ts6gyFC&#10;V0rt8BbDTSPHSTKTBmuODRW29FZRcTn8GAVut+1PTnm5P57HX5jN3GeGeaHUy3OXLUEE6sK/+OH+&#10;0HH+dPK6gPs78Qa5/gMAAP//AwBQSwECLQAUAAYACAAAACEA2+H2y+4AAACFAQAAEwAAAAAAAAAA&#10;AAAAAAAAAAAAW0NvbnRlbnRfVHlwZXNdLnhtbFBLAQItABQABgAIAAAAIQBa9CxbvwAAABUBAAAL&#10;AAAAAAAAAAAAAAAAAB8BAABfcmVscy8ucmVsc1BLAQItABQABgAIAAAAIQANEKoSxQAAAN4AAAAP&#10;AAAAAAAAAAAAAAAAAAcCAABkcnMvZG93bnJldi54bWxQSwUGAAAAAAMAAwC3AAAA+QIAAAAA&#10;" fillcolor="#4f81bd" strokecolor="#f9f9f9" strokeweight="3pt">
                  <v:textbox>
                    <w:txbxContent>
                      <w:p w14:paraId="7E58AD82" w14:textId="77777777" w:rsidR="00325E78" w:rsidRDefault="00325E78" w:rsidP="00325E78">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61" o:spid="_x0000_s113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cAwwAAAN4AAAAPAAAAZHJzL2Rvd25yZXYueG1sRE9Na8JA&#10;EL0X+h+WKXirG7WIpK4iipJrUz14G7LTbEh2NmTXJPrr3UKht3m8z1lvR9uInjpfOVYwmyYgiAun&#10;Ky4VnL+P7ysQPiBrbByTgjt52G5eX9aYajfwF/V5KEUMYZ+iAhNCm0rpC0MW/dS1xJH7cZ3FEGFX&#10;St3hEMNtI+dJspQWK44NBlvaGyrq/GYV5FTu3Lk+1W31GK6XXmaLg8mUmryNu08QgcbwL/5zZzrO&#10;/1gsZ/D7TrxBbp4AAAD//wMAUEsBAi0AFAAGAAgAAAAhANvh9svuAAAAhQEAABMAAAAAAAAAAAAA&#10;AAAAAAAAAFtDb250ZW50X1R5cGVzXS54bWxQSwECLQAUAAYACAAAACEAWvQsW78AAAAVAQAACwAA&#10;AAAAAAAAAAAAAAAfAQAAX3JlbHMvLnJlbHNQSwECLQAUAAYACAAAACEAWEFnAMMAAADeAAAADwAA&#10;AAAAAAAAAAAAAAAHAgAAZHJzL2Rvd25yZXYueG1sUEsFBgAAAAADAAMAtwAAAPcCAAAAAA==&#10;">
                  <v:imagedata r:id="rId27" o:title=""/>
                  <v:path arrowok="t"/>
                </v:shape>
                <v:shape id="Рисунок 14362" o:spid="_x0000_s114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8txQAAAN4AAAAPAAAAZHJzL2Rvd25yZXYueG1sRE9Na8JA&#10;EL0L/odlCr1I3WglSJqNqFDooR4apechO02WZmfD7qqpv94tFHqbx/uccjPaXlzIB+NYwWKegSBu&#10;nDbcKjgdX5/WIEJE1tg7JgU/FGBTTSclFtpd+YMudWxFCuFQoIIuxqGQMjQdWQxzNxAn7st5izFB&#10;30rt8ZrCbS+XWZZLi4ZTQ4cD7TtqvuuzVaAP55k/mJs160+u3/PTfpfNaqUeH8btC4hIY/wX/7nf&#10;dJq/es6X8PtOukFWdwAAAP//AwBQSwECLQAUAAYACAAAACEA2+H2y+4AAACFAQAAEwAAAAAAAAAA&#10;AAAAAAAAAAAAW0NvbnRlbnRfVHlwZXNdLnhtbFBLAQItABQABgAIAAAAIQBa9CxbvwAAABUBAAAL&#10;AAAAAAAAAAAAAAAAAB8BAABfcmVscy8ucmVsc1BLAQItABQABgAIAAAAIQCkbq8txQAAAN4AAAAP&#10;AAAAAAAAAAAAAAAAAAcCAABkcnMvZG93bnJldi54bWxQSwUGAAAAAAMAAwC3AAAA+QIAAAAA&#10;">
                  <v:imagedata r:id="rId27" o:title=""/>
                </v:shape>
                <w10:wrap type="topAndBottom" anchorx="page" anchory="page"/>
                <w10:anchorlock/>
              </v:group>
            </w:pict>
          </mc:Fallback>
        </mc:AlternateContent>
      </w:r>
    </w:p>
    <w:p w14:paraId="7E58ACDF" w14:textId="77777777" w:rsidR="00F03460" w:rsidRDefault="00325E78" w:rsidP="00E164FF">
      <w:pPr>
        <w:rPr>
          <w:b/>
          <w:lang w:eastAsia="en-GB"/>
        </w:rPr>
      </w:pPr>
      <w:r>
        <w:rPr>
          <w:lang w:eastAsia="en-GB"/>
        </w:rPr>
        <w:t xml:space="preserve">At </w:t>
      </w:r>
      <w:r w:rsidR="00FF3559">
        <w:rPr>
          <w:lang w:eastAsia="en-GB"/>
        </w:rPr>
        <w:t xml:space="preserve">your </w:t>
      </w:r>
      <w:r>
        <w:rPr>
          <w:lang w:eastAsia="en-GB"/>
        </w:rPr>
        <w:t xml:space="preserve">new worksheet, </w:t>
      </w:r>
      <w:r w:rsidR="00FF3559">
        <w:rPr>
          <w:lang w:eastAsia="en-GB"/>
        </w:rPr>
        <w:t xml:space="preserve">you are to create </w:t>
      </w:r>
      <w:r>
        <w:rPr>
          <w:b/>
          <w:lang w:eastAsia="en-GB"/>
        </w:rPr>
        <w:t xml:space="preserve">six </w:t>
      </w:r>
      <w:r>
        <w:rPr>
          <w:lang w:eastAsia="en-GB"/>
        </w:rPr>
        <w:t xml:space="preserve">action to create a </w:t>
      </w:r>
      <w:r>
        <w:rPr>
          <w:b/>
          <w:lang w:eastAsia="en-GB"/>
        </w:rPr>
        <w:t>Bar Result View.</w:t>
      </w:r>
    </w:p>
    <w:p w14:paraId="7E58ACE0" w14:textId="5F6DC3E2" w:rsidR="00325E78" w:rsidRDefault="0069620C" w:rsidP="00E164FF">
      <w:pPr>
        <w:rPr>
          <w:lang w:eastAsia="en-GB"/>
        </w:rPr>
      </w:pPr>
      <w:r>
        <w:rPr>
          <w:lang w:eastAsia="en-GB"/>
        </w:rPr>
        <w:pict w14:anchorId="7E58AD3C">
          <v:shape id="_x0000_i1036" type="#_x0000_t75" style="width:436.6pt;height:324.85pt">
            <v:imagedata r:id="rId44" o:title="2017-01-17 23_59_32-Tableau - Book2 - Tableau license expires in 7 days"/>
          </v:shape>
        </w:pict>
      </w:r>
      <w:r w:rsidR="00C612FB">
        <w:rPr>
          <w:rStyle w:val="ab"/>
        </w:rPr>
        <w:commentReference w:id="116"/>
      </w:r>
    </w:p>
    <w:p w14:paraId="7E58ACE1" w14:textId="77777777" w:rsidR="00325E78" w:rsidRDefault="00325E78" w:rsidP="00E164FF">
      <w:pPr>
        <w:rPr>
          <w:lang w:eastAsia="en-GB"/>
        </w:rPr>
      </w:pPr>
    </w:p>
    <w:p w14:paraId="7E58ACE2" w14:textId="77777777" w:rsidR="00325E78" w:rsidRDefault="00FF3559" w:rsidP="00E164FF">
      <w:pPr>
        <w:rPr>
          <w:lang w:eastAsia="en-GB"/>
        </w:rPr>
      </w:pPr>
      <w:r>
        <w:rPr>
          <w:lang w:eastAsia="en-GB"/>
        </w:rPr>
        <w:t>Let us</w:t>
      </w:r>
      <w:r w:rsidR="00325E78">
        <w:rPr>
          <w:lang w:eastAsia="en-GB"/>
        </w:rPr>
        <w:t xml:space="preserve"> look </w:t>
      </w:r>
      <w:r>
        <w:rPr>
          <w:lang w:eastAsia="en-GB"/>
        </w:rPr>
        <w:t>into</w:t>
      </w:r>
      <w:r w:rsidR="00325E78">
        <w:rPr>
          <w:lang w:eastAsia="en-GB"/>
        </w:rPr>
        <w:t xml:space="preserve"> each </w:t>
      </w:r>
      <w:r>
        <w:rPr>
          <w:lang w:eastAsia="en-GB"/>
        </w:rPr>
        <w:t>step</w:t>
      </w:r>
      <w:r w:rsidR="00325E78">
        <w:rPr>
          <w:lang w:eastAsia="en-GB"/>
        </w:rPr>
        <w:t>:</w:t>
      </w:r>
    </w:p>
    <w:p w14:paraId="7E58ACE3" w14:textId="77777777" w:rsidR="00325E78" w:rsidRDefault="00325E78" w:rsidP="00325E78">
      <w:pPr>
        <w:pStyle w:val="a4"/>
        <w:numPr>
          <w:ilvl w:val="0"/>
          <w:numId w:val="4"/>
        </w:numPr>
        <w:rPr>
          <w:lang w:eastAsia="en-GB"/>
        </w:rPr>
      </w:pPr>
      <w:r>
        <w:rPr>
          <w:lang w:eastAsia="en-GB"/>
        </w:rPr>
        <w:t xml:space="preserve">Drag &amp; drop </w:t>
      </w:r>
      <w:r>
        <w:rPr>
          <w:b/>
          <w:lang w:eastAsia="en-GB"/>
        </w:rPr>
        <w:t xml:space="preserve">Rgn Nm </w:t>
      </w:r>
      <w:r>
        <w:rPr>
          <w:lang w:eastAsia="en-GB"/>
        </w:rPr>
        <w:t xml:space="preserve">column into </w:t>
      </w:r>
      <w:r>
        <w:rPr>
          <w:b/>
          <w:lang w:eastAsia="en-GB"/>
        </w:rPr>
        <w:t xml:space="preserve">Columns </w:t>
      </w:r>
      <w:r>
        <w:rPr>
          <w:lang w:eastAsia="en-GB"/>
        </w:rPr>
        <w:t>region.</w:t>
      </w:r>
    </w:p>
    <w:p w14:paraId="7E58ACE4" w14:textId="77777777" w:rsidR="00325E78" w:rsidRDefault="00325E78" w:rsidP="00325E78">
      <w:pPr>
        <w:pStyle w:val="a4"/>
        <w:numPr>
          <w:ilvl w:val="0"/>
          <w:numId w:val="4"/>
        </w:numPr>
        <w:rPr>
          <w:lang w:eastAsia="en-GB"/>
        </w:rPr>
      </w:pPr>
      <w:r>
        <w:rPr>
          <w:lang w:eastAsia="en-GB"/>
        </w:rPr>
        <w:t xml:space="preserve">Drag &amp; drop </w:t>
      </w:r>
      <w:r>
        <w:rPr>
          <w:b/>
          <w:lang w:eastAsia="en-GB"/>
        </w:rPr>
        <w:t xml:space="preserve">Average Processing Days </w:t>
      </w:r>
      <w:r w:rsidR="00F146BB">
        <w:rPr>
          <w:lang w:eastAsia="en-GB"/>
        </w:rPr>
        <w:t xml:space="preserve">field into </w:t>
      </w:r>
      <w:r w:rsidR="00F146BB">
        <w:rPr>
          <w:b/>
          <w:lang w:eastAsia="en-GB"/>
        </w:rPr>
        <w:t xml:space="preserve">Rows </w:t>
      </w:r>
      <w:r w:rsidR="00F146BB">
        <w:rPr>
          <w:lang w:eastAsia="en-GB"/>
        </w:rPr>
        <w:t>region.</w:t>
      </w:r>
    </w:p>
    <w:p w14:paraId="7E58ACE5" w14:textId="77777777" w:rsidR="00F146BB" w:rsidRDefault="00F146BB" w:rsidP="00325E78">
      <w:pPr>
        <w:pStyle w:val="a4"/>
        <w:numPr>
          <w:ilvl w:val="0"/>
          <w:numId w:val="4"/>
        </w:numPr>
        <w:rPr>
          <w:lang w:eastAsia="en-GB"/>
        </w:rPr>
      </w:pPr>
      <w:r>
        <w:rPr>
          <w:lang w:eastAsia="en-GB"/>
        </w:rPr>
        <w:t xml:space="preserve">Drag &amp; drop </w:t>
      </w:r>
      <w:r>
        <w:rPr>
          <w:b/>
          <w:lang w:eastAsia="en-GB"/>
        </w:rPr>
        <w:t xml:space="preserve">Rgn Nm </w:t>
      </w:r>
      <w:r>
        <w:rPr>
          <w:lang w:eastAsia="en-GB"/>
        </w:rPr>
        <w:t xml:space="preserve">column into </w:t>
      </w:r>
      <w:r>
        <w:rPr>
          <w:b/>
          <w:lang w:eastAsia="en-GB"/>
        </w:rPr>
        <w:t xml:space="preserve">Marks </w:t>
      </w:r>
      <w:r>
        <w:rPr>
          <w:lang w:eastAsia="en-GB"/>
        </w:rPr>
        <w:t xml:space="preserve">especially at </w:t>
      </w:r>
      <w:r>
        <w:rPr>
          <w:b/>
          <w:lang w:eastAsia="en-GB"/>
        </w:rPr>
        <w:t xml:space="preserve">Color </w:t>
      </w:r>
      <w:r>
        <w:rPr>
          <w:lang w:eastAsia="en-GB"/>
        </w:rPr>
        <w:t>section.</w:t>
      </w:r>
    </w:p>
    <w:p w14:paraId="7E58ACE6" w14:textId="77777777" w:rsidR="00F146BB" w:rsidRDefault="00F146BB" w:rsidP="00325E78">
      <w:pPr>
        <w:pStyle w:val="a4"/>
        <w:numPr>
          <w:ilvl w:val="0"/>
          <w:numId w:val="4"/>
        </w:numPr>
        <w:rPr>
          <w:lang w:eastAsia="en-GB"/>
        </w:rPr>
      </w:pPr>
      <w:r>
        <w:rPr>
          <w:lang w:eastAsia="en-GB"/>
        </w:rPr>
        <w:t xml:space="preserve">Drag &amp; drop </w:t>
      </w:r>
      <w:r>
        <w:rPr>
          <w:b/>
          <w:lang w:eastAsia="en-GB"/>
        </w:rPr>
        <w:t xml:space="preserve">Average Processing Days </w:t>
      </w:r>
      <w:r>
        <w:rPr>
          <w:lang w:eastAsia="en-GB"/>
        </w:rPr>
        <w:t xml:space="preserve">field into </w:t>
      </w:r>
      <w:r w:rsidRPr="00F146BB">
        <w:rPr>
          <w:b/>
          <w:lang w:eastAsia="en-GB"/>
        </w:rPr>
        <w:t>Marks</w:t>
      </w:r>
      <w:r>
        <w:rPr>
          <w:b/>
          <w:lang w:eastAsia="en-GB"/>
        </w:rPr>
        <w:t xml:space="preserve"> </w:t>
      </w:r>
      <w:r>
        <w:rPr>
          <w:lang w:eastAsia="en-GB"/>
        </w:rPr>
        <w:t xml:space="preserve">especially at </w:t>
      </w:r>
      <w:r>
        <w:rPr>
          <w:b/>
          <w:lang w:eastAsia="en-GB"/>
        </w:rPr>
        <w:t>Label</w:t>
      </w:r>
      <w:r>
        <w:rPr>
          <w:lang w:eastAsia="en-GB"/>
        </w:rPr>
        <w:t xml:space="preserve"> section.</w:t>
      </w:r>
    </w:p>
    <w:p w14:paraId="7E58ACE7" w14:textId="77777777" w:rsidR="00F146BB" w:rsidRPr="00F146BB" w:rsidRDefault="00F146BB" w:rsidP="00325E78">
      <w:pPr>
        <w:pStyle w:val="a4"/>
        <w:numPr>
          <w:ilvl w:val="0"/>
          <w:numId w:val="4"/>
        </w:numPr>
        <w:rPr>
          <w:lang w:eastAsia="en-GB"/>
        </w:rPr>
      </w:pPr>
      <w:r>
        <w:rPr>
          <w:lang w:eastAsia="en-GB"/>
        </w:rPr>
        <w:t xml:space="preserve">Change default view into </w:t>
      </w:r>
      <w:r>
        <w:rPr>
          <w:b/>
          <w:lang w:eastAsia="en-GB"/>
        </w:rPr>
        <w:t>Entire View.</w:t>
      </w:r>
    </w:p>
    <w:p w14:paraId="7E58ACE8" w14:textId="77777777" w:rsidR="00F146BB" w:rsidRDefault="00F146BB" w:rsidP="00F146BB">
      <w:pPr>
        <w:pStyle w:val="a4"/>
        <w:numPr>
          <w:ilvl w:val="0"/>
          <w:numId w:val="4"/>
        </w:numPr>
        <w:rPr>
          <w:lang w:eastAsia="en-GB"/>
        </w:rPr>
      </w:pPr>
      <w:r>
        <w:rPr>
          <w:lang w:eastAsia="en-GB"/>
        </w:rPr>
        <w:t>Change default name of worksheet.</w:t>
      </w:r>
    </w:p>
    <w:p w14:paraId="7E58ACE9" w14:textId="77777777" w:rsidR="00F146BB" w:rsidRDefault="00F146BB" w:rsidP="00F146BB">
      <w:pPr>
        <w:rPr>
          <w:lang w:eastAsia="en-GB"/>
        </w:rPr>
      </w:pPr>
      <w:r>
        <w:rPr>
          <w:lang w:eastAsia="en-GB"/>
        </w:rPr>
        <w:t xml:space="preserve">This is all </w:t>
      </w:r>
      <w:r w:rsidR="00FF3559">
        <w:rPr>
          <w:lang w:eastAsia="en-GB"/>
        </w:rPr>
        <w:t xml:space="preserve">that is </w:t>
      </w:r>
      <w:r>
        <w:rPr>
          <w:lang w:eastAsia="en-GB"/>
        </w:rPr>
        <w:t xml:space="preserve">needed </w:t>
      </w:r>
      <w:r w:rsidR="00FF3559">
        <w:rPr>
          <w:lang w:eastAsia="en-GB"/>
        </w:rPr>
        <w:t>to</w:t>
      </w:r>
      <w:r>
        <w:rPr>
          <w:lang w:eastAsia="en-GB"/>
        </w:rPr>
        <w:t xml:space="preserve"> create colored bars</w:t>
      </w:r>
      <w:r w:rsidR="00FF3559">
        <w:rPr>
          <w:lang w:eastAsia="en-GB"/>
        </w:rPr>
        <w:t xml:space="preserve"> in your bar chart</w:t>
      </w:r>
      <w:r>
        <w:rPr>
          <w:lang w:eastAsia="en-GB"/>
        </w:rPr>
        <w:t xml:space="preserve"> with average labels </w:t>
      </w:r>
      <w:r w:rsidR="00FF3559">
        <w:rPr>
          <w:lang w:eastAsia="en-GB"/>
        </w:rPr>
        <w:t>included</w:t>
      </w:r>
      <w:r>
        <w:rPr>
          <w:lang w:eastAsia="en-GB"/>
        </w:rPr>
        <w:t>.</w:t>
      </w:r>
    </w:p>
    <w:p w14:paraId="7E58ACEA" w14:textId="77777777" w:rsidR="0099654D" w:rsidRDefault="0099654D" w:rsidP="00F146BB">
      <w:pPr>
        <w:rPr>
          <w:lang w:eastAsia="en-GB"/>
        </w:rPr>
      </w:pPr>
      <w:r w:rsidRPr="00445D7C">
        <w:rPr>
          <w:noProof/>
          <w:lang w:val="en-GB" w:eastAsia="en-GB"/>
        </w:rPr>
        <mc:AlternateContent>
          <mc:Choice Requires="wpc">
            <w:drawing>
              <wp:anchor distT="0" distB="0" distL="114300" distR="114300" simplePos="0" relativeHeight="251700224" behindDoc="0" locked="1" layoutInCell="1" allowOverlap="1" wp14:anchorId="7E58AD3D" wp14:editId="7E58AD3E">
                <wp:simplePos x="0" y="0"/>
                <wp:positionH relativeFrom="page">
                  <wp:posOffset>809625</wp:posOffset>
                </wp:positionH>
                <wp:positionV relativeFrom="page">
                  <wp:posOffset>528955</wp:posOffset>
                </wp:positionV>
                <wp:extent cx="6152515" cy="1845945"/>
                <wp:effectExtent l="0" t="0" r="635" b="1905"/>
                <wp:wrapTopAndBottom/>
                <wp:docPr id="15368" name="Полотно 153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64" name="Рисунок 14364"/>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4365" name="Блок-схема: альтернативний процес 14365"/>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3"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66" name="Рисунок 14366"/>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4367" name="Блок-схема: альтернативний процес 14367"/>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4" w14:textId="2B0AA440" w:rsidR="0099654D" w:rsidRDefault="0099654D" w:rsidP="0099654D">
                              <w:pPr>
                                <w:pStyle w:val="a3"/>
                                <w:spacing w:before="0" w:beforeAutospacing="0" w:after="160" w:afterAutospacing="0" w:line="256" w:lineRule="auto"/>
                                <w:jc w:val="center"/>
                              </w:pPr>
                              <w:r>
                                <w:rPr>
                                  <w:rFonts w:eastAsia="Times New Roman"/>
                                  <w:sz w:val="16"/>
                                  <w:szCs w:val="16"/>
                                </w:rPr>
                                <w:t xml:space="preserve">Create Region </w:t>
                              </w:r>
                              <w:del w:id="117" w:author="Bohdan Benetskyi" w:date="2017-02-22T11:11:00Z">
                                <w:r w:rsidDel="00957975">
                                  <w:rPr>
                                    <w:rFonts w:eastAsia="Times New Roman"/>
                                    <w:sz w:val="16"/>
                                    <w:szCs w:val="16"/>
                                  </w:rPr>
                                  <w:delText>Report</w:delText>
                                </w:r>
                              </w:del>
                              <w:ins w:id="118"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60" name="Блок-схема: альтернативний процес 15360"/>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5"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61" name="Блок-схема: альтернативний процес 15361"/>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6"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66" name="Рисунок 15366"/>
                          <pic:cNvPicPr>
                            <a:picLocks noChangeAspect="1"/>
                          </pic:cNvPicPr>
                        </pic:nvPicPr>
                        <pic:blipFill>
                          <a:blip r:embed="rId26"/>
                          <a:stretch>
                            <a:fillRect/>
                          </a:stretch>
                        </pic:blipFill>
                        <pic:spPr>
                          <a:xfrm>
                            <a:off x="352426" y="75225"/>
                            <a:ext cx="485480" cy="476250"/>
                          </a:xfrm>
                          <a:prstGeom prst="rect">
                            <a:avLst/>
                          </a:prstGeom>
                        </pic:spPr>
                      </pic:pic>
                      <pic:pic xmlns:pic="http://schemas.openxmlformats.org/drawingml/2006/picture">
                        <pic:nvPicPr>
                          <pic:cNvPr id="15367" name="Рисунок 15367"/>
                          <pic:cNvPicPr/>
                        </pic:nvPicPr>
                        <pic:blipFill>
                          <a:blip r:embed="rId26"/>
                          <a:stretch>
                            <a:fillRect/>
                          </a:stretch>
                        </pic:blipFill>
                        <pic:spPr>
                          <a:xfrm>
                            <a:off x="1494450" y="75225"/>
                            <a:ext cx="485140" cy="476250"/>
                          </a:xfrm>
                          <a:prstGeom prst="rect">
                            <a:avLst/>
                          </a:prstGeom>
                        </pic:spPr>
                      </pic:pic>
                      <pic:pic xmlns:pic="http://schemas.openxmlformats.org/drawingml/2006/picture">
                        <pic:nvPicPr>
                          <pic:cNvPr id="171" name="Рисунок 171"/>
                          <pic:cNvPicPr/>
                        </pic:nvPicPr>
                        <pic:blipFill>
                          <a:blip r:embed="rId26"/>
                          <a:stretch>
                            <a:fillRect/>
                          </a:stretch>
                        </pic:blipFill>
                        <pic:spPr>
                          <a:xfrm>
                            <a:off x="2570775" y="82550"/>
                            <a:ext cx="485140" cy="476250"/>
                          </a:xfrm>
                          <a:prstGeom prst="rect">
                            <a:avLst/>
                          </a:prstGeom>
                        </pic:spPr>
                      </pic:pic>
                    </wpc:wpc>
                  </a:graphicData>
                </a:graphic>
              </wp:anchor>
            </w:drawing>
          </mc:Choice>
          <mc:Fallback>
            <w:pict>
              <v:group w14:anchorId="7E58AD3D" id="Полотно 15368" o:spid="_x0000_s1141" editas="canvas" style="position:absolute;margin-left:63.75pt;margin-top:41.65pt;width:484.45pt;height:145.35pt;z-index:251700224;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iZm5gUAAFYgAAAOAAAAZHJzL2Uyb0RvYy54bWzsWt1u2zYUvh+wdxB0&#10;71qSKUs26hSO0wwFgi5oO/SalqlYqERqJB0nGwasG7ar3ewN9gjFgALdunWvoLzRziEl/+Rnzdpk&#10;SQYnsEOK5OHhx4/nHB7l/oOjIncOmVSZ4APXv+e5DuOJmGT8YOB+8Wy3FbuO0pRPaC44G7jHTLkP&#10;tj795P687LNATEU+YdIBIVz15+XAnWpd9tttlUxZQdU9UTIOjamQBdVQlQftiaRzkF7k7cDzuu25&#10;kJNSioQpBU93bKO7ZeSnKUv052mqmHbygQu6afMtzfcYv9tb92n/QNJymiW1GvQDtChoxmHShagd&#10;qqkzk9kZUUWWSKFEqu8lomiLNM0SZtYAq/G9U6sZUX5IlVlMAug0CkLpCuWODwADENmfw2YwKJdZ&#10;0odPjQaUzkz2/l2BUXommVsLKS4lo6DyxaxsATAl1dk4yzN9bDYZEECl+OF+luxLW0keH+5LJ5sA&#10;6UinS1yH0wL4Vf1SvTl5efJ99Wf1rvrdsW31onCIFUBxgXsieaGgqY2yl22mujbVOM/K3SzPcX+x&#10;XC8KWPR+ttod3hHJrGBcW8pKlsP6BFfTrFSuI/usGDNYiHw08Q2J2JHeUxqng5Kl0ddBPPS8XrDd&#10;GoXeqEW86GFr2CNRK/IeRsQjsT/yR9/gaJ/0Z4rB4mi+U2YNp31yRttzqVifLstGw2rnkJqzg0gZ&#10;hZq/RkV4hJCgrkpLppMpFlNA6wmcPTtm0WCgXaKJuKsSN5T2j1JZ4F/Ayzkyx/N4cTwRhAQedv0w&#10;CP3QdRJo82MS9kiIBxh0aIaXUunPmCgcLACioINBlB6CtrZr06XeeKuA0Qz0wZMAhkg1ewy1y+GG&#10;Zui8I/x0SksGKqDYdcrCOmrK/ly9RbK2gLc/VK+rP6pXfad6Vb09+enku+r1ybfA5VdQelP9CqU3&#10;1W9O9Rc8fHfyIzS+NBQ3MNRTPAVEYaVYuwDcHgkimB1ADEOfQBG6W6ohyr7nhTEBW4koRx3A3FjJ&#10;i0FOczEfTanUw1wzyalm+9YeX4w8kEXk2aQ5VEoejEe5tEwbeaFHdup9XeuWc2c+cDsxaGhErzWu&#10;ydjt4e9ZGbCInMPGL8ExJX2cM4Qg509YCjYFUAjsDOiG2EI1miRwiO0ZVVM6YVbj0IOfZrJmhKGl&#10;EYiS7YGoZdcCmp5WSCPbkrTub/bFeLGFYvXS/2kwa0aYmQXXi8FFxoU8b2U5rKqe2fZvQLLQIEr6&#10;aHxk7G0YYFd8NBaTYzDCUsBRA8KoMtnN4NztUaX3qQQ/Cg8hNoDWqZBfuc4c/OzAVV/OKLqG/BGH&#10;w9XzCZJNmwoJI2CbI1dbxqstfFaMBJgj38xmithf500xlaJ4DmdxiLNCE+UJzD1wEy2bykhb/w9B&#10;RcKGQ9PN+pw9/hRdq90ftBPPjp5TWdbGRIMdeiyaA037p2yK7YuQczGcaZFmxuAscaohBeNyN31s&#10;d2GwzvrYLlJi1Y8imbB+U47Unt+NI+2EJOgE1trX0W7jTsMwjsFuGTtfl60JuIPONFpw8+OdadSY&#10;N/DX73emvh97fg1wGHkQoeDw2+NOe9vb2+E5rhC93cadgovAzTLXzbN+3h6H63annYZvG3e6EqL/&#10;K3eKTvb6g/aw0wVzeTVBu5EF/ELNL2VngqAb9pqw/RbamdjrkqGJDCHIXovMN3bGXGhv3M6QjZ3B&#10;PfiYsP0/szNwv7kyO2Nudpe2M51O5MWNnbER4q2KZ8hu7G9v0gOYX0tNnNlc9m3e4hbEM4tk1Cae&#10;+dB4Bm/O8Lk7KXgIZy5MD5g2sCGr6QFkLtRNCt7hAtKH/IANVQn5Wsy/YOC93v1GkwkmQr/aBHcn&#10;DEgAkGGONQxOXxpJHJK4vpqTqBuETXrx6q7mCC987hTFlrf8UxkooJi5ta9ypuHQTWWgroE0PukR&#10;Aly4mDV+k7jfsMa+G4yWkdQpzkDLKaP0P2RMACmpqI7m4iC0dmSZnAI7c92MgXct5t01WPS1t+Or&#10;dSiv/jvA1t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5JAQReBBAADgQQAAFAAAAGRycy9tZWRpYS9pbWFnZTMucG5niVBORw0KGgoAAAANSUhEUgAA&#10;AQcAAAECCAYAAADzZhIUAAAAAXNSR0IArs4c6QAAAAlwSFlzAAAOxAAADsQBlSsOGwAAABl0RVh0&#10;U29mdHdhcmUATWljcm9zb2Z0IE9mZmljZX/tNXEAAEFgSURBVHhe7V0HeBXFFj5JSCchJPTepUtv&#10;AoL4sGMDpEsRBAVBEFCeClaw0JFuASv6VESxPFGRTihSRJr0TkhII+Wmvf/s3QAPU3bm3iS7e2f8&#10;5ksw5+zO/DP3v1NOKfbSSy+RKgoBhYC5EHjxxRdD0KJqqNVRa6LWQa2EWha1OKo3aiLqJdQTqIdR&#10;D+g/j7388ssOV3tUzNUHKH2FgELAdQRABv54SjPUzqhtURuiVkX1Enx6GuQP4Xnr8PNb1N9AFCmC&#10;z9DEFTnIoKZ0FAJuQgAf4hZ41P2o96DejMorAleKL5Qb6HUEfu7GO97Dz+UgiViRBytyEEFLySoE&#10;3IAAPqwReEw31L6otxbwlzQTzmzUMXjvm/i5FCSRbqQbihyMoKRkFAJuQAAfzsp4zEDUR1H5HKEw&#10;C59dLEDthXaMAUHsyu/lihzyQ0j9XSHgIgI6KfASfzAqHygWZeGVylq0aSwIgrcbuRZFDkU5TOrd&#10;tkYAH8By6OATqMNRS5uosyXQlnfRvgogiFdza5ciBxONmGqKPRDAhy4APXkMdRxqNRP36hW01Q8E&#10;8WJObVTkYOKRU02zHgL4sN2FVk9BbWWR1r+ANp8BQSy6sb2KHCwygqqZ5kYAH7AaaOFk1AHmbmmO&#10;rZuN9u8BQWy+/q+KHCw4kqrJ5kEAHyo2UnoS9QXUMuZpmVBL2ABrFvrS4XrLSkUOQhgqYYXANQTw&#10;YWqCf7HtwL8KCpfYlAt0LuE4HY/dS1FXjlJc6hVKSoujrKxMCvANpTD/ECoXUpvqRDSnqiXqkY+3&#10;n2xTeBv0NOob2Q9Q5CALpdLzWARACvy54Q/S86ih7gbiGIhg9/nfaN/FdXQ8bj8lgCDSM9kq2kHe&#10;3r7k7eWjvTITBJGR6YB9tT/5+vhThZA61Kri3XR7jQEUEVRRplmj0Dc2kopmZUUOMhAqHY9FAB8e&#10;9nmYhdrFnSAkOmJp8+lVtOHEf+hIzE5KTr+MD7wfBfgEUbBfEAjAi7JyeSHva7Lw34UrB2jFvu30&#10;85Gl9EDdsXTvTbzbESrMKL1Q31HkIISbEvZ0BEAMw4DBNNSS7sLiXMIR+vnoh7Tp5Jd0EdsG/2L+&#10;FOgbjC1DaWwdrtFBbsTA7XD+DesHEElgseLkyLhCS3aOof1RW+ipNovxzECR5j6Kfi7E6iFDrRxE&#10;YFOyHokAGwuh49P1b1W3YHAm/hB9d2g+bT71FSU4orE6CKHwoGuEcD0xiLyQtxrFvP2pdHBF2nhq&#10;BaVnOWjCLR/hLIL9sQyVxpCqhnpEkYMhvJSQpyIAYrgDfZ+PyleVLpeY5HO06sBc+vXYchwsXqYQ&#10;/zAqGegkBVlCyKlR/KxSwRVoy+mvaSXe93D9sUbbzjcXfDipyMEoYkrOsxAAKfCp3yRUtl1wngC6&#10;UBwZKbT60CLUdygm+RSVCAinsAIgheubyAQRFhiBFco86ly9N4UHljfagw4Q/FStHIzCpeQ8BgEQ&#10;AwdZ4UM5jrHgctl6+lv6fN9UOnZ5FxX3L4HtQ1m3rxRya6QvthjRSWdpy6lv6O467OJhqNRjKUUO&#10;hrBSQp6CgG7+zK7NTBAulQtXTtAne16hjSdXkF8xP5BCmUIjheyG8+qBbz32X4pU5ODSaCplj0YA&#10;xDABALzmji/Nn/5+D9eKr1N8yllsIdghE1eR190+FCbQfrCBuHDlMOwiMq7aSOTzfg5Go1YOhTlI&#10;6l3mRACkwC7MvFro7WoLzyb8Te/unEB/nPsRh42wYAx0rhayLxxdfb6cvjel48yDbSEMFk1QbSsM&#10;oqXE7IkAiIGv7t5H5eCuLpUf/36fPt07mZJxC1EUW4jcGp+ZlU7F/coZXTXwY7QwcoocXJoOStnK&#10;CIAYHkb7F6OGu9IPvp5csuMZ7dowFKuF0IBSmu+DGQpbVjrSk6lqWH3NytJgOanIwSBSSsx+CIAY&#10;+JqSzxdcKltwE/HuznEUm3KOIvhqEk8zCzE4O8YtKkaNynJ0OMPloCIHw1gpQbsgAFIIQl/4mnKg&#10;K31Ky3DQR3tegt3CHJg7B+LQMaLIDhzz6kcKVg0VQ+tTk3KcDsNw2aLIwTBWStAOCIAYqqEfH6K2&#10;d6U/Z+IP07zIEXTw0ibNyMgbNlJFdRORVz+8vLzoSlo89a89lPx8hPwrIhU5uDJDlK6lEAAxtEOD&#10;P0ZlgpAu6058Tu/tHE8p6XFwiy6D60G+AzB8CyD9XlFFJoaE1MtUN6IddanRX0Sd3bX3KHIQgUzJ&#10;WhYBEAMnj+EYicGyncjITKflu1+EKfJcCvYNgqVjmEYMZi3p2PZ4ewXQ0OYz4YglFABmHTwyoxQ5&#10;mHVkVbvchgCIYSIexm7W0uXilZPYRjxBey+sgX8CR4LzNuU24loHsxAxKppGtFxENcI54ZVQ4dWV&#10;VtRVphBuStgqCIAU2Ed5FirnjZAuuxCRaf624biNOIttRDkTGDTl3RXeTkQnXaS76oyirjUHivZ7&#10;LxS+V+QgCpuStwwCIAa2W1iGeq8rjeZ4Cx9iK+GL1Lah/ua8jbi+f0wMMckXqXWlh2hI06uhIEUg&#10;mIEtRbIiBxHIlKxlENBDxH+EBnMae6nC15SLdoylX4++q7lW+3j5mnwbAc8NL2+6nHyBGpTuTE+3&#10;WYI2C3uZc1h6xu1qUdsKqemjlMyIAIihNdrFe2bpJLVRV07RnK1D6c+Lv+vnC874jGYu3iCG2NSL&#10;VLNkc5rY/kOEhWNTDqHigPS4G7NvK3IQwlAJmxUBEMOdOjFIm0IfiIqkmVuGYGl+TD9fMIcJdF6Y&#10;84ohNiWKKoc2oEkd/wMfCqnuz74xoQ2/U5GDWWe7apdhBEAMfJG/BJVDnEmVtcc/oaU7xlEmpWEr&#10;YR7fiPyIIY6JoUR9er7jSgoLkErgvRXvmJLTexQ5SE0lpWQWBEAM49EWTiwjXT778w36Yt8r+NYt&#10;TgHexU1/vsAd1bYSKRepWlhjrBhWUkk5YriIRw3CqiFJkYP09FGKZkQAxMBH8hygRapwXMfFO57G&#10;weMymEGHw3qhmOnPF7ij2YePfMbwXMcvsWKQysLHWXIGgxj25waeWjlITSulVJQI6MFf2eJxiGw7&#10;LuNbd8amQbQvig2bYL+AB5n94DF7xRCDW4k6EW3puQ6fa1eskmUMiGF1XrqKHCSRVWpFgwCIoTje&#10;zDYMD8m24HT8QXpz46PIQblPi8hsRqepnPrmzXYMMHBqWLYLPdv+E3iDhshC8BqIgcPt51kUOeSH&#10;kPq7aRAAMfCJ26eoQv7H13dgz4XfaNaWwcgZEYvleCkt36QVCniBLoEYmpe/h8bfskzmujK7m3NB&#10;DJzjM9+iyCFfiJSAGRDQjZs+R1uay7ZnHfJQLtj2BAyEMnH4WMJSxBCTFEVtKnWnp9sugfu19KUM&#10;3+iMNoqfIgejSCm5IkMAxNAAL/8KtY5sI745OI+W73oepBAIc+ggy2wlOH1udNIl6lC1H41ps0Ak&#10;DuSNUH2AFQPn+jRcFDkYhkoJFgUCIIYWOjFUln3/B7uepW8OzNK2ET5e1riRyO5rdHIU3V5jGD3R&#10;chZuKQzHgPwHMeB/PCaKnyIHUcSUfKEhAGLohJetQJW6q0vPTKN5W0fS7yc+wMEjH1fw97C5TaGv&#10;gYsVA24l7qk9GjEZXDLjeA/PHIpVg/DhiiKHQpvq6kUiCIAY2KOSQ7qFiehlyyYhPNr0TY/RznPf&#10;IfCr86rSKiULdprsRPVA3WdoYJPXXWn2YpDC47IPUOQgi5zSKzAEQAw98XC+rgyQecllhIp/Y0Nv&#10;OhyznUrpodxknlMUOnx7cjnlAvWsP4n6NJ7iShMWgBhcimWhyMEV+JWu2xEAMQzCQ9nAiYO1CBcO&#10;/vrGhp50PvEwthKlLXMj4UyXlw6T6Gjq1/hV6l5f2vCTMZsFYnhaGLwbFBQ5uIqg0ncbAiCGJ/Gw&#10;uahSJ2+HonfQWxv7I7DqGSSWsRIxEEgsDaHd4mgQgrR0u+kpVzCdBmJ4zpUHZOsqcnAHiuoZLiMA&#10;YhiLh0yXfdCeC7/T25sGUnpmPIK/hpsssUzuveIsVOkghoTUBC0Y7F21hspCwHpTQAwvufKA63UV&#10;ObgLSfUcaQRczT4VeWY1zdg8GFGWsygIJsXmyjiVDzFkOijRcQXBYOfiyvJRaQyh+CyIQSo2XG4v&#10;VeTgynAoXZcRADHwN92Lsg/67dhHsHocSQHF/GE5aCXjJi9Ky0xF0plUeqLVfLqtOkfPly6jQAzz&#10;pLVzUVTk4G5E1fMMIwBimMrfeIYVbhD8/vBCJJgZp5lCc24Gq9gw8FaCiSEpzUGjWi2iW6v1kIUg&#10;A4psw8BZwt1eFDm4HVL1QCMIgBjehtw4I7I5yXyxbwbS3T+vB4C1jtXjNWJIo6daL4JZdHdZCFKh&#10;yIFa2BGtQIoihwKBVT00LwRADHPw91GyKH24+2X6av80KokALV4WCdDCfXUSQwpWDBkghsUgBmmv&#10;c47c1B/EwP4mBVYUORQYtOrBNyIAUuArSs5wPUIWnSU7JtL3h+eCGCLwUUNCCYvYPmYTQzKIYTRC&#10;x7ev8oAsBAlQfATE8IPsA4zqKXIwipSScwcCC/EQIc/A6186P/Ip+unIYs3qUdIUwh19EH4GE4MD&#10;K4bkdCaGxa4QQwxe3hPE8ItwIyQUFDlIgKZUxBBwNawbX03ORcr7X48tp9JBZS2yVnBilL1iSMGK&#10;4em2S6ld5fvFwLsmzcTwIIhhnewDRPUUOYgipuSFEAAx8Nqfg4ywWbRwyczKoFmwYVh/cgVWDCAG&#10;C3lQXTt8TKfRrZe4Qgyc9fohEMMGYQBdUFDk4AJ4SjVvBPQVw1JIDZTBiqNDz9w8gLacXgnPygqW&#10;CdBybcWQSsm4rmRiaF/1QRkIWOesTgycX6JQiyKHQoXbc14GYuC5xcQgZfaXkp4IP4m+9Me5H5F9&#10;ymrEQLiVcNAVRwqNwnVle/lbiTPArxtWDDuLYuYocigK1G3+Tn0r8S66OUCmq0lpCfCs7IV8lb9Q&#10;uEYMwnFKZF7rJh0vyoCvBJtEj2y1AAZO7H0uVU5B634Qwx9S2m5QUuTgBhDVI64hoK8Y+IxBihgS&#10;HZdp2vretP/SOi1svFWiQzsR8HJ6V6bE0XD4SnSu3kd2apzUVwy7ZR/gDj1FDu5AUT1DQ0BfMUhv&#10;JeJTo+n19Y/Q39GbtbBu1iIGWFzg8DQu9TINaT6dutaUOn9lGE1BDNwQRQ7qg+0WBK67lZA6Y2Bi&#10;eHVdDzoasxWp6awVi4EB1EK7IYJT/5tfR9xHaRuvE/qKYY9bBsXFhyhycBFApa6tGNjycTHqYBk8&#10;YpIv0tT1Pel47HZYPpax3IqBqeEy+tCzwfP0UL1nZCBgHSaG+3DGsFf2Ae7WU+TgbkQ97Hk6MbDl&#10;o1TeSv5Qvba+B52K3YnQ8dZbMTAxRCPhzP31JlDvRtKe56eBHx8+moYY1LbCwz7IBdRd9pWQMomO&#10;ST5Pr/7ek07F/2Gp1HTZOPJyKTr5EnWtNZwGNXlFFl6+ruQVQ5EePubUeLVykB1SpcfbidmAQWqD&#10;HYMI0UwMpxN2WZMYkGAmGrkrORPViBYzZGfDeSg+AGLYJfuAgtRT5FCQ6Nr42SCGt9A9qUionELe&#10;SQy7qQRSyFvtVsLLy1s7Y2hZsRusH9+RzUR1Cfixr8R2s04TRQ5mHRkTtwvE8BqaJ3Xypm0lcCtx&#10;On4XArUwMVjIWQKdZmKIA7nVK9WexrZ9l3y8pSLoR+NR7CuxxcTDrK4yzTw4ZmybHvNxkkzbYlOi&#10;cPiIFQOIIdSSxOBFfOVaOawxjW//EeJWBsvAwPEY2O16vYxyYeqolUNhom3xd4EY/o0uSB3JX07B&#10;rQRWDCdjLXr4iDOGJEc8lQqsQc91+BLbIan0nVeAHwdq+dUKU0GRgxVGyQRtBDFwCqZXZZqiWT6u&#10;e4ROxO6w5HUlu16npCWSf7Fwmtj+E8SUqCgDgwNKHNqtwCM4yTQuJx1FDu5C0sbPATGMRvekciIw&#10;MfCK4XjsNssSQ2pGMs5GfOiZW5ZT1bD6MiPNByuPgRi+llEuKh1FDkWFvEXeC2IYjqbOkmluYlqc&#10;5itxBCbRJS1oEs2OVJyNKiU9iSbc8hk1KN1OBgbWGQli4IzhliqKHCw1XIXbWBBDf7yRjZyES1Ja&#10;PL3BTlQxm6hkgPWcqLjDWZRB8fCwHNHyHVxb3iOMga7AmajmyyoXpZ4ih6JE38TvBjFwIAKOycBh&#10;3oSKA8vwNzfC7TpqHVYM1iQGzfox6RL1ajSZ/lVTypeMMZvq7hR1QgPhorAiBxcBtKM6iOE+9OsD&#10;VOFL/DSEdnsTgVr2XFgDt+sKljNw4vH0ws1ETNI5ugvelb0aSifkmg9ikLryNcucUuRglpEwSTtA&#10;DLejKR+jBoo2KSMrnaYj5uNOhHazXgQnZ2+92foR164tK95PwxCXQbJ8Aj3ppD2S73S7miIHt0Nq&#10;3QeCGG5B61eghoj2gqNEz9w0kCJPrwIxlLdYaDdnbzXrx5RoqlaiJTJSLcW/fURhYPmfUIdg1WCl&#10;2HY59lORg8zw21AHxNAM3eL0auGi3eMEtnO2DKONp75AMFgmBmuZRDuJgY2c4rAVqgxbhg8p2C9U&#10;FAaW34baB8SQIqNsNh1FDmYbkSJoD4iBL+/5Dl7K7G9e5JP0+4mPED7eosTAGalwiOrj7U8T2Mgp&#10;uLLMKByCUg8QAyefsUVR5GCLYZTvBIihBrRXoVaRecrC7WPpl6PvgxjKYf1gvRUD95nPSpIcDnoG&#10;/hI1St4sA8M5KD0MYuBoTrYpihxsM5TiHQExVNJXDDXFtYne2/lv+unwQmwlSsuom0Qni2IRsGVo&#10;8znURs6Wgf0leoEY/jRJh9zWDEUOboPSWg8CMZRCi/+D2lim5R/teYW+PTQTh4/8GLYKsF7hc4bo&#10;pAt0701P0d11pIJZ8aHjoMLMX1mYKCtyKEy0TfIuEENxNOUL1NYyTfp833T68q9pOLyLsCwxaFeW&#10;CNjSuuLDNLDpVBkYWGcMiIFxtGVR5GDLYc29UyCGAPyV7Rg6yXR91YF36NO9L8AkmolB2HhS5pVu&#10;1+EVAzuEVUVchlFtFpCP3JXlNBDDXLc3zkQPVORgosEo6KbokaLZJLqbzLt+PLyYlu0eD2II120A&#10;rHcAqblfpydTkG9ZRHLClaWv1JUlGzlZ2vrRyPgrcjCCkn1kFqArUjna1p34jJbuHEOh/iVBDDxt&#10;rEcMPIzpWQ5Ky0ijCe2WUsXQWjIj+xuUhmLVYE0ABHqsyEEALCuLYtXA8Rgel+nDllPf0tytw2EY&#10;VAJLcF/LXlkyocWlxMIsehY1LnerDBQHoNQXxJAko2w1HUUOVhsxifbq4d04kpNw2XX+N5q9dSgF&#10;FgsgXxgJWdWWIftm4p46o+FQJXUzwcZNHOKNbRo8oihysPkwgxieQBelwrv9FbWF3towgIp5Z5Jf&#10;sSBLmkXz8PLNRGzKJWpSrisNbsqBs4VLKjQ4xJspclgKt15SQZGDJHBWUAMx9EM7pU7Uj8Tsges1&#10;1L2Syd+nuGWJgQ8gr6TFUpngmvRUm6UgCqkpPxbE8L0VxtydbZRCyp0NUM8qGARADPfiyUv4i1P0&#10;DWfiD9G0DY+QIzMGp/qhliUG7ndaJr70s/xwM/EeblmkXEdmWjWSk+i43yivyMFVBE2oD2LoiGZ9&#10;iso2DUIlKukk4j4+RAmOc1Tcr6QlXa+vdTgT/UigUS2XUs1wdjoVLiuhMV5YyyYKihxsMpDZ3QAx&#10;NMHvHJOBrSCFChsGTUPSmaik47iyLG1pYnAeQEbRg3XHUecavYRw0IV34SdHjM6QUbaDjiIHO4yi&#10;3gcQQ3X8yv4S5US7lZyWQG9s6Esn4/YhTZ21icEbxHAZ2bWalLuT+jZ+SRQKlr+I2g/EwGnrPLYo&#10;crDJ0IMYmBA4JoOwh6UjI5Xe2jSYDlxaD3+JMpaM+5g9jM4DyEQqFVSNRrdZhBgNwlM8Hc8aDGLY&#10;Z5OpId0NYeSk36QUCwwBEAPbAH+OKhyMgKM2zd4ygnadX215YtDyTGQ6KCvTG2He3kUSnbIymE8E&#10;MayWUbSbjiIHi48oiMEPXWBHqg4yXXln20jadOoTxGQoa+lbCe47O47HpV6moc1mUv3SbWTgWApi&#10;mCGjaEcdRQ7WH9XF6AJfWwqXZbsm0Zqji5EctgKIQVjdVArOcPLnqUuNIYjNwEm6hMsGaIwR1rKx&#10;giIHCw8uVg1voflSGVe+3j+DVu6f7owUbWEMtBUDiCExNQ4h3lojotPbMr05DaUBWDVwVCdVdAQU&#10;OVh0KoAYJqLpz8g0/79HPqAPd09GNqoyWIpbM4rTtX57wcsyhXx9gmABuQjWnMLpNtg0mg8gj8lg&#10;aWcdRQ4WHF0Qw1A0e5pM09ef+IqW7BhLoQGhWp4G6xcYOqUm0Oi271OVEnVlusO5LH+WUbS7jiIH&#10;i40wiOEhNFkqMevOc2toXuTjFOjrR8Us7XrtHDR2qLqEc4b7bhpDt1bl1J7CZRmIYZawlocoKHKw&#10;0ECDGPhG4gNU4XE7HLOdZm7uR35I4uTnHWBZ1+vs4coO9Va31K3Uv/HLMqO4HUpPyih6io7wJPMU&#10;YMzWTxBDI7RJKlXd2YTDmvVjRlYaHKlCLH9lyZeWDpwzBBQLgz3DPJw3COf7ZcvHgeoAMu9ZrsjB&#10;bCyQQ3tADFXxv79ELS/a3EtJZ+j1db0p0XEBjlRhNiAGRiCTrjji4Wn5EZUPkQr1NkJZQOY/k9xK&#10;DpjEfMJVEZUnczV9MpfET7bgY2MdPhrn02G+MrqMytF1zqKeQb3A1ZMdXXIaLmDK+HH489r5D+f/&#10;S1xJi4PrdV+6eOUQ/CXCYRZt9UtLnkCwZ0BI+buRa+KWKnz8IlzetHM4eWE08lBwmRwweTlGeXvU&#10;TqgtUG9CFY1bzolH41CP4nnH8XMX6l7UPRhIJg6PLMDCHx3/CLWlKADpmWk0Y9MAOh4bqZkRZ2ZZ&#10;PunzVXuG2uFt6NGbXxGFhOV/QX1eRtETdaTJAROXJyxHGuIw59VcBI/jDnBlY/i2qL3150XhPRzU&#10;czPqWtSdIAteYXhKWYiO3i3T2XmRw2nnuR/hgFTBFsTAGKRlOBCyLpCebP0O4lnyQlSo8JfMEMyf&#10;NCEtDxYWJgd8WPnDy8Y396Pi7LtACydh5Mqn9Bwg9Tzevwk/16CuR91n1xDh6Oeb6N9AGXSX7phA&#10;a499DGIobxti4MjR8amx9ETL+bBn4KTgQoU9LYdhrtgq0a0QAhLChskBk7UUnj8FlcObG9aTaFNe&#10;KuyWzBtNrhwefAfa9R1+fo+B/9PN7yqyx6FPT+PlUhGIPt/3Nq0+PA+OVGUsf12ZPQBsrBWTdJE6&#10;VetH/6opxZeveWIMSFcnsKEPOSbr7XjRPFQ+TzBLCUJDeEXB9SW0kbcenEqeieKQWRop2g70g8MW&#10;SXkGroFZ9Gd72Sw6HI+wulm0Ezk+gExOi6cKIXVpSDNeTAmXH6EhdUAh/CabKeRLDpiso9BndvDh&#10;wzGzFj6v6KzXl9FmzkrEJ/w/gigumbXRN7ZLJ+H3ZNobefo7WrxjFMK7lcDHiYfV+jcTjENGVjqC&#10;xGbRiFaztatYwcLnDI+rGzBB1HTxPMkBk5VNz16Qe3SRaYXgzXxIyvUk+vANfn6GCcJnFaYtaGcT&#10;NI5vJoQ9h/66uBmJZ4ZRgG8QDuz8bLOd8AbNRSdfoj6NJ1OD0nwhJlT4eobPGU4KaSnhqwjkSg6Y&#10;rC9akBhuHNoq+B+88hmJ7qzDz2Woq8wWGxBtq4R28UpHOHTRybiD9ObGAVBNg2l0sE2MnJxu2HEp&#10;MdS4bBd6qJ6U8ylnwfa4XBPu5LYcyQGTlQ8dpSJzurNxbnwWb8A5OSJXXk2wteGHmDx/uPEdUo9C&#10;W0pAkUO8CZv6RSedReKZRygl4xKW3CVsQwwMJLthB/qG04iWc7EaEjaP5i+CKVIDopRyXzlgsnJ8&#10;LakDMYvgyqsJvg14En39AT8/QF1dFPffeD/Pel7N8PWwUElCtOg3N/ami0l/UwmEkbeDkVM2AMzk&#10;8QjeMrLVmzCPriGEC4TZ6pa3E8qeQRS5G+T/b+WAycq5DtgdmG8CpAsnWz2fcBxmu0eRozCW4h3R&#10;lJp+BamXvKmYTwAOzcLxTVccP0shqGlFLeiIj1yaMuk2QpGtaNhWg+su9H0pfn6OSRXlykMFdefo&#10;7xdS40O6mZuH0t/wtGTs7EQMHFY+JjmKOlR5BCHfeLskXEZhDA8KaymFfyBw47aCv1GbyuL0V9Qm&#10;2nrmO4Q430QXEs9RErImZcCeXwsqoh+e41/4Lwu++OkgihB4CZaisMBQKhNUh6qF3URVSzREuK/G&#10;VCq4SmFGKWqCPvNV7TMgCT4UXI4JdlgWByN6eA+b8UoFO1y4fRxtP/uN05bBBmbR2Xhp15bpSVpY&#10;+cHN+IJMuHCA2E+EtZRCjghcJQdMVk6IMlYGp70X1tF//npDI4WMLAf5IyOzH9K18wpBu27PyeEH&#10;3xA8sTOQj/FCwkU6HXeAIk+ngDQCKBirigoh9al2eBNqXK4L1Qpv7nxWwZdqeAV/aJ8AHuwevaQg&#10;ziXw7MF4ttTd+8d7JtOaIwspIrCc5YPC3jicWfC2TE5LpdGtZ8AfhA1jhcpfkJYyHBN6iwcJX79y&#10;GI1+h4n0nT/cyxCLcPWhOfhQZ2m5FfmUmXMhcOHtRa7X7ZqMF/R8ccrOFf/yY+fNLBBGBh27vI0O&#10;Rq+n7w7Nxzdkdaod0ZSale9Kjcq0p9JYVRRwYSYagToYH+SV+DkfJMGHXC4XPO8OPIR9JoTLD4eX&#10;gITf1LYS9rBiuAYBR3WKRlSnO2uPoJYVGSKh4oD0cIxRrJCWEs4TAY0cMGEr4EcfEazSMlNo+qaB&#10;tPnUSnyLldJSmzMZZBODyLOyZbN1vb18cFJdHAcfbLJAOI2/QNvOrMS7/oPYh2WoTngLEMVdSHd2&#10;G5Utzt7hBVbY8OsRrsCILe3eQeXDS6nPpm7LwDkmhI/fN59aRe/+MUFzvQalFliHi+LBWpYqxGeo&#10;FNpANqrTKxgT9rVRxY0IZK8c+FDO8DqOD8Bm4UBsy6mvqDS8/jRSKIDvsuxnFvPyx6rEX1uVcEaj&#10;3Rf+SzvO/kAhfqWpfpl21L5KD2pSvgsFFhPOHSsC5Z0Q5roWH/K5+LkSE9KwHzR0KkOHtyrszi5U&#10;/rq4geZuHYrzmQBbxH68sfPYXGJcM2hYi5nal4Jg+RXyUwV1lLgBBK4nBwPiTpGv98+i9SdWUJlg&#10;JzEUVuGVhQ9WFcG+MBH288L2w4GDuVW05fRKrCBqUauKd1Pbyg/STRHC4Q9EutAJwlw34QPPtw1f&#10;gyR4WZtrgRwvgT5FrSPyIpY9l3AEK7RHQYzpOMdBiLdCxFu0rTLyTPiXk6LpgXoTqGEZ4aRdHDDo&#10;SWUeLYN8/jrFMHHLQMzwp+lM/CGQw1s4ByhVpBOViYK3HyE458AnB2HQzuN8Yg799PdS3HY0oQ5V&#10;e1DrSt2opFy+xPyRI2oHIa7bdZJYkRNJ4G98JLsE9RYjD71eJhaZoqeu74PEsNFU3L+krW4muJ9M&#10;DLydqF6yKT3SkD3yhQvnteR4H6oUAAK8cmiIavgqYPXhRZSSHofgnuZwCdbWLSAKX9yOhPlzVOVM&#10;HGbuwM3JBvoKh3ctK95HneHqWyuiWQHApz2So18tR2UT7dn4ybYSHD8gu/CdHJ9bCJUU2IW8DbPo&#10;c4n7cc4QYTtiYDAyYa+RAaeqoc2nIxmNsGnNF8CZSVeVAkKAyYGjGhsq8anRtO30amegUhMub51t&#10;8nIeZuLmIzUjkX78eyH9isAnDUp3hFFNX2pe4Q7cjAj7NhnBpxWE+LBxNEhiFn7+B/Ux1HFGlG+U&#10;mb/tSfrr0q847LVPJKfr++jMbRlN3es/S3VLCSe9PcU4y+CqdIwjwORg+Ct1Hw7GLqecxR10uCnJ&#10;4fpu8zUreyiWxO0Gryb+jFqDg8wfqXJoPepYrTdWE33xjcw7KrcXJgk2xGGbEeGQRdya5bte1M50&#10;2JbBTtaP2Ujz7UQSthM1SjanHg04q59weRqrhnPCWkpBCAEmB8MT+HD0dnzQrGWynr2aCPbl9G9e&#10;MOk+Rst3T4JtxkLtlqNLjUdxhSYc2NkIyLzdEC6rDs7HmQ4nuC1twrWZcHdyVHDeTmTRY83exiqO&#10;Q3EIlfdBDOw4p0oBI8DkwO7Chsq5xJMwefY3/aoht87wISZbbwZg2+HIiKdVB2ciBf1yalHhLuqK&#10;8GP1Sgv7PxnCzahQ5Jlv6cNdE2FOztHo7RHJ6ca+O28nonA78QzwFt5OHMHzlBWk0QnlohyTA8/E&#10;fAsv02NTQA6waLR6ubrlCIQ3Y2Y6bTj1iWZg1bDsrXRXrWE4l2BzhsItBy9tpzlbkMfSL0hzQjPj&#10;mY6riGjbCYR8qxrWlHo1FI4QzwdKT5ktFoermJhZn8nBUPg3Xgo6cMAH4rdN4ZWEF65DS/jhNgDn&#10;Ensv/EK7z6/BN1pHuhtmvG0q3VMofb2QeJze2tgP5wsOCvAp7pKVaaE0WPIlMIxHnIYsOFW9IbOd&#10;WKCCt0gCL6nG5MDXbvnGkvRGFHo/nxK2yJp0I1bZ5xJsM8G/H47eSG9fXAd/jtZatOMOVbojH6Mh&#10;DhUeBv4mfXtTf0pwnIVzWYQtDyAZFG07kRxNd9QaAf+YjqI4sYes1cIVivbRdPJMChyAlUO+51nY&#10;7bpKWCM6FLNZN1MuPMvI/Nrmrr9nL+WD+PAS0R5OxO2kdyI34fByLib147jh6ONWkuC4DLO3DKOj&#10;sMsID7RHVqrcxoLtNsoE16A+jaS2E2OwauAgLqoUIgJMDmxhli85cJvaVe4Gd+F3tXgM9qOG/0ed&#10;nUbZV4OzUl9I/JsWbnuCfji8mO6pM4I6Vu0psyz+x7C+u/NZ2nr6G8SusDcxsKdtcloSMmJP0zx3&#10;BctCtZ0QRMxN4kwOHJW5k5HnNS7biVrD4nDLmS9xB2+nbEq59955wxGs3XBEJR2m+dtGYCUxHyuJ&#10;IUiy0geWosFGoPuHzKqDc0A2c2GGXta2Zwzcad5OxCKCdPsqfeD7cq8oVrydEF5qiL5EyeeMAJPD&#10;BqPg8GnzYzB1PZt4jM7E79ECctjRSCcnPDSSQHTnAKwmopKO0OLtT8H6cjHdW2cUthu9yUcgCOpm&#10;5JhYvusFPaCJjU54cwDOgUCxof4VkPiWsxwIl3FqOyGMmdsUmBy2o0ajGnIlDofV3uROXyPqcW86&#10;FL0ZgUfs/c13I9JOkoCtRFAwXYJB1fzIx6/bbvTQrDLzKoejd9C8rcM192u7Xllm95+/TBIRKHZ4&#10;i9dh1FVedNJ+AGL4VlRJybsPgWIcUBW+AD/jkZyGzVBhT8cXO31DMzcNgsv0ahym2S8yUX5AXNtu&#10;BNP5xAM4uGSSWEjdbnpK8wjNqVxKOoObib7YRiSRHw49XQmMk1/7ivrvTAzxjhhqhDB/XWsNEm0O&#10;+05I2VWLvkjJ545A9hUme7ex56DhNW5gsRCa2OEzmr15OK078TH2zhwrxrC6bcaEDy753IGdvc4m&#10;/IUgOINAEouoW93RsJO472o/UxA4dfqmwfBNOUehfvBNsVFg2JwGMyMrDSujQBrc9A2ZeTEBX1oX&#10;bTNJLNoRjRwwEL9i9cBLOE4hZ7jwsnhsu6X4YITQf48swgqCdyb2CmFmFAxeBfB5BJPEsdgdcLfu&#10;q1lc9qg/AUZV7WghzigOXlqvRYy2+zlNdraqRxpMRjTxBkYhzJb7EvPxM1ElJe9+BK43fpqEx9+G&#10;Khyna0RLZ3ivlQfepvCAUs5Q9B5aeCWRbSfBMSVeXx+JD0g92Ez8CfLkA1x7XwI7s2Inwvu1ET1Y&#10;b4zoLGBbBqmoL6IvUvL5I3CVHMDW+7B6eBYqnL9BuAxs8gq+OYPo8z9f1oKTcMBZu2R6FgaDew4O&#10;YE9Qtgg5CWLgrYe9acGJEvc3NT2F+t88RcYWZDLm4VEZvJWO+xH4P7NpDMw7IAiODCWVbKVXw+fw&#10;IQiEZ+FziBIdjj2nrweYS+U9KPxNynYSnlA0mwaEtrsF2apaVLhbtMu/Q2GBqJKSLzgEcvKpeAqv&#10;461FP5nXPlB3DJyHAmjpH2OpuG9JLQmq/e0pZZCyn05aRirGvDT1ayxs05AMNNimIcN+qFi3R/8g&#10;BwxQGlYPj6JLCaic2EW43Fl7uBb3YcG2URTiH6qHUxd+jFKwEAK8akiATcPgZjOQdMhwiJDsHs7C&#10;vNthoe56RFNz9MbU8zFwSrg4oMDnEMLl9hqDsGoIwP0/G/wEaQFg1QpCGEZLKGSHfauFlAB3wqxc&#10;sLBvzzRBHSVeCAjk6aoNknhOJwippCGdYFbMmbXnbh2GgK9I86QIohCGtPBfwbEwHBkZ2E68pG0j&#10;Bct4zLN4QR0lXggI5BvHAQM3TScIvsUQvqPsWO0R3Fx402wtY5MiiEIY00J9hdOxKgqeqv2JHfME&#10;y2eYX98J6ijxQkIgX3LgdmAAF+gE8S7+KRwRtD3MiTPxn7aC8PXCCsJPbTEKaYAL+jXaIaR/Oerb&#10;eLLoq9im4d+iSkq+8BAwRA46QXwCgkjE7x+hOjPcCpSOVdk6OwtxEodSMHJKOJefnnDzLwCSxUTZ&#10;2C0hNZYGNX0elp+ci1movK5sGoTwKnRhw+SgE8QqEMTD+P1z1DDR1nas2gshydPgyTgctxhh2G4o&#10;ghDF0CzyzkPIOKoZ3pzuqj1UtFnboMDJiFUxMQJC5KATxM8gCM7KzRmdDGfmzsbgtur9EWQ0BfEQ&#10;RsFQqpTHW1KaeG7k2TTNEjLDQX2wncjPTf2GB7EtAztW5Zl82Kq42KndwuSgE8Q6EAQ7aa1ELSsK&#10;yB21hmJipdAHf4zXAp54si+GKHZmkNccqxAstk2lh6lpuX+JNulDEMNaUSUlX/gISJGDThBbQBAc&#10;92sVqnAkj243jUJC3mT6dO9kzSHJE929C3+43fPGDGwN/X1L4BBSOCB0FFrwkntaoZ5S0AhIk4NO&#10;EJx+noMWMEEIn0j1bDBB8+D7+sBbVAoEgSwSBd1f9XwXEXBeXV5GjstJVCGklujTpmLVcFxUSckX&#10;DQIukYNOEDtAEJz9he+rK4p249EmL1NyegL9hChKHOtA3V+IIli48qkIWlO+eE26Hys/wcLm0fMF&#10;dZR4ESLgMjnoBLFLP4PgFYQwQTzeYgbSpMXRhhOfavkblJl1Ec6IPF7NNxRXHAk0pNksXEeXEGlk&#10;JoSfxaohVURJyRYtAm4hB50gduq3GLyCMJQHI7vrPOlGt15EiY5LtOf8zwhaa8/U80U71K69XQsW&#10;64ilBmU60a1Ve4s+bAWIYY2okpIvWgTcRg7XbTH4mpNDzpUR6RqHdh/bdhlNWdsNwVF2I5w5x1lU&#10;mwwRDAtSlv0nMmE936fRZC0XhUBh794pAvJK1CQIuJUcdIKI1A2leIshlN6IsyFNuOUTmvxbNwQN&#10;OaEtXe0eiNUk8yDPZjiDuEQjZ2gfxMNsI9rkmVg1HBJVUvJFj4DbyUEniA0giO74/WvUUJFulgmu&#10;TM92+BgEcTfCjSVqiWTUGYQIgu6XZavWwGKhuKEQDu/IGaumu79F6omFgUCBkINOEBzRmqNJsSVl&#10;3plebuhp1RL16ek279LUdT1gQZkKCzzOcK22GIUxIW58BxuoxcPg6cF6E2WuLjkmpHLHLoqBc8M7&#10;C4wcdIL4FgQxGL8vRxVy974ZyVAebzmf5iFZTGhAMS0uhCqFj4ADV5elg2uCHJ4WfflvUFghqqTk&#10;zYNAgZKDThAfgyDC8LtwVOvO1XshL+UpWFG+gMS9fMWpSmEioIV+w9Vl78avITs2D6Hhkg7JF/WI&#10;YoaVlKC5EChwctAJgqNa89nD66Ld79lgPF1I/Jt+O7Zcy0ht97wPovgUpHxyWgLVLNmMboeznGD5&#10;CMSwQVBHiZsMgUIhB50gpoIg2IlCeH36eIs5IIgzdDD6d+TEKKVuMAphEvGqIQX5Jx6u/wz5Iliw&#10;QImFrHD4aYHnK9FCQqDQyEEniLEgCLZ/6CvSPz9MznFIu/fvX27HldpZLaOUusEQQVBM1mnwdJka&#10;wuCpbWU2WxEqs7FqOCakoYRNiUChkoOOAEcG4RVEVxFE2GqSjaQmr72P0jJTVbBaEfAEZTWDpywv&#10;6tXweWgKGTxxtqo5gq9T4iZFoNDJAd8qyfoV58/A5GYRXGpFNKcRLefSjM39Kcw/QsWBEAHPoGx2&#10;Etw2lbrD4KmtQa2rYtMwvhwbUhUbIFDo5MCYYQJF6VaUa/FPoQwo7as8TKfiDtCKfa9SKRxQKhNr&#10;987CzMwM5LgsLmPwtBMtWebe1qinFSUCRUIOOkEcAUGwB88PqEKZvXs1nASC2E+RZ79CJCm4eSsf&#10;DLfMoWwz6a41h1EVZAYXLHx1qUK/CYJmZvEiIwedINjMehh+54jWhq2ceBKPaDWHTq75i6KTjl/N&#10;Zm1moK3QtvRMB+wZIuiBemNEm/sDiGG1qJKSNzcCRUoOOkF8CoKoht+FbCBC/MI1E+sXf7tTO6AU&#10;DHJq7lEpgtYx4cYnx9BD9Z+lssE8HIZLGiTV1aVhuKwjWOTkoBME20DUwe8DRaCrGd6UHkPgEU6W&#10;UzKQHUCFTtZFXmV7WY4IHhFUlbrdNFK0r59j1bBFVEnJmx8BU5CDDtOT+FkDtaMIbJ2r96YjMTtp&#10;9eG5mNzllYGUCHi6bHaG7H43T0QcjVIiT0iC8KsiCkrWOgiYhhzw7ZOE1cOjgO531CoiEA5o8god&#10;ubybjl7egmQ5KkiMCHYs60AU8HIhtZEhm33khMoijBtnyVbFhgiYhhwYW45MDIIYgF+/Rw0yiref&#10;TwCNbrOInl1zmzbR+d/KgtIYepzkOAGZqx5pOBmWp0JxITnM/NvG3qKkrIiAqchBJ4jfQRBj8ftC&#10;EUDLFa9Ow5rPpukb+5JvIKfZM3z5IfIa28mmIKBOpdD61KUGc7JQmQcyPyukoYQthYDpyEEniEUg&#10;CLaeHCGCZrvK3ehgnSfp20OztPOHzCwOeqxKbgjwWUOi4woNaDKGAooJmZqcwjMXKGTtjYApyUGH&#10;fBx+NkJtLzIE/W5+iQ7FbMf5wzYKQUxKtb3IHb3ktCtUHS7ZnasJR5PmuJC8rVDFxgiYlhx0HwwO&#10;JLAR1XA2LXYvfrLVApq0pgvsH1L0EHM2HkHJrvGqITn9Cq4unwBGvA0zXP6G5BLD0krQsgiYlhwY&#10;Uf2A8nH8uhLVxyjKlUJr0+Bm02jOlsdg/yCcCNzoaywsB2LQArk0JfZVESxvYFwSBXWUuAURMDU5&#10;6ATxHc4f+C59sgi+nar1ob0X19HaY8uQRUslybkeOzYVS05Lom51R4uurPZAlU3dVfEABExPDvoY&#10;vIKfLVHvFhmTwU3foEOXIik6+TgFIbS6On9wopeUFk91ItrRLZU5e4BQeROrhhQhDSVsWQQsQQ6Y&#10;kBm6gxafP1Q1inYw7u1HtJynZdHKyEpHmHvDOxOjr7CcnBb+LcOBVcMo4CF03csu2V9YrsOqwdII&#10;WIIcuHcgiDMgCD5/+A7VcLvrl25HD9V7hlb8OQXxH9T1prZqCG9FrSvdKzppOJCLcskWRc3C8oY/&#10;ZGboIybnTyCIaWgLxy8zXLrXH0d7L/xKf8dshXk1rjc9NP4DrxpS01PpvpueJB8voaFnx6ovDQOu&#10;BG2BgNAMMUmP2T34FtTORtvDV3WPt5hFz/H1ZobnuncnIQdF7fAW1KaScNBYXjUoizKjE84mcpYj&#10;B0zSNKweOEjtBtRyRsehClLs9b/5VVq0/SlYT3J4e6Oa9pBzhppPonvrjCIfb6FhXw8EOGu6Kh6G&#10;gNAsMQs2IAgOMccWlB+LtOnOWkNo57mf6I9zP3hc/osk2DXUimiNUPMPiEDGstPVqkEUMnvIW5Ic&#10;GHpM2E9AELy1eExkKIY0e4sm/jcS24tk0Tt+kdeYShaLBqwaUrFqwFmD2KqBb4f4AFgVD0TAsuSg&#10;j9V4/OT46Q2Mjl3Z4Kra9mJe5GNaej1P2F7wdqJ6WBNqW6mbUZiy5dgaMkNUScnbAwFLkwMmbixW&#10;D+y5uQbVz+iQdKnRD9uL/9LWMxy9ms8f7HsAwWcNSY5EuuvmoaJp7dapVYPRGWVPOUuTg769WA+C&#10;eAO/vyAyRIObTqX9lzaRIyNRy55l15IK5yqO19C+qrA1JHte2pc17TrgbuyX5clBx+I1/OyC2s4o&#10;NhFBFalf45cRnHYIRQRie4H/7FY45+UVXF/2aTQM8RqCRbq3Sa0aROCyp6wtyAHfcKn69oKvN0OM&#10;DtVt1fvQ9rPf07YzK3F7Udp2wWkdOHQtX7wusROaYOFVQ7qgjhK3GQK2IAd9e7EHBDEFv08XGSN2&#10;ztoftdF2txfOKE8J1L3+CxToa5gvGbodqN+IYKhk7YmAbchBH57Z+HkX6u1Gh6sUthd9Gr9ECyKH&#10;U3gQrx6Mappbji1BS+FmpnMN4VUD2zVwohpVPBwBW5GD7r35FMaUfQFCjY7tvxBcNfL0N7T7ws/I&#10;2xBh+e2FlxZROpbuqDUCofLCjcLAcrtQlQ+FCGI2lrUVOejbi/3YXvwbv88VGbdB2F5M+HkzpeMb&#10;10csbJrIawpFlnNelvAvQ11rDhJ931zleSkKmX3lbUcO+lC9g5/sk3yH0aGrEFKLejaYRO//MV43&#10;jrLm/sILIfkTUi/T3bVHwUW9stHusxwnp1khoqBk7Y2ALcmB7+f13Bd8JWc4U8s9dYbTllPf0tHY&#10;SCqOQDFWvN7MzEqjwGJhIAcOfSFUFgC3K0IaStjWCNiSHPTtxV8giJfw+wyjI8gxDjgw7fO/dEXk&#10;qAzRSElGX1NgcmzXEI/sVR2r9qPyIZx21HDhPBQfGpZWgh6BgG3JQR89Pnfg4AW3Gh3NWsjcfTdW&#10;EF/vfxvbi3KWOpzMokycl/jTXbXZo12o8KrhspCGErY9ArYmBzbkwephFEZxM6phE8Hu9cfTNhhH&#10;xSSd0DNBmf/8gVcNibihaFyuK9UKbyYycc9D+F0RBSXrGQjYmhz07cVeEMRU/P6q0SEN8g2lgU2m&#10;0uvrHhY1Ozb6igKR463QnbWEPNi5HR+ARC8WSIPUQy2NgO3JQR8dtpp8ALWF0dFqXr4rdajahzac&#10;/NgSnptXEDi2VngbalLuX0a7yHJxatUgApdnyXoEOXCuBawensbQ/oZquM/9Gj9Pu8//F6bVnFbP&#10;sEd4oc8gLXAs7DPuqj1M9BD1C2DD6e1UUQj8AwHDHxSrY4cPwQYQBB9QMkkYKmwn0KPBs7Rkx2j9&#10;cNKcZw8czKVKiYaiwVw4zDzbg6iiEMgRAY8hB733HLmajaNqG50PfPK/8eTXdCRmMxU3YdZuLZhL&#10;WiLdVr0/grkEGO0Wy30LwtwloqBkPQsBjyIHPXLURAzxV0aHmS0OBzV9HbYPd1AmDvzYb8FMJR3Z&#10;q8IDK8K2oYdos+aJKih5z0LAo8iBhxYE8TW2F5zWzfCnia8Gu9YcQqsPz0HW7jKmCSvHqwZ2sLq3&#10;zgAcmpYVmbl89vK7iIKS9TwEPI4c9CHm1QNHjjLsstijwXiKPLOKrqRdIj+fQFPMlMzMDFy1hoK4&#10;Bou2Z6EKAScKmefJeyQ54INxTA8MM8fokIfAlbtXoxdozpbB5B8YVOR+F05T6VhqV7knVQytY7Qb&#10;LPcn6nciCkrWMxHwSHLQh3ohfvZCNRx3slO13rTuxBf058VfKLSIDyfZKcwLviB3iBs9LQE5Jnnm&#10;dFe9FkHAY8lBT6s3AWCtRTWMw4CbX6ZJv2yCY1Y6bAp8RLB2qyxnsKob0ZbqlW4j8tyzEBbKEiby&#10;cCVrLwQMfyjs1W1nb0AQG7G94BXESKP9qxbWkO6o+Rh9c+BthJUrXySOWXwQ6YDR0201+mNzgXRW&#10;xgubSkcbF1eSnoyAR5ODPvDs1s2em4YjozxUbyxtPv01wr5HFcnhZGp6MlUIqU2tK94nMnfjIfy+&#10;iIKS9WwEPJ4c8E16CauH5zENlhmdCiH+4dQbh5OzNg+C5WRgoQaldeaiiKNudcciqnRxo01muZXK&#10;VFoELiXr8eSgT4GP8LMfqmGvpVur9qK1xz6nv6J+RRDXsEK7vUhHpKcQ/7LUuVpfkdmbCeGlIgpK&#10;ViGgyMF59pCJ1cOz+LUjquHceP0av0j//mU9Qqyk4/u84A8n+XSBVw23VhuI+JCVRGbveghzxmxV&#10;FAKGEVDkoEMFgtgJgmCT4nFG0asZ3oS6IKz9j3/Ph+VkwUeN4utLby9/GD0NNNrEbDk2euLVgyoK&#10;AcMIKHL4f6hexz8fQq1uFMEeDSZolpOpGfFIyCvk+GT0FVfl2MGqbql2VCeiuYjuQQivElFQsgoB&#10;RkCRw3XzAN+uMVg9cLZuPoMwVNinoTvcuhduG4mEvAEFlo43+/qyC7wvSez68j1l9GRoKJXQDQgo&#10;cvjnlPgU/4uzwbDvhaFye/WB9Nuxz+hE7HYKLqCQ9pwUt1zxGtSiImf7M1xiIPmZYWklqBC4DgFF&#10;DjdMB/1w8jn87w2ohsI/+Xj7UF9cbb78ezesHHhrL2SYlO+EdAaPjYfx1Qji+JYC5Uv056SAvBJV&#10;CFxFQJFDDpMBH6ht2F4swp84crWh0qhsR7ql8sO08dQKKhFQyq1u3WyqHeRbEgFdBhhqiy6UgZ/K&#10;6EkEMSX7fwgocsh9QryCPz2IavjO8JFGk2jHuR+Ic1X6ePm6Zapp15cIHtu6YnfRRDXroMoJhVVR&#10;CEghoMghF9iweojC6uFV/Jl9LwyV8sVrIvDKU/TZny/BDqEsIke5J+ZkVpYXrkyFjJ64vUtVzAZD&#10;w6aEckFAkUPeU4OX5Y+itjU6g7rdNJLWw607NvUk+fsEGVXLVY6Dx1YNa0SNyrB9luFyBJLq+tIw&#10;XEowJwQUOeQxLzgdPVYPkyDyC6qh4JHs79CzwUSatWUQBQQGu2RW7Qwee4U6VOmONHdC25SP0PZE&#10;NeUVAq4goMghH/TwIVsLguAYCGxgYKh0rNaD1hz9gA5Fb0LEanm/i4zMNBxulqb2VQyHu+T2JaB+&#10;YqihSkghkAcCihyMTY8pELsH1WDMSS/Na3Py2jtxsZkpGnNBa5Hz+jJOy7oVEVTRWCudUj+C0A6J&#10;KChZhUBOCChyMDAv8GE7itXDDIjyAaWhUq90W4SL7wvjqGXwuygtfLWphYGDAWuX6nzkIVQ+EJJW&#10;wgqBXBBQ5GB8anC2LN5a3GRUpWfD52jbmdVSV5vJ6YlUI7w51S9jOMQlN2svKp+PqKIQcBkBRQ4G&#10;IcTqIV6PWM3m1YZKGaTTu6fOCO1qMzywrOHVAx9EpiDaUwecNQiGgVuGdqYaapwSUgjkg4AiB4Ep&#10;gg/eZyCIIVC53agak8O6EysoLuU0QsoFQy1/24d0HESG+ZenNpU5ep3hchmSKwxLK0GFgCIHt8+B&#10;f+OJHVANBYVhR6zu9cbT7K0cUg5Xm/lwA6ffS0y9TJ1w1hARWF6k8RwG7rSIgpJVCOSFgFo5CM4P&#10;fAAjsXrgeJPDjKreWr03/XLsYzpwaS2uJjmdXm5xV7woLTMFCXGD6D4YUwkUphzDbuYCz1WiHoyA&#10;Ige5wZ8KtYdRI4yo87nBE63m0Iu/3gPLydNUwv+fjll8zpAKt+yE1Fga2WoRVS3RwMijs2V24Bf2&#10;IlVFIeA2BBQ5SECJ1cNx/WrzNaPq7HcxpdMqeidyJO2/tImKeXuRX7EA7cCRzxhS01NxaFmJnm4z&#10;BzEiHzH62Gy5T9iaU1RJySsE1LaiYOYA59lkH2rDV5uc0/LVLj/SxpNf0Y6zv9LZxH2UkcmkUBuZ&#10;q1rAJbsPsmWXFm1tLBQ4a7gqCgG3IqBWDpJwsu+C6NUmv8rbyxtWj921ymcP/J8Pcl66UD5TB5Eu&#10;oKdUc0XApVmpcNW+sflgsrMMFl4gCh9j/ly5PZ6dq2bJvFvpKATyQ0CRQ34I5fF3fGNn6F6bHFhF&#10;yG3ShdderzoTbeDo0qooBNyOgCIHFyHFh3MLCIJD2k928VGi6pFQeENUSckrBIwioMjBKFJ5y7FD&#10;VmNUDitXGOU8XjIQxHSlMF6m3uGZCChycMO440OajtUDh7MvgXqbGx6Z1yM43PzDeOf+An6PeryH&#10;I6DIwU0TAB/WOBAEG0ZxaLkH3PTYGx9zAv+jN961uYCerx6rELiKgCIHN04GfGhjQRDd8cgpqBNR&#10;3XlI+T2eNxLvOObGJqtHKQRyRUCRg5snB99g4JEvgCR+1klC6przumYxGbyNukBFk3bzYKnH5YmA&#10;IocCmiD4IPP15m0gCd5icDgnJgk+kzBS2JGK/SU4ld2HeNZFI0pKRiHgTgQUObgTzRyehQ/2Svzv&#10;lSAJTo7TEpVjzLdCrYXKMSk5qjXfOvB5wi7U31H5mvJP6ObmvlnArVaPVwioLNuFNgd0E2eOt/B1&#10;ob1UvUgh4AIC/wMb9hH7JakDoQAAAABJRU5ErkJgglBLAwQKAAAAAAAAACEA24YkFb4fAAC+HwAA&#10;FAAAAGRycy9tZWRpYS9pbWFnZTIucG5niVBORw0KGgoAAAANSUhEUgAAAFEAAABRCAYAAAHdiHqg&#10;AAAAAXNSR0IArs4c6QAAAARnQU1BAACxjwv8YQUAAAAJcEhZcwAAIdUAACHVAQSctJ0AAB9TSURB&#10;VGhD5VsJfE1HF79B7Fo7rb20SmlRVa2ErkqpvQ1VWy0tpbakllj6tXa1p3ZRkiBCqVpDhNRWEok9&#10;IkFiJxQRkca75zv/c9+9ue/lPfXyof2+7/x+/zdz583MPXPuLGfOnFH+I/J6UyEilTgKOKch3T1J&#10;vbCS0tLSSE2Y7rxA81cVUg92E3h6elKTJk1IDX8lawHLSmUOzebXR08iWuNJn332GZUuXVoyS3qI&#10;XYGCeSSBChUqRO+++65kwrM1/A55DMrIyJjmP28q0akZROdDDLz88st+1iyZVKNGDXrllVfI3d1d&#10;ahw7diwdPnxY3qTlMNHs2bPp7NmzkhHo27cvRUVF6c+2lJycbGTMlSuX0UhrmlNyww9/mVzy9EgI&#10;nxkIHqB4W5OykpowQ3jDJwZCBjnIrB78XPvEceMk89Wze+WrLe6jDNZyMKXPL0rqppak7h1E77zz&#10;jvQF9fhwUkOr6V/MXTLeDlJS3d1zSU3oB8ChmGjHfUBNWqx9Uobl2HfySdUrG5FJRGbQyZMnqUyZ&#10;MvTnn39KzdWrVxdw/EPJYCLJoGcEihUrhrAZI5MSEhLkzxdffJE+//xzKlGihF7gDfxv0MqVK3Ny&#10;IPxERkZKK8PDw137lO3qK3T58mV5wxofk1yzQ193ZrHe+D0L+C9a0tfFyr/twx8ydrSGo97SpTnZ&#10;gHrAS4D4qsGKD4fO6e0aXGBbDVK31yTLoT7GzAGkp6dT/fr1tUrDa0kX04G0TxsobaQSM7V6TSmW&#10;L7c2Kahb29OAAV9TqVIlKP1MKM80E2mEry/9tnU1XT+1g8qVK6f1Miv+nKXQH4uVDK4mv1abLeW4&#10;ElDkOodGU4G4/eukb9M6KwJKy/P1qczAeulHYxk5GI7ppZdeIvRWTECIo2/x7CVxAJPRq6++KhMS&#10;xIE0LvaiVto5SYHcuXMbnJp7OCYtVLZv3z69twNvM5zT5s2by11junv37v07d+5YUlJSVAZCS2pq&#10;quX27dvyjP/wjJCLPa+VdkI8SMs2atRod/fu3aMAb2/vmJ49e0bq8W+++SaqV69e+/HM6QcRcrHX&#10;tdJ/F2FiwkTg7+9P94NFdtpslh1CZaNGjZLZWUe2K03f4qnO/nFa1vF+57Q+nebWcj4EUbgnzZ4x&#10;Xlb+e3/ESTfRlwaAroURr+MPxykqW/jjGG3iiOlFixYtooIFC0qlOjBxUMKsv24+mjJiwMc2EwYm&#10;Bgw9/A1gwdUnDDrh65zT9CAlY2DP5qSG8Uy0+12bmYj/pjZt2hiV6hVKpXFjSdUqtZ3dPatZZ5UF&#10;BTX95mQQr2sNeaprTlu2bKEqVaoYnBqVWWchpDF6oB6D0Fz8qS6vSmriRmrW7APymzWdPv30U1kw&#10;ZQbSQ2tFOkoVlgp9tZoyqWLiHIW+/vprypcvr/5WGj16tE2FRvx3X6kMeXK5KVs5LMPIQtUiJj1t&#10;VKbj8ukY4jGuzY/BvP5vaMyyC6A87m6UL6/bNs7zAiMr8VBwj42NDYrYMFuWfPUYjxLr8o+l3xLx&#10;vqbZ8XNwcDCFrFh0gYs5rgw0bdq0wvrEGhIi6qDEoRpMmjRJuMRz27ZtJYRmyNMapjHHZF8hJxng&#10;xZ8qVqwo/5UtW1bCvHnz0rx58xJQ1iGhQg6kAs5IAQEBNhVi0UI8R44cEQjLly9PPNEizSnlZRgV&#10;3rx506gQWLZsmc0zKrx+/Trizgky4bfKdM9bApnqAV4aBPfu3TPSkOeXX35ZYS3qmJo2bYomiQqe&#10;mJgoixWaOnXqVOmT8fHx3BnI4HLy5MlHpaAzGjNmzIZ+/fodwHrRpUuXyNatW+9DvGvXrpHFixff&#10;xsttBJ779+8fg/C1117bYC2aldAPGcYiznHzgNdVT0MF5f9t1dFHSZit7gbxh+uv0FmMcZ4b9o9T&#10;vPgv6J1/L4GZDh4KjRw5koVgS/gbE7tVK8z+gpldwgrECiL5DvchunfBOf68IcxibvfvrQzi+ONn&#10;Fsx58Loxa/oEouQdGi6uJrq0RgPijnAzWpiF5JdoO7BHzyyYG/mlJy3wG0fqGT9S4yfzOv6txKP2&#10;R1CFChWECdbW6NKZgxKH0jpz5ky6mMDbw6ODBXR+udENfn5U3QAtH8XMLfRjhg7z0n2oty12vcUK&#10;R0+JDxs2lNzc3IQJHWrceC3cxyrAbw0yceJbg9nl/WQj7DqzPFpVjxcV8undSlvqd9S1VVrswXmw&#10;4EKzRMhVGIDGiVBXGcwg/hr4D8KwbsT/mtm7S5Tyt5cq9FrNSjYqg7q4BKmbWxEdm8Ob9kWsEA0h&#10;NaprJpNn5lG9evXIcvYnmj59ujBq3V1rDO5t5pBJ9ZcKWv07viD3nBqznL86eHFK6cuU6S151N6Z&#10;bmJw+QtcSU9NuWKo+3xJ3dnLUFl0tQWrJ12JoPz581PdunUp4+Im4t2ELMMpsfM1pjZWMeq1B79e&#10;Z3I0oyD4cUbutxYr5w79oBAMVSis+hel9etCqGHDN/nltahkyeJSYc6cOen991lzMTGLZ9Gz8IyX&#10;//IOeXl5SRryU6DtF9KRw41DZtA9l7KJ6/6Y8ZeLAJamarcC89w9ND1zd+gMUGB0Jt96661MJoGf&#10;GxDN5ZUR8Sv7ZUeZL18+YSyVv1YufOI1eVBPKAP7YGwGXVoaseZWOxdc5nLoxFJiOqMdzZ3j3M+M&#10;tRq2MFNmhJTgdJ5Hr/5Gt9Z6UumSRcgSWp6KF3Lbzu/QmXO+UXdGa9euLaSrgNjII8RmHuog4hs2&#10;bJBNPeLY2GOg6PmBxDPxssk3p2Hvbn5m7YS+++472DuyN1+a9VRHTAI9evSQEExC8a1ZsyYdPXpU&#10;0vDZdSY7dOhA//L9wmDyjTfe4D7eUOIw2vDrPtDe6iKZdV9Ujok6T548orbq6TrM1gzoxQihMMKy&#10;gTjKYVWChQPPsOViQ4h4QkLCbQ4bMFwnZuZpDqSi5cu15YwVSoPJP/74Q0LAzCS2FAjBlM4ktr+v&#10;v/660QCYYqB/I27VwW2NkC6QW4ECBd5dvXr1iYsXL97jvU0CS3PtoEGD1vL8t7dz585ibeF+Gc3x&#10;Y/xJz3/yySfJvNO90bhx42usih/54osvdnOXiEQeZ8D//K4m2iuzQcnJyfT2229TqVKljHUZewAM&#10;ksKFC0s/3Llzp+yfYM996qmnyM/PTwbUt99+S1999ZVMOU8//TTt3bvXMK5jzkRYsmRJCgwMxNxY&#10;lZE94k+aBnMvVhAzkwjBFD4bOn7VqlXp2Weflb6GgYU473ykMRjBqAOExqIsNjwI0S+tGxpbU7KL&#10;hKmhDqMV431GS2scQLw1owXjI2uano4Q6Ri1eMbnNJfFtKPHYT0vzfg/JlqlvIc1F5uvIN6EYTOG&#10;TRn/9UAF4YlQxnKlpdV6JhY2HCJAb2xbX1MUOL2kZPw7SA3JZM6esGNs38BgspQUeJKUEaR8lMlc&#10;pinWDJhp5cw0k8nHt9E3U8ZWjyZqaG2NOd6eOty2WjFi+DcEhfmJMZnxa7UPsUMU3TA1Mavt2QGG&#10;ePcjnP5gf8RVPD4m1R0NmtLPBUU5pTtx2r5a309fYj3Rfj9twsC+3WRP/tj6ZEZYwxbqdqvkrm0n&#10;9XywGNsB3dIHmI3u9vDp35Wa1XkMTNI2j1YWg7lt2sYfG3mEDKQjG6CeGCnLHdbdrl270ubNm3nn&#10;ONTY+PsO7kYfv/EImWSptTSYu7gq80gSwBEkS2bp0qU2TNojJeFn47gSGOXd6dFMQTwJN7f8WlZe&#10;rib5Z7VIxPQidVcjiVPyb6IDcjEDw4cNpXbt2kHlt7VI/OZBowZ52UvStYGjBitNrEchRKd/tLU+&#10;mLH/Y2GyZ8+e0hDzBh+4d++uhFk2+eG1yLd/O2pu2ycfjkmWXFNrIaLYf2kVHjRZHuyx531aOH+2&#10;MAgULVrUYBD6I8KM0wvsGNTwTZ9WBNPMQ09B6nKlnPW8h5n7Xju5DqtJ6vaXSY3uSZbDfTnskYXJ&#10;Iwe2yCZJ5REOJnW9DzgTF+WQOR04l3rrJZZ2oHKf8z947YbkYFeBfSXTSuBG6qo63Hf6MtNLuc9N&#10;IMvBnjYM+vr6ilKqHv7akCSqA+rU4bIOGEOjaY6bvKNezUoEO9LbL4mVLB94cUjGpzWYY2aDWYp7&#10;fDRbTsxkni7mkBr6sWZVWNuQN+w7hKFzZ2PFpqgziH6JugB75iiosM074I2CT71pmHKY8zs/IMrC&#10;4Py8pK5/nyhqbKaxaQdLb2Nzwwxy7thvwpDl+E8S4vNiDlSTAujNN9+0YZACbRnTAeNWi7oKLRug&#10;xHL++uDFId0NUG6WLszbzCnWwgvyk7rubR6toyjx1CHq3PlTatmyGb3wwgtEEV/R1CmT6XDkLqLQ&#10;9sIsGMR0Q0vLEa3T7Dm1atWi6ye3ZWHKjPxwqmDh5MmlrGE2XtO4cUBliivPIyMsU2Ky4z6CT+zh&#10;UZ9fVp83SVWMjTgYuXI81JAk7fxSGIqN2UO0rKoweSsxUtKw0dq0LsQhcyULKXRoMm/sZyqpXO8s&#10;Rjnw4ozc8+VW2uqfOmVpDQlxDKo7IpkB0wb9PkJj8PAsYSbpxF7t2b8YUXAtYRz50LCuXbtkYS6R&#10;w+uaa0kwA5v6v/QHwl6iPcxnMKNx/IE4GblVY+iCNljozvlMqc7NqZnqOI7zXmxh6TRrQMxUuSIK&#10;xUzLTclL8oC5lYy2DIf+L46oYLFCOTrBzwVnufz8QFBYR+rTp4/G4K1TmT4zwHxmikMc/sFUQvMV&#10;qlxCoZ2TnqYLi566y+VdZk6ngs+Xc+8KW1++PG50eqWdzdCMk7My7Yd7umW1IQZyI67yYIrsT+1b&#10;eBBskqcWPHuH35Ft5hSLxTLl1q1bP0buDd0N/7YpU6aQGmc95GZYDnTNPPQGkpZph96JAXR/Vwue&#10;tL21Z+DcSqJ4P4oIXUkxe9aQyoou71kO8mvaMQrIC12lGTNmiG2vU6dOhpfSjRs3JKxWrRr9mXZL&#10;4s2bN6fevXtLXAdc/26cDbdJg0kE5cxpp0+fxhpcQnuji/QgBgHdncrMYP/+/Q1LbGpqqpEXfW/H&#10;jh0Gg2FhYRJaDUvdGThOd43+isH27dtLCAYxQGB59fHxkUkc6SkpKUbe6Ki9NHvaCIPBO3fuSAjt&#10;m181lVFUXuoKgUGY2uwZRBrMa5xFAMaaNWsmcTCtp3P/NaQJps+cOSMMorzuKImDIg5nMIozXCNs&#10;vDmgjz76SJzaMIddu3ZN0nSTHPAgBvV4pUqVYAI2nuFjgNC6Vv+L8RTDNUKn5kAY1G2DOoNmL7yH&#10;YXDVqlU3qlatCr+YLP8xxjNgJ3eNdAax2OsKKPoOQjCsbzfNDHp4eEgI3L5924hjL41+qj/bMTiT&#10;4fonvnz58q8cGBXBOD548ODjiIPBmJgYSTczqANdIC4uDhqykYbBpMcfCYNMxT/55JNZ8fHxd0+e&#10;PJny3HPP7axcuXJgv379QmEM5xeKi0m3bt0OdezYMd7Ly+sqDOpA+fLlk1jy+2BUNxvQHYHfg1Gc&#10;LQbd0tLSUnm6ULdu3boPDpnwxNE9dPCMuO6kafbescbvI4/+jBDl9XIAHDv5PTADu77UqaqahwPZ&#10;U8Bv2Nvbm9asWSOTK0Yf+iZGJ85IuAHyuWDxx3Et4jjUgR64ceNG4zTggw8+oB9++EH8mLDaQMPh&#10;vB0Yrk/Ue/bsweaFkpKSZH8xbNgwWa6QpjOI4wr0QZaOpEOJ1RnESMfch4MfzIM4d0ZfXbJkCU2b&#10;Nk3yWBn8luG6uTg8PDwvBkaRIkXEYorTov3799P8+fNliwmJQJqYeHUGCxQoICMegwTnJJAiGOS+&#10;K3HUA4/ETZs2yZkK9+fsM8iUgydrnyFDhhwoW7bsVl7GDvbo0UP8dgH49PIc+TuniW+WDp5ODsK/&#10;lwfLHi4Tzd3DJo/VL9ioh98Dj8ZsG9yxkW7KQEfGeQfORsxnHniGmm5OQxzpyI8zlOYM5DGXMZ+V&#10;1GO4dlxLRKyra85jHJoL26dlMVVY/3NUVidWsR2m//OJ5in5LSFKEDZtjpC2TFk5rpNSjLNiY/Vg&#10;O87/G6nBSgsIyRKskH8fzUTEyTZAGv5DHuTdPFzpy+lYhFy7ufK/RhkrlFYQCI6GvBpowsImgrdt&#10;PJpsCWnW2VOOiVAGZa2ubrAw/ncOv+yS3vMgCLiFcpL1qsPDka72d2DB68IMHmgjzP/doZ4RWq8Z&#10;Ggxjfbs3NOGNGDGMu1ka0f0U18BlRo4YLnXgbtl9rhN1B2rXv/73hJmxrUFTnEnidM37c085Ax82&#10;ZCBR2kWilFjGiWyCy3Idw4cMEmE2raWInzCEafW7/O8Xpro6fxOcilBoLfqig2Y09psxmSj1LNEf&#10;B+Sokq6GPhrcPk7e/XuJMF9/XhMk3v1fK8yMrR7N9Z43sKun7AkG9u1KdOsw0ZUNtri8nujcErqT&#10;fEpUb6jw2BglXzlHdH4ZUZK/a7i+R97FbNB7L2f2zOXapd9//gKUsd2zJYSHo93hvbSeN3fWOG7Y&#10;LlLPLiAVZ4KnxpOa9JMNNm/eJEPcbAsCYIKRMifHUOr5bXQtIYzUK5u0cmfmkBo/Vf6TPHagS+to&#10;6EDtCljrepkLkPX+wj9PmBTu0UqEF+ZJo/towlvw41jpZeqpyYxJmcDhPJzijw8z0m5ejJEyABzn&#10;UCUACyC24/ou1xlwK1/FnTjUa4NeRIkLaaR3F8kHNcpQjXz+IcLMWF24hSG83poQFvpxTzgXROox&#10;H8JdZ8cYTOr+tprPe/wUOp0Qxz11PveyLXRg1wY6dvSI4fDnCLBjREX+TsHLA418h6P3k7qP69vb&#10;1AE+5I81kUZ7d5S8ZmFar+s/+TlTtR7bQ1Vp87oi5oSFM0cSnZlH6sHPHx6RHUndUZvUiDf5uRtR&#10;wlQaMmSI0SthOOLXOQRMGfHRv1LA4tnyDFOH5Qh/ILk77gT8Ljo+nEYO+FjKtGbe0Qa0xXoz/vEL&#10;MyNEaYoVT+WXvs+TNifR0L5tiE6MZAbrsFA6iTBcxr4W3MhXSD3wCQ0dOtQQog6zg5E9QkNDxZ0V&#10;8R49enAPb6PV9UDUEp6H9dM8ndEWtAlte2zCzFimNMHXAqA+cBIN7PUR0Umeh+wZtPaqbIHLLlk4&#10;Xfx4Iby0tDRDqDCTm238ZgwYMIAOHIDKxAsPerY9Tw8A8cI0iNuCenTVCPD/Su6kPRph8k5gFyod&#10;2ExjeHDXD4h2fmVzhJ0JN1IXFCQ1+AVSf+tCluNjyXJqCmMyWWJHaQ4wjoRnxp0zckwOT7H0m6c4&#10;7XO6evWq0SsxxM0OMjqkF+5p7FBQD0RYDaLAp7lNfaRtUte73BZu88UFShw/w+kaZ2au3/0AsQAH&#10;oLIRbTVGr2zxFkE5FN7i4qSufo3UrV6k/j6cKHqi5lYSG0AUt4wXk9ncyEGkbm5LtLYRqds+4gm/&#10;Q+blK56rVoUEi6BwG+dW8hkuM0hOLHUBmvHcc8/ZCBFDWt3f2rGg7LG5KtHCPA7bcZXbiPp8uc1o&#10;+8Iv5foRDKowrLouyIxgZS4qqvOcxqhlbu6sL56Tg9SlZUhdC+WaF4fIMYZPjoGYH0g9PI2FOJDU&#10;Le0It+4NPwgrrh0PNQQ0YcIEUbixAuMyPfRH2M71/8eNG0dXLsRLHLZ18AakHef3OBLa1uo8Okoa&#10;nlEPgsptRF21K/Ezt33dUPH9+YYBL37nXlTO6MJc5VNUtMpbY3Ldl1lfKv5CK14kdT2GUg+iA6NZ&#10;cNwLTyykK2eiKSIinA4f2M5qzybaE7aKEg9tzvR+AXZ+QUlHw+XiBQS3atUq7qHD5L/zSWdFUA0a&#10;NJATO+iQ107v5Z7bnT9KfwoKCpL/cXUQw/9K0iGiXysTLSvKfDn44A+BX3trbUWb0fYvGyv7+BmH&#10;FxjWhRguU/7E2cp8VHZ0qnaJDTf67kwzvXheXlIDK/BQrssNm0o/LZ5H/ft/Rd27d6FWrZrTe+81&#10;otq1a9Kzz5bmuS6n9Co0GifNrVu3pvXr11NGzI9E62xvAdK2TnJcpPe+eXNnE21mTQDv9C+u5Tk8&#10;Q+ZCPQ+O2XEiFH8ogmh+gUweHxKln9LaeITbijYH9lESWQaBDBiAazBwZucyYVUqUr6Y8s4df+UG&#10;Kj41U/tSEGaKfpfz4HiaNOF7bsQLVLlyRdYbK1GlSuWodOmS3KgCWbZzAHoWGr5mzc9EcGo0CxA4&#10;NE12IrqAxJlM/29pWe29cC5b+xbdj19N33//vZEX53V45/hxvGva2MJGUI5QqpDGE9qGNl5bpNzL&#10;565s5bQgBnY2cOXDhbFsr9IoCMcd3F/ySlmaI51W5aBTfjjPU+R6ZoVntXul2QF2HGj4qZhwWyGe&#10;3y4HnbpgbPzJdMzXrnrS6nqZaX+myCkspgD940n5o342gsvw03oe2hA3KwehTTeDcuBoGVdF4U2F&#10;G5k4TavMcH0udEJYmXBmWM3dXfn01op8t9RfnqJ9PxSg3LkcC8gV4BCWIvpwz+IG/9KIKO0aNWrU&#10;yCTEc9p/9gipQzSXhbCI1ZS1HkZ62sWDUg6nzoMGfk20ojovLArd5KFasZgiPO+dXIDQhqsBBe/l&#10;cpOeB+GNY8AdDVda0Xmyp9r8BRnCLFc6R5erAUWvqpueobAJxShvbu3LQ92AAFxFdHS0zJEtW7YU&#10;hxodbdrwXHgzlmgDC8gZVlbguZJ72aoq9EfyJREg6jwSxfMj/5+8oDRVKakIj+AVPMctKZxauKBb&#10;GPP8xIRnT7owq9eo4N7tfEjFS5ZtVSh0UhlhtGhBhRKhUoRwL3EV64oRhbMalB2sKaTVEcZDnJ9T&#10;NjWk9i096d13GtL+oBZkCa9BcYvLp5QoLJeo4duKYfvEhadcuHAhf3h4OI0ZM8YAnC6uXLkiOpye&#10;hvjdu3fp4MGDRhpuWdxNuUG3TwXjrqiRPmfOHLp//z6tWLFCFgk9XQec5iJ27iD13nW6Hf0dpcXN&#10;l3sv9vl04Eoz8ynvs/9v4sSJuE2s3rhxI3379u3jCxQo8OStOLjarLsq6oBHIC6M616BAOLwDjRf&#10;Hgc+/PBDUlXVuO0OwAsL/pc4MtU9BAHE7Z/hcaOqliy34c2ANw4Eae9Aaq4LwBXr48ePx3Cz3mTg&#10;HDsn2vjYCZfY/xMhomHwb3oYIcJ/6tixY4afKID5LiUlJYsQcWsf++zoyL107EhUFiHi6AHl9Jv8&#10;AGyTcI7lZkGhxoV5qDKPn/4TIWL7Bv8sAEKEOxTUHDQQQsTFKtgKdaBeLDi4LgSTGAQMITgSIj7E&#10;7t275Uo6LED2QoR1aO3atfJuLH64GQ6dknmEbyJ8X+EwlC3XPpcJQsQBOhRmGEPhK9axY0cRIhgE&#10;4wDiEKK/v79Dy4sZyAvfMXsHTLiyRkZG2qRBmHC8xFDEdg/CBh/4GAD20/Hx8TIXIw7ovr3mevBO&#10;nON4eHhE8PMkxnsM172cs0O6EDlqAKoIvjwEq6eBcTDJc6iRhvMSCFh/1pFdIZrT4XV46dIly5Ej&#10;R+7Gxsam7tu3z+Z/9DyUszfy3rt3D+FoBubFbO2PXSYIEX6eHDUAv0249JqFiN5x8+ZNGyHif7hU&#10;2vdMZ0LEPBcVFWWT9iAh8oqczsP5MvNywZkQMXLM6devX0c4jQFfQHidPX7y8fEpdO7cORtGIBSz&#10;WQpo3LgxhHjfXogQ7KRJk2zyOhOiI8CAgfnTXohmYH60F/5fCBG+2E9uTmTKxQ2pzkMmCr0PlhQs&#10;ELg3+vzzz9OIESPo4sWL1L1798Pckw5gYYB3MQDrTXJysgXQ0wDMm9ATV65caaTZY+HChTLXLViw&#10;IHX06NE3cL7iKB+Axezy5cs2aTNnzpShC53UnA5dltv0xIUIglmoIgMutD48ac9i/MRYxs+wfixi&#10;4K5CH8ZnDJxZ/MCYY4UfA4wjnM2Yy5jPWMoIYWxkhDN2MXZbQ+wycEsAdUMlGcgYxZjO0OvNDsAH&#10;jk6h4hRhPBkiolw8/I5iLsSqB8CoGhERIUMEzxjeZ8+elTMT7F7Kli0r8xasM/gf+XBpCWoP4gDm&#10;u+LFM61CGLqwdGMF7ty5s6QFBARIGX1exa7kmWeeMcpA98OowPWdXbt2SRreB6MudE48Y9cCX30Y&#10;g7ds2YIP15CBu5e5GU+G4LPPQ1IYatWqFXl5eYmu16VLF2kcfPjxH3YO+mIDQcBEBcUZz/C9gb6H&#10;uRBzIlxJ4D6vr57ID5UFOilWdeiVSOehLCs/TxfyQerWrSt1QGioGwT9D1OMPsdiW4oQQxohPiwE&#10;i3sBnIa7ejgCqMvI3n297JC9EGvXrk2FChUS5RhCxB0B/AflFkLU1RpcioDiC4MrlHFM9hCcIyFC&#10;wUZv9vPzEyHqF7ihXkGIvXr1kl6H+p0JsWnTplKG51HhSxem7hgAIU6ePPkox/UjgGxfEcgO5UhK&#10;ShqDHQIYwR3DQ4cOqefPn8/AJh+uwRh2uEqFRmM1x5BevHixLA7ID2C4cW9UISggPT1deh4WJ26c&#10;DDsICEYJ1IlFgT/e/e3bt8t7ceaMBYRXXQvqRx2g8ePHy/uwc8FwR9nly5eL8u/r60u8KMo0ge3n&#10;9OnT/zYhgrDPxCXzLxnQ+HGnG7eiJjKwiGDC/pGBxQP/AXocIf4DkA96GrZe+n9mmMsiP/Kh/snW&#10;OP5D+SnWUF+w9LJ6OSxgZn70PBMYuDSKc5RHZsV2hWBCwteDagCTEq7YYuukP5e2ho6A/wCc6aIc&#10;Qkf5zNDrQ/1QjPUyKI80Z3Wg3DNW2POEMugQ0DhcMIcpyr8BKtiaJB+p7r8AAAAASUVORK5CYIJQ&#10;SwMECgAAAAAAAAAhABTBUE3PBQAAzwUAABQAAABkcnMvbWVkaWEvaW1hZ2UxLnBuZ4lQTkcNChoK&#10;AAAADUlIRFIAAAHiAAAAmwgGAAAAvrOYHgAAAAFzUkdCAkDAfcUAAAAJcEhZcwAADsQAAA7EAZUr&#10;DhsAAAAZdEVYdFNvZnR3YXJlAE1pY3Jvc29mdCBPZmZpY2V/7TVxAAAFT0lEQVR42u3dK3IcVxiG&#10;YcNAQcMsIUsw9BIEDbMNrSJQ0NDQ0BvoGvcBgiqxUSZAhobJSK5y2c5cunvO6XN7wFM1TNX6wVvz&#10;6TKvbm5uXgEAefgmAIAQA4AQA0DxtpvNGyEGgEx24/j56e7utRADQAZ/j+PDLoSPQgwAmUK89+92&#10;s3knxACQKcS7cfzSwkTtqABUGeKXGDcwUTsqANWGuIWJ2lEBqDrEtU/UjgpA1SGufaJ2VACqD3HN&#10;E7WjAtBEiGudqB0VgCZC/CKE90IMALlC/C3G10IMAPlC/FjTRO2oALQV4somakcFoL0QVzRROyoA&#10;rYa4ionaUQFoM8SVTNSOCkC7Ia5gonZUAFoPcdETtaMC0HaIC5+oHRWA9kNc8ETtqAD0EuIiJ2pH&#10;BaCPEBc6UTsqAP2EuMCJ2lEB6C3ERU3UjgpAXyEubKJ2VAD6C3FBE7WjAtBriIuYqB0VgD5DXMhE&#10;7agA9BviAiZqRwWg9xBnnagdFYC+Q7y3G8dbIQaATCF+tg3hrRADQKYQv0zUw3AlxACQI8SZJmpH&#10;BUCIM07U3188vx3fbjZvAKBkzxNyyhCvPVF/f/HycCkfDAAqseZELcQAkHGiFmIAOGSliVqIAeCI&#10;NSZqIQaAE1JP1EIMAKcknqiFGADOSDlRCzEATJBqohZiAJgi0UQtxAAwUYqJWogBYIbYE7UQA8Ac&#10;kSdqIQaAmWJO1EIMAAvEmqiFGACWiDRRCzEALBRjohZiALjAcz+FGADyebi/v/9NiAEgk10Ifwkx&#10;AGS0dKIWYgCIY9FELcQAEMmSiVqIASCiuRO1EANAXLMmaiEGgMjmTNRCDAAJTJ2ohRgA0pg0UQsx&#10;ACQyZaIWYgBI6NxELcQAkNbJiVqIASCxUxO1EAPACo5N1EIMAOs4OFELMQCs5NBELcQAsKJfJ2oh&#10;BoB1/TRRCzEArOzHiVqIASDDu2IhBoBMfvw5sRADwIp+/c1pIQaA9fzvb4mFGABWcui/awkxAKzg&#10;2P+bFmIASO/oJzAJMQAkduoziYUYABI69RGIQgwAaR2dpIUYABI7NUkLMQAkdG6SFmIASOfsJC3E&#10;AJDIlElaiAEggamTtBADQHyTJ2khBoDI5kzSQgwAEe3G8XZuhIUYAGII4fFpGK6EGAAy2IbwdkmE&#10;hRgALrR0khZiALjUBZO0EAPAhS6ZpIUYAC5w6SQtxACwVIRJWogBYKEYk7QQA8ACsSZpIQaAuSJO&#10;0kIMADPFnKSFGABmiD1JCzEATJVgkhZiAJgoxSQtxAAwQapJWogB4JyEk7QQA8D5EF+njLAQA8Dx&#10;CL9PHWEhBoDDEX58urt7vWqI/xmGP/Zf/BMAFC2EryuE+HqNCP8UYgCowT6UDy1M0kIMgBBnnKSF&#10;GAAhzjhJCzEAQpxxkhZiAIQ44yQtxAAIccZJWogBEOKMk7QQAyDEGSdpIQZAiDNO0kIMQN8hzjxJ&#10;CzEA/Ya4gElaiAHoOcTZJ2khBqDLEO/G8UNJz+OoAHQT4n2Ev5QySQsxAN2FeLvZvCvteRwVgC5C&#10;vAvhY4nP46gANB/iEidpIQagmxCXOEkLMQBdhLjUSVqIAWg+xCVP0kIMQPMhLnmSFmIAmg5x6ZO0&#10;EAPQbIhrmKSFGIBmQ1zDJC3EADQZ4lomaSEGoLkQ1zRJCzEAzYW4pklaiAFoKsS1TdJCDEAzIa5x&#10;khZiAJoJ8TaEP2t9HkcFoPYQf6r5eRwVgHpDHMLX7TD8LsQAkCHENU/SQgxA7SGuepIWYgDqDXED&#10;k7QQA1BtiFuYpIUYgCrtxvG2pedxVACq8jQMV0IMAETxH/xfmentHxPfAAAAAElFTkSuQmCCUEsD&#10;BBQABgAIAAAAIQA+5t0G4QAAAAsBAAAPAAAAZHJzL2Rvd25yZXYueG1sTI8xT8MwEIV3JP6DdUhs&#10;1CZpmzbEqRAoAwNDG1DXS+wmofE5it02/fe4E4xP9+m977LNZHp21qPrLEl4nglgmmqrOmokfJXF&#10;0wqY80gKe0tawlU72OT3dxmmyl5oq88737BQQi5FCa33Q8q5q1tt0M3soCncDnY06EMcG65GvIRy&#10;0/NIiCU32FFYaHHQb62uj7uTkVCU27LoF9Hn/vu9+Kjw2K1/kquUjw/T6wswryf/B8NNP6hDHpwq&#10;eyLlWB9ylCwCKmEVx8BugFgv58AqCXEyF8DzjP//If8FAAD//wMAUEsBAi0AFAAGAAgAAAAhALGC&#10;Z7YKAQAAEwIAABMAAAAAAAAAAAAAAAAAAAAAAFtDb250ZW50X1R5cGVzXS54bWxQSwECLQAUAAYA&#10;CAAAACEAOP0h/9YAAACUAQAACwAAAAAAAAAAAAAAAAA7AQAAX3JlbHMvLnJlbHNQSwECLQAUAAYA&#10;CAAAACEAnIomZuYFAABWIAAADgAAAAAAAAAAAAAAAAA6AgAAZHJzL2Uyb0RvYy54bWxQSwECLQAU&#10;AAYACAAAACEANydHYcwAAAApAgAAGQAAAAAAAAAAAAAAAABMCAAAZHJzL19yZWxzL2Uyb0RvYy54&#10;bWwucmVsc1BLAQItAAoAAAAAAAAAIQDkkBBF4EEAAOBBAAAUAAAAAAAAAAAAAAAAAE8JAABkcnMv&#10;bWVkaWEvaW1hZ2UzLnBuZ1BLAQItAAoAAAAAAAAAIQDbhiQVvh8AAL4fAAAUAAAAAAAAAAAAAAAA&#10;AGFLAABkcnMvbWVkaWEvaW1hZ2UyLnBuZ1BLAQItAAoAAAAAAAAAIQAUwVBNzwUAAM8FAAAUAAAA&#10;AAAAAAAAAAAAAFFrAABkcnMvbWVkaWEvaW1hZ2UxLnBuZ1BLAQItABQABgAIAAAAIQA+5t0G4QAA&#10;AAsBAAAPAAAAAAAAAAAAAAAAAFJxAABkcnMvZG93bnJldi54bWxQSwUGAAAAAAgACAAAAgAAYHIA&#10;AAAA&#10;">
                <v:shape id="_x0000_s1142" type="#_x0000_t75" style="position:absolute;width:61525;height:18459;visibility:visible;mso-wrap-style:square">
                  <v:fill o:detectmouseclick="t"/>
                  <v:path o:connecttype="none"/>
                </v:shape>
                <v:shape id="Рисунок 14364" o:spid="_x0000_s1143"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G7xgAAAN4AAAAPAAAAZHJzL2Rvd25yZXYueG1sRE/basJA&#10;EH0X+g/LCH3TjdYbqatIoVoq1HrBvo7ZMQlmZ0N2jenfuwWhb3M415nOG1OImiqXW1bQ60YgiBOr&#10;c04VHPbvnQkI55E1FpZJwS85mM+eWlOMtb3xluqdT0UIYRejgsz7MpbSJRkZdF1bEgfubCuDPsAq&#10;lbrCWwg3hexH0UgazDk0ZFjSW0bJZXc1CszP93C/WfbXl83x66TrBU5W40+lntvN4hWEp8b/ix/u&#10;Dx3mD15GA/h7J9wgZ3cAAAD//wMAUEsBAi0AFAAGAAgAAAAhANvh9svuAAAAhQEAABMAAAAAAAAA&#10;AAAAAAAAAAAAAFtDb250ZW50X1R5cGVzXS54bWxQSwECLQAUAAYACAAAACEAWvQsW78AAAAVAQAA&#10;CwAAAAAAAAAAAAAAAAAfAQAAX3JlbHMvLnJlbHNQSwECLQAUAAYACAAAACEAeBDxu8YAAADeAAAA&#10;DwAAAAAAAAAAAAAAAAAHAgAAZHJzL2Rvd25yZXYueG1sUEsFBgAAAAADAAMAtwAAAPoCAAAAAA==&#10;">
                  <v:imagedata r:id="rId18" o:title=""/>
                  <v:path arrowok="t"/>
                  <o:lock v:ext="edit" aspectratio="f"/>
                </v:shape>
                <v:shape id="Блок-схема: альтернативний процес 14365" o:spid="_x0000_s1144"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wxQAAAN4AAAAPAAAAZHJzL2Rvd25yZXYueG1sRE/fS8Mw&#10;EH4f7H8IJ+xtS91mGbXZ0DFBEAWnaB+P5paWNZeSxK7+90YQfLuP7+eVu9F2YiAfWscKrhcZCOLa&#10;6ZaNgve3h/kGRIjIGjvHpOCbAuy200mJhXYXfqXhGI1IIRwKVNDE2BdShrohi2HheuLEnZy3GBP0&#10;RmqPlxRuO7nMslxabDk1NNjTvqH6fPyyCqru8+PknvKX54P292HYrI1ZVUrNrsa7WxCRxvgv/nM/&#10;6jR/vcpv4PeddIPc/gAAAP//AwBQSwECLQAUAAYACAAAACEA2+H2y+4AAACFAQAAEwAAAAAAAAAA&#10;AAAAAAAAAAAAW0NvbnRlbnRfVHlwZXNdLnhtbFBLAQItABQABgAIAAAAIQBa9CxbvwAAABUBAAAL&#10;AAAAAAAAAAAAAAAAAB8BAABfcmVscy8ucmVsc1BLAQItABQABgAIAAAAIQAOYo/wxQAAAN4AAAAP&#10;AAAAAAAAAAAAAAAAAAcCAABkcnMvZG93bnJldi54bWxQSwUGAAAAAAMAAwC3AAAA+QIAAAAA&#10;" fillcolor="#c0504d" strokecolor="#f9f9f9" strokeweight="3pt">
                  <v:textbox>
                    <w:txbxContent>
                      <w:p w14:paraId="7E58AD83"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4366" o:spid="_x0000_s1145"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97xgAAAN4AAAAPAAAAZHJzL2Rvd25yZXYueG1sRE9Na8JA&#10;EL0X/A/LCL2UuonVINE1iCLtqWhaD70N2TEJZmdDdqOxv75bKPQ2j/c5q2wwjbhS52rLCuJJBIK4&#10;sLrmUsHnx/55AcJ5ZI2NZVJwJwfZevSwwlTbGx/pmvtShBB2KSqovG9TKV1RkUE3sS1x4M62M+gD&#10;7EqpO7yFcNPIaRQl0mDNoaHClrYVFZe8Nwpmp3n8dfh+XVgq8vvulL/vd/2TUo/jYbME4Wnw/+I/&#10;95sO82cvSQK/74Qb5PoHAAD//wMAUEsBAi0AFAAGAAgAAAAhANvh9svuAAAAhQEAABMAAAAAAAAA&#10;AAAAAAAAAAAAAFtDb250ZW50X1R5cGVzXS54bWxQSwECLQAUAAYACAAAACEAWvQsW78AAAAVAQAA&#10;CwAAAAAAAAAAAAAAAAAfAQAAX3JlbHMvLnJlbHNQSwECLQAUAAYACAAAACEA7T8fe8YAAADeAAAA&#10;DwAAAAAAAAAAAAAAAAAHAgAAZHJzL2Rvd25yZXYueG1sUEsFBgAAAAADAAMAtwAAAPoCAAAAAA==&#10;">
                  <v:imagedata r:id="rId19" o:title=""/>
                </v:shape>
                <v:shape id="Блок-схема: альтернативний процес 14367" o:spid="_x0000_s1146"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16xAAAAN4AAAAPAAAAZHJzL2Rvd25yZXYueG1sRE9LT8JA&#10;EL6b+B82Y8JNtqKppbCQIijeeIbzpDu0jd3Z0l2g/nvWxITbfPmeM552phYXal1lWcFLPwJBnFtd&#10;caFgv/t8TkA4j6yxtkwKfsnBdPL4MMZU2ytv6LL1hQgh7FJUUHrfpFK6vCSDrm8b4sAdbWvQB9gW&#10;Urd4DeGmloMoiqXBikNDiQ19lJT/bM9GQTY4nIfL7rTQydcsW8dyuJuvvFK9py4bgfDU+bv43/2t&#10;w/y31/gd/t4JN8jJDQAA//8DAFBLAQItABQABgAIAAAAIQDb4fbL7gAAAIUBAAATAAAAAAAAAAAA&#10;AAAAAAAAAABbQ29udGVudF9UeXBlc10ueG1sUEsBAi0AFAAGAAgAAAAhAFr0LFu/AAAAFQEAAAsA&#10;AAAAAAAAAAAAAAAAHwEAAF9yZWxzLy5yZWxzUEsBAi0AFAAGAAgAAAAhAM04jXrEAAAA3gAAAA8A&#10;AAAAAAAAAAAAAAAABwIAAGRycy9kb3ducmV2LnhtbFBLBQYAAAAAAwADALcAAAD4AgAAAAA=&#10;" fillcolor="#9bbb59" strokecolor="#f9f9f9" strokeweight="3pt">
                  <v:textbox>
                    <w:txbxContent>
                      <w:p w14:paraId="7E58AD84" w14:textId="2B0AA440" w:rsidR="0099654D" w:rsidRDefault="0099654D" w:rsidP="0099654D">
                        <w:pPr>
                          <w:pStyle w:val="a3"/>
                          <w:spacing w:before="0" w:beforeAutospacing="0" w:after="160" w:afterAutospacing="0" w:line="256" w:lineRule="auto"/>
                          <w:jc w:val="center"/>
                        </w:pPr>
                        <w:r>
                          <w:rPr>
                            <w:rFonts w:eastAsia="Times New Roman"/>
                            <w:sz w:val="16"/>
                            <w:szCs w:val="16"/>
                          </w:rPr>
                          <w:t xml:space="preserve">Create Region </w:t>
                        </w:r>
                        <w:del w:id="119" w:author="Bohdan Benetskyi" w:date="2017-02-22T11:11:00Z">
                          <w:r w:rsidDel="00957975">
                            <w:rPr>
                              <w:rFonts w:eastAsia="Times New Roman"/>
                              <w:sz w:val="16"/>
                              <w:szCs w:val="16"/>
                            </w:rPr>
                            <w:delText>Report</w:delText>
                          </w:r>
                        </w:del>
                        <w:ins w:id="120" w:author="Bohdan Benetskyi" w:date="2017-02-22T11:11:00Z">
                          <w:r w:rsidR="00957975">
                            <w:rPr>
                              <w:rFonts w:eastAsia="Times New Roman"/>
                              <w:sz w:val="16"/>
                              <w:szCs w:val="16"/>
                            </w:rPr>
                            <w:t>Worksheet</w:t>
                          </w:r>
                        </w:ins>
                      </w:p>
                    </w:txbxContent>
                  </v:textbox>
                </v:shape>
                <v:shape id="Блок-схема: альтернативний процес 15360" o:spid="_x0000_s1147"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6xwAAAN4AAAAPAAAAZHJzL2Rvd25yZXYueG1sRI9PawJB&#10;DMXvhX6HIQUvpc6qVZato4gieipoi+ewk/3T7mTWnVHXb28Ohd4S8vLe+82XvWvUlbpQezYwGiag&#10;iHNvay4NfH9t31JQISJbbDyTgTsFWC6en+aYWX/jA12PsVRiwiFDA1WMbaZ1yCtyGIa+JZZb4TuH&#10;Udau1LbDm5i7Ro+TZKYd1iwJFba0rij/PV6cAf55LYrdqj19nsbpezJBTC+bszGDl371ASpSH//F&#10;f997K/Wnk5kACI7MoBcPAAAA//8DAFBLAQItABQABgAIAAAAIQDb4fbL7gAAAIUBAAATAAAAAAAA&#10;AAAAAAAAAAAAAABbQ29udGVudF9UeXBlc10ueG1sUEsBAi0AFAAGAAgAAAAhAFr0LFu/AAAAFQEA&#10;AAsAAAAAAAAAAAAAAAAAHwEAAF9yZWxzLy5yZWxzUEsBAi0AFAAGAAgAAAAhAFOs5brHAAAA3gAA&#10;AA8AAAAAAAAAAAAAAAAABwIAAGRycy9kb3ducmV2LnhtbFBLBQYAAAAAAwADALcAAAD7AgAAAAA=&#10;" fillcolor="#8064a2" strokecolor="#f9f9f9" strokeweight="3pt">
                  <v:textbox>
                    <w:txbxContent>
                      <w:p w14:paraId="7E58AD85"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61" o:spid="_x0000_s1148"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cQxAAAAN4AAAAPAAAAZHJzL2Rvd25yZXYueG1sRE9La8JA&#10;EL4L/odlhF5ENyoGia6SFgo9VPAR8Dpmp0lodjbsbjX9926h4G0+vudsdr1pxY2cbywrmE0TEMSl&#10;1Q1XCorz+2QFwgdkja1lUvBLHnbb4WCDmbZ3PtLtFCoRQ9hnqKAOocuk9GVNBv3UdsSR+7LOYIjQ&#10;VVI7vMdw08p5kqTSYMOxocaO3moqv08/RoHbv44Xl6I6nq/zA+ap+8yxKJV6GfX5GkSgPjzF/+4P&#10;HecvF+kM/t6JN8jtAwAA//8DAFBLAQItABQABgAIAAAAIQDb4fbL7gAAAIUBAAATAAAAAAAAAAAA&#10;AAAAAAAAAABbQ29udGVudF9UeXBlc10ueG1sUEsBAi0AFAAGAAgAAAAhAFr0LFu/AAAAFQEAAAsA&#10;AAAAAAAAAAAAAAAAHwEAAF9yZWxzLy5yZWxzUEsBAi0AFAAGAAgAAAAhANXRlxDEAAAA3gAAAA8A&#10;AAAAAAAAAAAAAAAABwIAAGRycy9kb3ducmV2LnhtbFBLBQYAAAAAAwADALcAAAD4AgAAAAA=&#10;" fillcolor="#4f81bd" strokecolor="#f9f9f9" strokeweight="3pt">
                  <v:textbox>
                    <w:txbxContent>
                      <w:p w14:paraId="7E58AD86" w14:textId="77777777" w:rsidR="0099654D" w:rsidRDefault="0099654D" w:rsidP="0099654D">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66" o:spid="_x0000_s1149"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TNwwAAAN4AAAAPAAAAZHJzL2Rvd25yZXYueG1sRE89a8Mw&#10;EN0L/Q/iCt0auQ01wY0SQkuC1zrO0O2wrpaxdTKWarv59VEgkO0e7/PW29l2YqTBN44VvC4SEMSV&#10;0w3XCsrj/mUFwgdkjZ1jUvBPHrabx4c1ZtpN/E1jEWoRQ9hnqMCE0GdS+sqQRb9wPXHkft1gMUQ4&#10;1FIPOMVw28m3JEmlxYZjg8GePg1VbfFnFRRU71zZHtq+OU8/p1Hmyy+TK/X8NO8+QASaw118c+c6&#10;zn9fpilc34k3yM0FAAD//wMAUEsBAi0AFAAGAAgAAAAhANvh9svuAAAAhQEAABMAAAAAAAAAAAAA&#10;AAAAAAAAAFtDb250ZW50X1R5cGVzXS54bWxQSwECLQAUAAYACAAAACEAWvQsW78AAAAVAQAACwAA&#10;AAAAAAAAAAAAAAAfAQAAX3JlbHMvLnJlbHNQSwECLQAUAAYACAAAACEAP3MEzcMAAADeAAAADwAA&#10;AAAAAAAAAAAAAAAHAgAAZHJzL2Rvd25yZXYueG1sUEsFBgAAAAADAAMAtwAAAPcCAAAAAA==&#10;">
                  <v:imagedata r:id="rId27" o:title=""/>
                  <v:path arrowok="t"/>
                </v:shape>
                <v:shape id="Рисунок 15367" o:spid="_x0000_s1150"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vcMxAAAAN4AAAAPAAAAZHJzL2Rvd25yZXYueG1sRE9NawIx&#10;EL0X/A9hhF6kZq10K1ujWKHgQQ+u0vOwme6GbiZLEnXbX28Ewds83ufMl71txZl8MI4VTMYZCOLK&#10;acO1guPh62UGIkRkja1jUvBHAZaLwdMcC+0uvKdzGWuRQjgUqKCJsSukDFVDFsPYdcSJ+3HeYkzQ&#10;11J7vKRw28rXLMulRcOpocGO1g1Vv+XJKtC708jvzL81s28ut/lx/ZmNSqWeh/3qA0SkPj7Ed/dG&#10;p/lv0/wdbu+kG+TiCgAA//8DAFBLAQItABQABgAIAAAAIQDb4fbL7gAAAIUBAAATAAAAAAAAAAAA&#10;AAAAAAAAAABbQ29udGVudF9UeXBlc10ueG1sUEsBAi0AFAAGAAgAAAAhAFr0LFu/AAAAFQEAAAsA&#10;AAAAAAAAAAAAAAAAHwEAAF9yZWxzLy5yZWxzUEsBAi0AFAAGAAgAAAAhAFzC9wzEAAAA3gAAAA8A&#10;AAAAAAAAAAAAAAAABwIAAGRycy9kb3ducmV2LnhtbFBLBQYAAAAAAwADALcAAAD4AgAAAAA=&#10;">
                  <v:imagedata r:id="rId27" o:title=""/>
                </v:shape>
                <v:shape id="Рисунок 171" o:spid="_x0000_s1151"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HwwAAANwAAAAPAAAAZHJzL2Rvd25yZXYueG1sRE89a8Mw&#10;EN0L+Q/iAllCIjtDGpwoITEUOtRD3dD5sK62qHUykhK7/fVVodDtHu/zDqfJ9uJOPhjHCvJ1BoK4&#10;cdpwq+D69rTagQgRWWPvmBR8UYDTcfZwwEK7kV/pXsdWpBAOBSroYhwKKUPTkcWwdgNx4j6ctxgT&#10;9K3UHscUbnu5ybKttGg4NXQ4UNlR81nfrAJd3Za+Mt/W7N65ftley0u2rJVazKfzHkSkKf6L/9zP&#10;Os1/zOH3mXSBPP4AAAD//wMAUEsBAi0AFAAGAAgAAAAhANvh9svuAAAAhQEAABMAAAAAAAAAAAAA&#10;AAAAAAAAAFtDb250ZW50X1R5cGVzXS54bWxQSwECLQAUAAYACAAAACEAWvQsW78AAAAVAQAACwAA&#10;AAAAAAAAAAAAAAAfAQAAX3JlbHMvLnJlbHNQSwECLQAUAAYACAAAACEAfpATB8MAAADcAAAADwAA&#10;AAAAAAAAAAAAAAAHAgAAZHJzL2Rvd25yZXYueG1sUEsFBgAAAAADAAMAtwAAAPcCAAAAAA==&#10;">
                  <v:imagedata r:id="rId27" o:title=""/>
                </v:shape>
                <w10:wrap type="topAndBottom" anchorx="page" anchory="page"/>
                <w10:anchorlock/>
              </v:group>
            </w:pict>
          </mc:Fallback>
        </mc:AlternateContent>
      </w:r>
    </w:p>
    <w:p w14:paraId="7E58ACEB" w14:textId="77777777" w:rsidR="0099654D" w:rsidRDefault="002F7F5B" w:rsidP="002F7F5B">
      <w:pPr>
        <w:pStyle w:val="2"/>
        <w:jc w:val="center"/>
        <w:rPr>
          <w:lang w:eastAsia="en-GB"/>
        </w:rPr>
      </w:pPr>
      <w:bookmarkStart w:id="119" w:name="_Toc472769317"/>
      <w:r>
        <w:rPr>
          <w:lang w:eastAsia="en-GB"/>
        </w:rPr>
        <w:t>Create Pie Chart</w:t>
      </w:r>
      <w:bookmarkEnd w:id="119"/>
    </w:p>
    <w:p w14:paraId="7E58ACEC" w14:textId="77777777" w:rsidR="002F7F5B" w:rsidRDefault="002F7F5B" w:rsidP="002F7F5B">
      <w:pPr>
        <w:rPr>
          <w:lang w:eastAsia="en-GB"/>
        </w:rPr>
      </w:pPr>
    </w:p>
    <w:p w14:paraId="7E58ACED" w14:textId="77777777" w:rsidR="002F7F5B" w:rsidRDefault="002F7F5B" w:rsidP="002F7F5B">
      <w:pPr>
        <w:rPr>
          <w:lang w:eastAsia="en-GB"/>
        </w:rPr>
      </w:pPr>
      <w:r>
        <w:rPr>
          <w:lang w:eastAsia="en-GB"/>
        </w:rPr>
        <w:t xml:space="preserve">Creation of Pie Chart is </w:t>
      </w:r>
      <w:r w:rsidR="00FF3559">
        <w:rPr>
          <w:lang w:eastAsia="en-GB"/>
        </w:rPr>
        <w:t>similar to creating a</w:t>
      </w:r>
      <w:r>
        <w:rPr>
          <w:lang w:eastAsia="en-GB"/>
        </w:rPr>
        <w:t xml:space="preserve"> Bar Chart. </w:t>
      </w:r>
    </w:p>
    <w:p w14:paraId="7E58ACEE" w14:textId="77777777" w:rsidR="002F7F5B" w:rsidRDefault="002F7F5B" w:rsidP="002F7F5B">
      <w:pPr>
        <w:rPr>
          <w:lang w:eastAsia="en-GB"/>
        </w:rPr>
      </w:pPr>
    </w:p>
    <w:p w14:paraId="7E58ACEF" w14:textId="77777777" w:rsidR="009A4243" w:rsidRDefault="009A4243">
      <w:pPr>
        <w:jc w:val="center"/>
        <w:rPr>
          <w:lang w:eastAsia="en-GB"/>
        </w:rPr>
        <w:pPrChange w:id="120" w:author="Bohdan Benetskyi" w:date="2017-02-22T16:59:00Z">
          <w:pPr/>
        </w:pPrChange>
      </w:pPr>
      <w:r w:rsidRPr="009A4243">
        <w:rPr>
          <w:lang w:eastAsia="en-GB"/>
        </w:rPr>
        <w:t xml:space="preserve">We can duplicate steps 1-4 of the previous paragraph or simply duplicate the </w:t>
      </w:r>
      <w:r>
        <w:rPr>
          <w:lang w:eastAsia="en-GB"/>
        </w:rPr>
        <w:t>worksheet</w:t>
      </w:r>
      <w:r w:rsidRPr="009A4243">
        <w:rPr>
          <w:lang w:eastAsia="en-GB"/>
        </w:rPr>
        <w:t>:</w:t>
      </w:r>
      <w:r w:rsidR="0069620C">
        <w:rPr>
          <w:lang w:eastAsia="en-GB"/>
        </w:rPr>
        <w:pict w14:anchorId="7E58AD3F">
          <v:shape id="_x0000_i1037" type="#_x0000_t75" style="width:167.6pt;height:203.9pt">
            <v:imagedata r:id="rId45" o:title="2017-01-18 00_12_12-Tableau - Book2 - Tableau license expires in 7 days"/>
          </v:shape>
        </w:pict>
      </w:r>
    </w:p>
    <w:p w14:paraId="7E58ACF0" w14:textId="77777777" w:rsidR="009A4243" w:rsidRDefault="009A4243" w:rsidP="002F7F5B">
      <w:pPr>
        <w:rPr>
          <w:lang w:eastAsia="en-GB"/>
        </w:rPr>
      </w:pPr>
    </w:p>
    <w:p w14:paraId="7E58ACF1" w14:textId="77777777" w:rsidR="009A4243" w:rsidRDefault="00FF3559" w:rsidP="002F7F5B">
      <w:pPr>
        <w:rPr>
          <w:lang w:eastAsia="en-GB"/>
        </w:rPr>
      </w:pPr>
      <w:r>
        <w:rPr>
          <w:lang w:eastAsia="en-GB"/>
        </w:rPr>
        <w:t>The n</w:t>
      </w:r>
      <w:r w:rsidR="009A4243">
        <w:rPr>
          <w:lang w:eastAsia="en-GB"/>
        </w:rPr>
        <w:t xml:space="preserve">ext step is to convert result view from </w:t>
      </w:r>
      <w:r w:rsidR="009A4243">
        <w:rPr>
          <w:b/>
          <w:lang w:eastAsia="en-GB"/>
        </w:rPr>
        <w:t xml:space="preserve">Bar </w:t>
      </w:r>
      <w:r w:rsidR="009A4243">
        <w:rPr>
          <w:lang w:eastAsia="en-GB"/>
        </w:rPr>
        <w:t xml:space="preserve">into </w:t>
      </w:r>
      <w:r w:rsidR="009A4243">
        <w:rPr>
          <w:b/>
          <w:lang w:eastAsia="en-GB"/>
        </w:rPr>
        <w:t>Pie:</w:t>
      </w:r>
    </w:p>
    <w:p w14:paraId="7E58ACF2" w14:textId="54BFFCF4" w:rsidR="009A4243" w:rsidRDefault="00A912AC">
      <w:pPr>
        <w:jc w:val="center"/>
        <w:rPr>
          <w:lang w:eastAsia="en-GB"/>
        </w:rPr>
        <w:pPrChange w:id="121" w:author="Bohdan Benetskyi" w:date="2017-02-22T16:58:00Z">
          <w:pPr/>
        </w:pPrChange>
      </w:pPr>
      <w:ins w:id="122" w:author="Bohdan Benetskyi" w:date="2017-02-22T16:58:00Z">
        <w:r>
          <w:rPr>
            <w:lang w:val="uk-UA" w:eastAsia="en-GB"/>
          </w:rPr>
          <w:t>і</w:t>
        </w:r>
      </w:ins>
      <w:r w:rsidR="0069620C">
        <w:rPr>
          <w:lang w:eastAsia="en-GB"/>
        </w:rPr>
        <w:pict w14:anchorId="7E58AD40">
          <v:shape id="_x0000_i1038" type="#_x0000_t75" style="width:125.55pt;height:162.45pt">
            <v:imagedata r:id="rId46" o:title="2017-01-18 00_12_28-Create First Dashboard"/>
          </v:shape>
        </w:pict>
      </w:r>
    </w:p>
    <w:p w14:paraId="7E58ACF3" w14:textId="77777777" w:rsidR="004B15C4" w:rsidRPr="009A4243" w:rsidRDefault="004B15C4" w:rsidP="002F7F5B">
      <w:pPr>
        <w:rPr>
          <w:lang w:eastAsia="en-GB"/>
        </w:rPr>
      </w:pPr>
      <w:r w:rsidRPr="00445D7C">
        <w:rPr>
          <w:noProof/>
          <w:lang w:val="en-GB" w:eastAsia="en-GB"/>
        </w:rPr>
        <mc:AlternateContent>
          <mc:Choice Requires="wpc">
            <w:drawing>
              <wp:anchor distT="0" distB="0" distL="114300" distR="114300" simplePos="0" relativeHeight="251702272" behindDoc="0" locked="1" layoutInCell="1" allowOverlap="1" wp14:anchorId="7E58AD41" wp14:editId="7E58AD42">
                <wp:simplePos x="0" y="0"/>
                <wp:positionH relativeFrom="page">
                  <wp:posOffset>809625</wp:posOffset>
                </wp:positionH>
                <wp:positionV relativeFrom="page">
                  <wp:posOffset>528955</wp:posOffset>
                </wp:positionV>
                <wp:extent cx="6152515" cy="1845945"/>
                <wp:effectExtent l="0" t="0" r="635" b="1905"/>
                <wp:wrapTopAndBottom/>
                <wp:docPr id="15379" name="Полотно 15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69" name="Рисунок 15369"/>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5370" name="Блок-схема: альтернативний процес 15370"/>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7"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71" name="Рисунок 15371"/>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5372" name="Блок-схема: альтернативний процес 15372"/>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8" w14:textId="431779FE"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23" w:author="Bohdan Benetskyi" w:date="2017-02-22T11:11:00Z">
                                <w:r w:rsidDel="00957975">
                                  <w:rPr>
                                    <w:rFonts w:eastAsia="Times New Roman"/>
                                    <w:sz w:val="16"/>
                                    <w:szCs w:val="16"/>
                                  </w:rPr>
                                  <w:delText>Report</w:delText>
                                </w:r>
                              </w:del>
                              <w:ins w:id="124"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73" name="Блок-схема: альтернативний процес 15373"/>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9"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74" name="Блок-схема: альтернативний процес 15374"/>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A"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76" name="Рисунок 15376"/>
                          <pic:cNvPicPr>
                            <a:picLocks noChangeAspect="1"/>
                          </pic:cNvPicPr>
                        </pic:nvPicPr>
                        <pic:blipFill>
                          <a:blip r:embed="rId26"/>
                          <a:stretch>
                            <a:fillRect/>
                          </a:stretch>
                        </pic:blipFill>
                        <pic:spPr>
                          <a:xfrm>
                            <a:off x="352426" y="75225"/>
                            <a:ext cx="485480" cy="476250"/>
                          </a:xfrm>
                          <a:prstGeom prst="rect">
                            <a:avLst/>
                          </a:prstGeom>
                        </pic:spPr>
                      </pic:pic>
                      <pic:pic xmlns:pic="http://schemas.openxmlformats.org/drawingml/2006/picture">
                        <pic:nvPicPr>
                          <pic:cNvPr id="15377" name="Рисунок 15377"/>
                          <pic:cNvPicPr/>
                        </pic:nvPicPr>
                        <pic:blipFill>
                          <a:blip r:embed="rId26"/>
                          <a:stretch>
                            <a:fillRect/>
                          </a:stretch>
                        </pic:blipFill>
                        <pic:spPr>
                          <a:xfrm>
                            <a:off x="1494450" y="75225"/>
                            <a:ext cx="485140" cy="476250"/>
                          </a:xfrm>
                          <a:prstGeom prst="rect">
                            <a:avLst/>
                          </a:prstGeom>
                        </pic:spPr>
                      </pic:pic>
                      <pic:pic xmlns:pic="http://schemas.openxmlformats.org/drawingml/2006/picture">
                        <pic:nvPicPr>
                          <pic:cNvPr id="15378" name="Рисунок 15378"/>
                          <pic:cNvPicPr/>
                        </pic:nvPicPr>
                        <pic:blipFill>
                          <a:blip r:embed="rId26"/>
                          <a:stretch>
                            <a:fillRect/>
                          </a:stretch>
                        </pic:blipFill>
                        <pic:spPr>
                          <a:xfrm>
                            <a:off x="2570775" y="82550"/>
                            <a:ext cx="485140" cy="476250"/>
                          </a:xfrm>
                          <a:prstGeom prst="rect">
                            <a:avLst/>
                          </a:prstGeom>
                        </pic:spPr>
                      </pic:pic>
                    </wpc:wpc>
                  </a:graphicData>
                </a:graphic>
              </wp:anchor>
            </w:drawing>
          </mc:Choice>
          <mc:Fallback>
            <w:pict>
              <v:group w14:anchorId="7E58AD41" id="Полотно 15379" o:spid="_x0000_s1152" editas="canvas" style="position:absolute;margin-left:63.75pt;margin-top:41.65pt;width:484.45pt;height:145.35pt;z-index:251702272;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4jy2gUAAFogAAAOAAAAZHJzL2Uyb0RvYy54bWzsWt1u2zYUvh+wdxB0&#10;71qSKUs26hSO0wwFgi5oOvSalqlYqCRqJB07GwasG7ar3ewN9gjFgALdunWvoLzRziFFx85Pk23p&#10;khZOEJsUycPDj985hzzK/QeLIneOmJAZLweuf89zHVYmfJKVhwP3i6e7rdh1pKLlhOa8ZAP3mEn3&#10;wdann9yfV30W8CnPJ0w4IKSU/Xk1cKdKVf12WyZTVlB5j1eshMaUi4IqqIrD9kTQOUgv8nbged32&#10;nItJJXjCpISnO6bR3dLy05Ql6vM0lUw5+cAF3ZT+FPpzjJ/trfu0fyhoNc2SRg36L7QoaFbCpEtR&#10;O1RRZyayc6KKLBFc8lTdS3jR5mmaJUyvAVbje2dWM6LlEZV6MQmgYxWE0g3KHR8CBiCyP4fNYFCu&#10;sqQPfw0aUDo32dW7AqPUTDC3EVJcS0ZBxfNZ1QJgKqqycZZn6lhvMiCASpVH+1myL0wleXy0L5xs&#10;AqQLO92e65S0AH7Vv9SvT16cfF//Wb+tf3dMW7MoHGIEUFzgHk+eS2hqo+zTNl1dm2qcZ9Vulue4&#10;v1huFgUsupqtZod3eDIrWKkMZQXLYX28lNOskq4j+qwYM1iIeDTxNYnYQu1JhdNBydDo6yAeel4v&#10;2G6NQm/UIl70sDXskagVeQ8j4pHYH/mjb3C0T/ozyWBxNN+pMstpn5zT9kIqNtZl2KhZ7RxRbTuI&#10;lFbIfmsV4RFCgrpKJZhKplhMAa0nYHtmzLJBQ3uKJuIuK9xQ2l+kosBvwMtZaPM8XpongpDAw64f&#10;BqEfuk4CbX5Mwh4J0YBBBzu8ElJ9xnjhYAEQBR00ovQItDVdbZdm440CWjPQBy0BHJG0ewy16+GG&#10;bugiEz6Y0oqBCih2jbIReKOGsj/Xb5CsLeDtD/Wr+o/6Zd+pX9ZvTn46+a5+dfItcPkllF7Xv0Lp&#10;df2bU/8FD9+e/AiNL5DiIAvW1kxxAIg2tUvA7ZEgAhQBxDD0CRShu6Eaoux7XhgT0A5RjjqAuZZ+&#10;OchpzuejKRVqmCsmSqrYvvHHlyMPZOF5NrFGJcXheJQLw7SRF3pkp9nXtW556cwHbicGDbXotcY1&#10;Gbs9/D0vAxaRl7DxCJUBR5fUcc4Qgrx8wlLwKYBCYGbAMMSWqtEkASM2NiqndMKMxqEHP3YyO0LT&#10;UgtEycYgGtmNANvTCLGyDUmb/npfdBRbKtYs/V2DmR2hZ+alWg4uspKLi1aWw6qamU1/C5KBBlFS&#10;i/FC+9uwi13x0ZhPjsEJCw6mBoSRVbKbgd3tUan2qYA4Cg/hbACtUy6+cp05xNmBK7+cUQwN+aMS&#10;jKvnEySb0hUSRsA2R6y2jFdbylkx4uCOfD2bLmJ/ldtiKnjxDGxxiLNCEy0TmHvgJkrYykiZ+A+H&#10;ioQNh7qbiTl75QGGVrM/6CeeLp5RUTXORIEfesytQdP+GZ9i+iLkJR/OFE8z7XBOcWogBefyQcbY&#10;CDC/LMZCG1BiNY4imbB+W4HU2O8mkHZCEnQC4+2b064Np2EYx+C3tJ9vysYFfIDBNFhy878H08C6&#10;N4jXVwdT3489vwE4jDw4oeDwuxNOe9vb2+EFoRCj3SacQojAzdLXzfNx3pjD+w6nkeXbJpyuHNH/&#10;UTjFIPu/HNo7N+hnOnbfr+VngqAb9uyx/Q76mdjrkqF2nXDIXjuZb/yMvtDeup+JLd82fubO+xly&#10;g36G2H2/lp/pQDYhtn7GnBDv1HmG7Mb+9iY9gPm1VJ8z7WXf5C3uwHlGHzZPr72b9ED/NJWAO/aR&#10;pge6S5d1LgUf6YzRanoAcYC6TsE7JYf0YXnIhrKCfC3mX/Dgvd79VpMJ+qR2swnuThiQACDDHGsY&#10;nL00kjgkcXM1J1E3CG168eau5ggv/H1Ib3mi6B0U07eoVc5YDt1WBuo9kMYnPUKAC5ezxreJ+w1r&#10;7LvBCN5AX5q31Gfij5w1AaSlouZEFweh8SWnCSrwNe+bNfC+Rb+/Bq++9oZ8tQ7l1X8J2Po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5JAQReBBAADg&#10;QQAAFAAAAGRycy9tZWRpYS9pbWFnZTMucG5niVBORw0KGgoAAAANSUhEUgAAAQcAAAECCAYAAADz&#10;ZhIUAAAAAXNSR0IArs4c6QAAAAlwSFlzAAAOxAAADsQBlSsOGwAAABl0RVh0U29mdHdhcmUATWlj&#10;cm9zb2Z0IE9mZmljZX/tNXEAAEFgSURBVHhe7V0HeBXFFj5JSCchJPTepUtvAoL4sGMDpEsRBAVB&#10;EFCeClaw0JFuASv6VESxPFGRTihSRJr0TkhII+Wmvf/s3QAPU3bm3iS7e2f85ksw5+zO/DP3v1NO&#10;KfbSSy+RKgoBhYC5EHjxxRdD0KJqqNVRa6LWQa2EWha1OKo3aiLqJdQTqIdRD+g/j7388ssOV3tU&#10;zNUHKH2FgELAdQRABv54SjPUzqhtURuiVkX1Enx6GuQP4Xnr8PNb1N9AFCmCz9DEFTnIoKZ0FAJu&#10;QgAf4hZ41P2o96DejMorAleKL5Qb6HUEfu7GO97Dz+UgiViRBytyEEFLySoE3IAAPqwReEw31L6o&#10;txbwlzQTzmzUMXjvm/i5FCSRbqQbihyMoKRkFAJuQAAfzsp4zEDUR1H5HKEwC59dLEDthXaMAUHs&#10;yu/lihzyQ0j9XSHgIgI6KfASfzAqHygWZeGVylq0aSwIgrcbuRZFDkU5TOrdtkYAH8By6OATqMNR&#10;S5uosyXQlnfRvgogiFdza5ciBxONmGqKPRDAhy4APXkMdRxqNRP36hW01Q8E8WJObVTkYOKRU02z&#10;HgL4sN2FVk9BbWWR1r+ANp8BQSy6sb2KHCwygqqZ5kYAH7AaaOFk1AHmbmmOrZuN9u8BQWy+/q+K&#10;HCw4kqrJ5kEAHyo2UnoS9QXUMuZpmVBL2ABrFvrS4XrLSkUOQhgqYYXANQTwYWqCf7HtwL8KCpfY&#10;lAt0LuE4HY/dS1FXjlJc6hVKSoujrKxMCvANpTD/ECoXUpvqRDSnqiXqkY+3n2xTeBv0NOob2Q9Q&#10;5CALpdLzWARACvy54Q/S86ih7gbiGIhg9/nfaN/FdXQ8bj8lgCDSM9kq2kHe3r7k7eWjvTITBJGR&#10;6YB9tT/5+vhThZA61Kri3XR7jQEUEVRRplmj0Dc2kopmZUUOMhAqHY9FAB8e9nmYhdrFnSAkOmJp&#10;8+lVtOHEf+hIzE5KTr+MD7wfBfgEUbBfEAjAi7JyeSHva7Lw34UrB2jFvu3085Gl9EDdsXTvTbzb&#10;ESrMKL1Q31HkIISbEvZ0BEAMw4DBNNSS7sLiXMIR+vnoh7Tp5Jd0EdsG/2L+FOgbjC1DaWwdrtFB&#10;bsTA7XD+DesHEElgseLkyLhCS3aOof1RW+ipNovxzECR5j6Kfi7E6iFDrRxEYFOyHokAGwuh49P1&#10;b1W3YHAm/hB9d2g+bT71FSU4orE6CKHwoGuEcD0xiLyQtxrFvP2pdHBF2nhqBaVnOWjCLR/hLIL9&#10;sQyVxpCqhnpEkYMhvJSQpyIAYrgDfZ+PyleVLpeY5HO06sBc+vXYchwsXqYQ/zAqGegkBVlCyKlR&#10;/KxSwRVoy+mvaSXe93D9sUbbzjcXfDipyMEoYkrOsxAAKfCp3yRUtl1wngC6UBwZKbT60CLUdygm&#10;+RSVCAinsAIgheubyAQRFhiBFco86ly9N4UHljfagw4Q/FStHIzCpeQ8BgEQAwdZ4UM5jrHgctl6&#10;+lv6fN9UOnZ5FxX3L4HtQ1m3rxRya6QvthjRSWdpy6lv6O467OJhqNRjKUUOhrBSQp6CgG7+zK7N&#10;TBAulQtXTtAne16hjSdXkF8xP5BCmUIjheyG8+qBbz32X4pU5ODSaCplj0YAxDABALzmji/Nn/5+&#10;D9eKr1N8yllsIdghE1eR190+FCbQfrCBuHDlMOwiMq7aSOTzfg5Go1YOhTlI6l3mRACkwC7MvFro&#10;7WoLzyb8Te/unEB/nPsRh42wYAx0rhayLxxdfb6cvjel48yDbSEMFk1QbSsMoqXE7IkAiIGv7t5H&#10;5eCuLpUf/36fPt07mZJxC1EUW4jcGp+ZlU7F/coZXTXwY7QwcoocXJoOStnKCIAYHkb7F6OGu9IP&#10;vp5csuMZ7dowFKuF0IBSmu+DGQpbVjrSk6lqWH3NytJgOanIwSBSSsx+CIAY+JqSzxdcKltwE/Hu&#10;znEUm3KOIvhqEk8zCzE4O8YtKkaNynJ0OMPloCIHw1gpQbsgAFIIQl/4mnKgK31Ky3DQR3tegt3C&#10;HJg7B+LQMaLIDhzz6kcKVg0VQ+tTk3KcDsNw2aLIwTBWStAOCIAYqqEfH6K2d6U/Z+IP07zIEXTw&#10;0ibNyMgbNlJFdRORVz+8vLzoSlo89a89lPx8hPwrIhU5uDJDlK6lEAAxtEODP0ZlgpAu6058Tu/t&#10;HE8p6XFwiy6D60G+AzB8CyD9XlFFJoaE1MtUN6IddanRX0Sd3bX3KHIQgUzJWhYBEAMnj+EYicGy&#10;ncjITKflu1+EKfJcCvYNgqVjmEYMZi3p2PZ4ewXQ0OYz4YglFABmHTwyoxQ5mHVkVbvchgCIYSIe&#10;xm7W0uXilZPYRjxBey+sgX8CR4LzNuU24loHsxAxKppGtFxENcI54ZVQ4dWVVtRVphBuStgqCIAU&#10;2Ed5FirnjZAuuxCRaf624biNOIttRDkTGDTl3RXeTkQnXaS76oyirjUHivZ7LxS+V+QgCpuStwwC&#10;IAa2W1iGeq8rjeZ4Cx9iK+GL1Lah/ua8jbi+f0wMMckXqXWlh2hI06uhIEUgmIEtRbIiBxHIlKxl&#10;ENBDxH+EBnMae6nC15SLdoylX4++q7lW+3j5mnwbAc8NL2+6nHyBGpTuTE+3WYI2C3uZc1h6xu1q&#10;UdsKqemjlMyIAIihNdrFe2bpJLVRV07RnK1D6c+Lv+vnC874jGYu3iCG2NSLVLNkc5rY/kOEhWNT&#10;DqHigPS4G7NvK3IQwlAJmxUBEMOdOjFIm0IfiIqkmVuGYGl+TD9fMIcJdF6Y84ohNiWKKoc2oEkd&#10;/wMfCqnuz74xoQ2/U5GDWWe7apdhBEAMfJG/BJVDnEmVtcc/oaU7xlEmpWErYR7fiPyIIY6JoUR9&#10;er7jSgoLkErgvRXvmJLTexQ5SE0lpWQWBEAM49EWTiwjXT778w36Yt8r+NYtTgHexU1/vsAd1bYS&#10;KRepWlhjrBhWUkk5YriIRw3CqiFJkYP09FGKZkQAxMBH8hygRapwXMfFO57GweMymEGHw3qhmOnP&#10;F7ij2YePfMbwXMcvsWKQysLHWXIGgxj25waeWjlITSulVJQI6MFf2eJxiGw7LuNbd8amQbQvig2b&#10;YL+AB5n94DF7xRCDW4k6EW3puQ6fa1eskmUMiGF1XrqKHCSRVWpFgwCIoTjezDYMD8m24HT8QXpz&#10;46PIQblPi8hsRqepnPrmzXYMMHBqWLYLPdv+E3iDhshC8BqIgcPt51kUOeSHkPq7aRAAMfCJ26eo&#10;Qv7H13dgz4XfaNaWwcgZEYvleCkt36QVCniBLoEYmpe/h8bfskzmujK7m3NBDJzjM9+iyCFfiJSA&#10;GRDQjZs+R1uay7ZnHfJQLtj2BAyEMnH4WMJSxBCTFEVtKnWnp9sugfu19KUM3+iMNoqfIgejSCm5&#10;IkMAxNAAL/8KtY5sI745OI+W73oepBAIc+ggy2wlOH1udNIl6lC1H41ps0AkDuSNUH2AFQPn+jRc&#10;FDkYhkoJFgUCIIYWOjFUln3/B7uepW8OzNK2ET5e1riRyO5rdHIU3V5jGD3RchZuKQzHgPwHMeB/&#10;PCaKnyIHUcSUfKEhAGLohJetQJW6q0vPTKN5W0fS7yc+wMEjH1fw97C5TaGvgYsVA24l7qk9GjEZ&#10;XDLjeA/PHIpVg/DhiiKHQpvq6kUiCIAY2KOSQ7qFiehlyyYhPNr0TY/RznPfIfCr86rSKiULdprs&#10;RPVA3WdoYJPXXWn2YpDC47IPUOQgi5zSKzAEQAw98XC+rgyQecllhIp/Y0NvOhyznUrpodxknlMU&#10;Onx7cjnlAvWsP4n6NJ7iShMWgBhcimWhyMEV+JWu2xEAMQzCQ9nAiYO1CBcO/vrGhp50PvEwthKl&#10;LXMj4UyXlw6T6Gjq1/hV6l5f2vCTMZsFYnhaGLwbFBQ5uIqg0ncbAiCGJ/GwuahSJ2+HonfQWxv7&#10;I7DqGSSWsRIxEEgsDaHd4mgQgrR0u+kpVzCdBmJ4zpUHZOsqcnAHiuoZLiMAYhiLh0yXfdCeC7/T&#10;25sGUnpmPIK/hpsssUzuveIsVOkghoTUBC0Y7F21hspCwHpTQAwvufKA63UVObgLSfUcaQRczT4V&#10;eWY1zdg8GFGWsygIJsXmyjiVDzFkOijRcQXBYOfiyvJRaQyh+CyIQSo2XG4vVeTgynAoXZcRADHw&#10;N92Lsg/67dhHsHocSQHF/GE5aCXjJi9Ky0xF0plUeqLVfLqtOkfPly6jQAzzpLVzUVTk4G5E1fMM&#10;IwBimMrfeIYVbhD8/vBCJJgZp5lCc24Gq9gw8FaCiSEpzUGjWi2iW6v1kIUgA4psw8BZwt1eFDm4&#10;HVL1QCMIgBjehtw4I7I5yXyxbwbS3T+vB4C1jtXjNWJIo6daL4JZdHdZCFKhyIFa2BGtQIoihwKB&#10;VT00LwRADHPw91GyKH24+2X6av80KokALV4WCdDCfXUSQwpWDBkghsUgBmmvc47c1B/EwP4mBVYU&#10;ORQYtOrBNyIAUuArSs5wPUIWnSU7JtL3h+eCGCLwUUNCCYvYPmYTQzKIYTRCx7ev8oAsBAlQfATE&#10;8IPsA4zqKXIwipSScwcCC/EQIc/A6186P/Ip+unIYs3qUdIUwh19EH4GE4MDK4bkdCaGxa4QQwxe&#10;3hPE8ItwIyQUFDlIgKZUxBBwNawbX03ORcr7X48tp9JBZS2yVnBilL1iSMGK4em2S6ld5fvFwLsm&#10;zcTwIIhhnewDRPUUOYgipuSFEAAx8Nqfg4ywWbRwyczKoFmwYVh/cgVWDCAGC3lQXTt8TKfRrZe4&#10;Qgyc9fohEMMGYQBdUFDk4AJ4SjVvBPQVw1JIDZTBiqNDz9w8gLacXgnPygqWCdBybcWQSsm4rmRi&#10;aF/1QRkIWOesTgycX6JQiyKHQoXbc14GYuC5xcQgZfaXkp4IP4m+9Me5H5F9ymrEQLiVcNAVRwqN&#10;wnVle/lbiTPArxtWDDuLYuYocigK1G3+Tn0r8S66OUCmq0lpCfCs7IV8lb9QuEYMwnFKZF7rJh0v&#10;yoCvBJtEj2y1AAZO7H0uVU5B634Qwx9S2m5QUuTgBhDVI64hoK8Y+IxBihgSHZdp2vretP/SOi1s&#10;vFWiQzsR8HJ6V6bE0XD4SnSu3kd2apzUVwy7ZR/gDj1FDu5AUT1DQ0BfMUhvJeJTo+n19Y/Q39Gb&#10;tbBu1iIGWFzg8DQu9TINaT6dutaUOn9lGE1BDNwQRQ7qg+0WBK67lZA6Y2BieHVdDzoasxWp6awV&#10;i4EB1EK7IYJT/5tfR9xHaRuvE/qKYY9bBsXFhyhycBFApa6tGNjycTHqYBk8YpIv0tT1Pel47HZY&#10;Ppax3IqBqeEy+tCzwfP0UL1nZCBgHSaG+3DGsFf2Ae7WU+TgbkQ97Hk6MbDlo1TeSv5Qvba+B52K&#10;3YnQ8dZbMTAxRCPhzP31JlDvRtKe56eBHx8+moYY1LbCwz7IBdRd9pWQMomOST5Pr/7ek07F/2Gp&#10;1HTZOPJyKTr5EnWtNZwGNXlFFl6+ruQVQ5EePubUeLVykB1SpcfbidmAQWqDHYMI0UwMpxN2WZMY&#10;kGAmGrkrORPViBYzZGfDeSg+AGLYJfuAgtRT5FCQ6Nr42SCGt9A9qUionELeSQy7qQRSyFvtVsLL&#10;y1s7Y2hZsRusH9+RzUR1Cfixr8R2s04TRQ5mHRkTtwvE8BqaJ3Xypm0lcCtxOn4XArUwMVjIWQKd&#10;ZmKIA7nVK9WexrZ9l3y8pSLoR+NR7CuxxcTDrK4yzTw4ZmybHvNxkkzbYlOicPiIFQOIIdSSxOBF&#10;fOVaOawxjW//EeJWBsvAwPEY2O16vYxyYeqolUNhom3xd4EY/o0uSB3JX07BrQRWDCdjLXr4iDOG&#10;JEc8lQqsQc91+BLbIan0nVeAHwdq+dUKU0GRgxVGyQRtBDFwCqZXZZqiWT6ue4ROxO6w5HUlu16n&#10;pCWSf7Fwmtj+E8SUqCgDgwNKHNqtwCM4yTQuJx1FDu5C0sbPATGMRvekciIwMfCK4XjsNssSQ2pG&#10;Ms5GfOiZW5ZT1bD6MiPNByuPgRi+llEuKh1FDkWFvEXeC2IYjqbOkmluYlqc5itxBCbRJS1oEs2O&#10;VJyNKiU9iSbc8hk1KN1OBgbWGQli4IzhliqKHCw1XIXbWBBDf7yRjZyES1JaPL3BTlQxm6hkgPWc&#10;qLjDWZRB8fCwHNHyHVxb3iOMga7AmajmyyoXpZ4ih6JE38TvBjFwIAKOycBh3oSKA8vwNzfC7Tpq&#10;HVYM1iQGzfox6RL1ajSZ/lVTypeMMZvq7hR1QgPhorAiBxcBtKM6iOE+9OsDVOFL/DSEdnsTgVr2&#10;XFgDt+sKljNw4vH0ws1ETNI5ugvelb0aSifkmg9ikLryNcucUuRglpEwSTtADLejKR+jBoo2KSMr&#10;naYj5uNOhHazXgQnZ2+92foR164tK95PwxCXQbJ8Aj3ppD2S73S7miIHt0Nq3QeCGG5B61eghoj2&#10;gqNEz9w0kCJPrwIxlLdYaDdnbzXrx5RoqlaiJTJSLcW/fURhYPmfUIdg1WCl2HY59lORg8zw21AH&#10;xNAM3eL0auGi3eMEtnO2DKONp75AMFgmBmuZRDuJgY2c4rAVqgxbhg8p2C9UFAaW34baB8SQIqNs&#10;Nh1FDmYbkSJoD4iBL+/5Dl7K7G9e5JP0+4mPED7eosTAGalwiOrj7U8T2MgpuLLMKByCUg8QAyef&#10;sUVR5GCLYZTvBIihBrRXoVaRecrC7WPpl6PvgxjKYf1gvRUD95nPSpIcDnoG/hI1St4sA8M5KD0M&#10;YuBoTrYpihxsM5TiHQExVNJXDDXFtYne2/lv+unwQmwlSsuom0Qni2IRsGVo8znURs6Wgf0leoEY&#10;/jRJh9zWDEUOboPSWg8CMZRCi/+D2lim5R/teYW+PTQTh4/8GLYKsF7hc4bopAt0701P0d11pIJZ&#10;8aHjoMLMX1mYKCtyKEy0TfIuEENxNOUL1NYyTfp833T68q9pOLyLsCwxaFeWCNjSuuLDNLDpVBkY&#10;WGcMiIFxtGVR5GDLYc29UyCGAPyV7Rg6yXR91YF36NO9L8AkmolB2HhS5pVu1+EVAzuEVUVchlFt&#10;FpCP3JXlNBDDXLc3zkQPVORgosEo6KbokaLZJLqbzLt+PLyYlu0eD2II120ArHcAqblfpydTkG9Z&#10;RHLClaWv1JUlGzlZ2vrRyPgrcjCCkn1kFqArUjna1p34jJbuHEOh/iVBDDxtrEcMPIzpWQ5Ky0ij&#10;Ce2WUsXQWjIj+xuUhmLVYE0ABHqsyEEALCuLYtXA8Rgel+nDllPf0tytw2EYVAJLcF/LXlkyocWl&#10;xMIsehY1LnerDBQHoNQXxJAko2w1HUUOVhsxifbq4d04kpNw2XX+N5q9dSgFFgsgXxgJWdWWIftm&#10;4p46o+FQJXUzwcZNHOKNbRo8oihysPkwgxieQBelwrv9FbWF3towgIp5Z5JfsSBLmkXz8PLNRGzK&#10;JWpSrisNbsqBs4VLKjQ4xJspclgKt15SQZGDJHBWUAMx9EM7pU7Uj8Tsges11L2Syd+nuGWJgQ8g&#10;r6TFUpngmvRUm6UgCqkpPxbE8L0VxtydbZRCyp0NUM8qGARADPfiyUv4i1P0DWfiD9G0DY+QIzMG&#10;p/qhliUG7ndaJr70s/xwM/EeblmkXEdmWjWSk+i43yivyMFVBE2oD2LoiGZ9iso2DUIlKukk4j4+&#10;RAmOc1Tcr6QlXa+vdTgT/UigUS2XUs1wdjoVLiuhMV5YyyYKihxsMpDZ3QAxNMHvHJOBrSCFChsG&#10;TUPSmaik47iyLG1pYnAeQEbRg3XHUecavYRw0IV34SdHjM6QUbaDjiIHO4yi3gcQQ3X8yv4S5US7&#10;lZyWQG9s6Esn4/YhTZ21icEbxHAZ2bWalLuT+jZ+SRQKlr+I2g/EwGnrPLYocrDJ0IMYmBA4JoOw&#10;h6UjI5Xe2jSYDlxaD3+JMpaM+5g9jM4DyEQqFVSNRrdZhBgNwlM8Hc8aDGLYZ5OpId0NYeSk36QU&#10;CwwBEAPbAH+OKhyMgKM2zd4ygnadX215YtDyTGQ6KCvTG2He3kUSnbIymE8EMayWUbSbjiIHi48o&#10;iMEPXWBHqg4yXXln20jadOoTxGQoa+lbCe47O47HpV6moc1mUv3SbWTgWApimCGjaEcdRQ7WH9XF&#10;6AJfWwqXZbsm0Zqji5EctgKIQVjdVArOcPLnqUuNIYjNwEm6hMsGaIwR1rKxgiIHCw8uVg1voflS&#10;GVe+3j+DVu6f7owUbWEMtBUDiCExNQ4h3lojotPbMr05DaUBWDVwVCdVdAQUOVh0KoAYJqLpz8g0&#10;/79HPqAPd09GNqoyWIpbM4rTtX57wcsyhXx9gmABuQjWnMLpNtg0mg8gj8lgaWcdRQ4WHF0Qw1A0&#10;e5pM09ef+IqW7BhLoQGhWp4G6xcYOqUm0Oi271OVEnVlusO5LH+WUbS7jiIHi40wiOEhNFkqMevO&#10;c2toXuTjFOjrR8Us7XrtHDR2qLqEc4b7bhpDt1bl1J7CZRmIYZawlocoKHKw0ECDGPhG4gNU4XE7&#10;HLOdZm7uR35I4uTnHWBZ1+vs4coO9Va31K3Uv/HLMqO4HUpPyih6io7wJPMUYMzWTxBDI7RJKlXd&#10;2YTDmvVjRlYaHKlCLH9lyZeWDpwzBBQLgz3DPJw3COf7ZcvHgeoAMu9ZrsjBbCyQQ3tADFXxv79E&#10;LS/a3EtJZ+j1db0p0XEBjlRhNiAGRiCTrjji4Wn5EZUPkQr1NkJZQOY/k9xKDpjEfMJVEZUnczV9&#10;MpfET7bgY2MdPhrn02G+MrqMytF1zqKeQb3A1ZMdXXIaLmDK+HH489r5D+f/S1xJi4PrdV+6eOUQ&#10;/CXCYRZt9UtLnkCwZ0BI+buRa+KWKnz8IlzetHM4eWE08lBwmRwweTlGeXvUTqgtUG9CFY1bzolH&#10;41CP4nnH8XMX6l7UPRhIJg6PLMDCHx3/CLWlKADpmWk0Y9MAOh4bqZkRZ2ZZPunzVXuG2uFt6NGb&#10;XxGFhOV/QX1eRtETdaTJAROXJyxHGuIw59VcBI/jDnBlY/i2qL3150XhPRzUczPqWtSdIAteYXhK&#10;WYiO3i3T2XmRw2nnuR/hgFTBFsTAGKRlOBCyLpCebP0O4lnyQlSo8JfMEMyfNCEtDxYWJgd8WPnD&#10;y8Y396Pi7LtACydh5Mqn9Bwg9Tzevwk/16CuR91n1xDh6Oeb6N9AGXSX7phAa499DGIobxti4MjR&#10;8amx9ETL+bBn4KTgQoU9LYdhrtgq0a0QAhLChskBk7UUnj8FlcObG9aTaFNeKuyWzBtNrhwefAfa&#10;9R1+fo+B/9PN7yqyx6FPT+PlUhGIPt/3Nq0+PA+OVGUsf12ZPQBsrBWTdJE6VetH/6opxZeveWIM&#10;SFcnsKEPOSbr7XjRPFQ+TzBLCUJDeEXB9SW0kbcenEqeieKQWRop2g70g8MWSXkGroFZ9Gd72Sw6&#10;HI+wulm0Ezk+gExOi6cKIXVpSDNeTAmXH6EhdUAh/CabKeRLDpiso9BndvDhwzGzFj6v6KzXl9Fm&#10;zkrEJ/w/gigumbXRN7ZLJ+H3ZNobefo7WrxjFMK7lcDHiYfV+jcTjENGVjqCxGbRiFaztatYwcLn&#10;DI+rGzBB1HTxPMkBk5VNz16Qe3SRaYXgzXxIyvUk+vANfn6GCcJnFaYtaGcTNI5vJoQ9h/66uBmJ&#10;Z4ZRgG8QDuz8bLOd8AbNRSdfoj6NJ1OD0nwhJlT4eobPGU4KaSnhqwjkSg6YrC9akBhuHNoq+B+8&#10;8hmJ7qzDz2Woq8wWGxBtq4R28UpHOHTRybiD9ObGAVBNg2l0sE2MnJxu2HEpMdS4bBd6qJ6U8yln&#10;wfa4XBPu5LYcyQGTlQ8dpSJzurNxbnwWb8A5OSJXXk2wteGHmDx/uPEdUo9CW0pAkUO8CZv6RSed&#10;ReKZRygl4xKW3CVsQwwMJLthB/qG04iWc7EaEjaP5i+CKVIDopRyXzlgsnJ8LakDMYvgyqsJvg14&#10;En39AT8/QF1dFPffeD/Pel7N8PWwUElCtOg3N/ami0l/UwmEkbeDkVM2AMzk8QjeMrLVmzCPriGE&#10;C4TZ6pa3E8qeQRS5G+T/b+WAycq5DtgdmG8CpAsnWz2fcBxmu0eRozCW4h3RlJp+BamXvKmYTwAO&#10;zcLxTVccP0shqGlFLeiIj1yaMuk2QpGtaNhWg+su9H0pfn6OSRXlykMFdefo7xdS40O6mZuH0t/w&#10;tGTs7EQMHFY+JjmKOlR5BCHfeLskXEZhDA8KaymFfyBw47aCv1GbyuL0V9Qm2nrmO4Q430QXEs9R&#10;ErImZcCeXwsqoh+e41/4Lwu++OkgihB4CZaisMBQKhNUh6qF3URVSzREuK/GVCq4SmFGKWqCPvNV&#10;7TMgCT4UXI4JdlgWByN6eA+b8UoFO1y4fRxtP/uN05bBBmbR2Xhp15bpSVpY+cHN+IJMuHCA2E+E&#10;tZRCjghcJQdMVk6IMlYGp70X1tF//npDI4WMLAf5IyOzH9K18wpBu27PyeEH3xA8sTOQj/FCwkU6&#10;HXeAIk+ngDQCKBirigoh9al2eBNqXK4L1Qpv7nxWwZdqeAV/aJ8AHuwevaQgziXw7MF4ttTd+8d7&#10;JtOaIwspIrCc5YPC3jicWfC2TE5LpdGtZ8AfhA1jhcpfkJYyHBN6iwcJX79yGI1+h4n0nT/cyxCL&#10;cPWhOfhQZ2m5FfmUmXMhcOHtRa7X7ZqMF/R8ccrOFf/yY+fNLBBGBh27vI0ORq+n7w7Nxzdkdaod&#10;0ZSale9Kjcq0p9JYVRRwYSYagToYH+SV+DkfJMGHXC4XPO8OPIR9JoTLD4eXgITf1LYS9rBiuAYB&#10;R3WKRlSnO2uPoJYVGSKh4oD0cIxRrJCWEs4TAY0cMGEr4EcfEazSMlNo+qaBtPnUSnyLldJSmzMZ&#10;ZBODyLOyZbN1vb18cFJdHAcfbLJAOI2/QNvOrMS7/oPYh2WoTngLEMVdSHd2G5Utzt7hBVbY8OsR&#10;rsCILe3eQeXDS6nPpm7LwDkmhI/fN59aRe/+MUFzvQalFliHi+LBWpYqxGeoFNpANqrTKxgT9rVR&#10;xY0IZK8c+FDO8DqOD8Bm4UBsy6mvqDS8/jRSKIDvsuxnFvPyx6rEX1uVcEaj3Rf+SzvO/kAhfqWp&#10;fpl21L5KD2pSvgsFFhPOHSsC5Z0Q5roWH/K5+LkSE9KwHzR0KkOHtyrszi5U/rq4geZuHYrzmQBb&#10;xH68sfPYXGJcM2hYi5nal4Jg+RXyUwV1lLgBBK4nBwPiTpGv98+i9SdWUJlgJzEUVuGVhQ9WFcG+&#10;MBH288L2w4GDuVW05fRKrCBqUauKd1Pbyg/STRHC4Q9EutAJwlw34QPPtw1fgyR4WZtrgRwvgT5F&#10;rSPyIpY9l3AEK7RHQYzpOMdBiLdCxFu0rTLyTPiXk6LpgXoTqGEZ4aRdHDDoSWUeLYN8/jrFMHHL&#10;QMzwp+lM/CGQw1s4ByhVpBOViYK3HyE458AnB2HQzuN8Yg799PdS3HY0oQ5Ve1DrSt2opFy+xPyR&#10;I2oHIa7bdZJYkRNJ4G98JLsE9RYjD71eJhaZoqeu74PEsNFU3L+krW4muJ9MDLydqF6yKT3SkD3y&#10;hQvnteR4H6oUAAK8cmiIavgqYPXhRZSSHofgnuZwCdbWLSAKX9yOhPlzVOVMHGbuwM3JBvoKh3ct&#10;K95HneHqWyuiWQHApz2So18tR2UT7dn4ybYSHD8gu/CdHJ9bCJUU2IW8DbPoc4n7cc4QYTtiYDAy&#10;Ya+RAaeqoc2nIxmNsGnNF8CZSVeVAkKAyYGjGhsq8anRtO30amegUhMub51t8nIeZuLmIzUjkX78&#10;eyH9isAnDUp3hFFNX2pe4Q7cjAj7NhnBpxWE+LBxNEhiFn7+B/Ux1HFGlG+Umb/tSfrr0q847LVP&#10;JKfr++jMbRlN3es/S3VLCSe9PcU4y+CqdIwjwORg+Ct1Hw7GLqecxR10uCnJ4fpu8zUreyiWxO0G&#10;ryb+jFqDg8wfqXJoPepYrTdWE33xjcw7KrcXJgk2xGGbEeGQRdya5bte1M502JbBTtaP2Ujz7UQS&#10;thM1SjanHg04q59weRqrhnPCWkpBCAEmB8MT+HD0dnzQrGWynr2aCPbl9G9eMOk+Rst3T4JtxkLt&#10;lqNLjUdxhSYc2NkIyLzdEC6rDs7HmQ4nuC1twrWZcHdyVHDeTmTRY83exiqOQ3EIlfdBDOw4p0oB&#10;I8DkwO7Chsq5xJMwefY3/aoht87wISZbbwZg2+HIiKdVB2ciBf1yalHhLuqK8GP1Sgv7PxnCzahQ&#10;5Jlv6cNdE2FOztHo7RHJ6ca+O28nonA78QzwFt5OHMHzlBWk0QnlohyTA8/EfAsv02NTQA6waLR6&#10;ubrlCIQ3Y2Y6bTj1iWZg1bDsrXRXrWE4l2BzhsItBy9tpzlbkMfSL0hzQjPjmY6riGjbCYR8qxrW&#10;lHo1FI4QzwdKT5ktFoermJhZn8nBUPg3Xgo6cMAH4rdN4ZWEF65DS/jhNgDnEnsv/EK7z6/BN1pH&#10;uhtmvG0q3VMofb2QeJze2tgP5wsOCvAp7pKVaaE0WPIlMIxHnIYsOFW9IbOdWKCCt0gCL6nG5MDX&#10;bvnGkvRGFHo/nxK2yJp0I1bZ5xJsM8G/H47eSG9fXAd/jtZatOMOVbojH6MhDhUeBv4mfXtTf0pw&#10;nIVzWYQtDyAZFG07kRxNd9QaAf+YjqI4sYes1cIVivbRdPJMChyAlUO+51nY7bpKWCM6FLNZN1Mu&#10;PMvI/Nrmrr9nL+WD+PAS0R5OxO2kdyI34fByLib147jh6ONWkuC4DLO3DKOjsMsID7RHVqrcxoLt&#10;NsoE16A+jaS2E2OwauAgLqoUIgJMDmxhli85cJvaVe4Gd+F3tXgM9qOG/0ednUbZV4OzUl9I/JsW&#10;bnuCfji8mO6pM4I6Vu0psyz+x7C+u/NZ2nr6G8SusDcxsKdtcloSMmJP0zx3BctCtZ0QRMxN4kwO&#10;HJW5k5HnNS7biVrD4nDLmS9xB2+nbEq59955wxGs3XBEJR2m+dtGYCUxHyuJIUiy0geWosFGoPuH&#10;zKqDc0A2c2GGXta2Zwzcad5OxCKCdPsqfeD7cq8oVrydEF5qiL5EyeeMAJPDBqPg8GnzYzB1PZt4&#10;jM7E79ECctjRSCcnPDSSQHTnAKwmopKO0OLtT8H6cjHdW2cUthu9yUcgCOpm5JhYvusFPaCJjU54&#10;cwDOgUCxof4VkPiWsxwIl3FqOyGMmdsUmBy2o0ajGnIlDofV3uROXyPqcW86FL0ZgUfs/c13I9JO&#10;koCtRFAwXYJB1fzIx6/bbvTQrDLzKoejd9C8rcM192u7Xllm95+/TBIRKHZ4i9dh1FVedNJ+AGL4&#10;VlRJybsPgWIcUBW+AD/jkZyGzVBhT8cXO31DMzcNgsv0ahym2S8yUX5AXNtuBNP5xAM4uGSSWEjd&#10;bnpK8wjNqVxKOoObib7YRiSRHw49XQmMk1/7ivrvTAzxjhhqhDB/XWsNEm0O+05I2VWLvkjJ545A&#10;9hUme7ex56DhNW5gsRCa2OEzmr15OK078TH2zhwrxrC6bcaEDy753IGdvc4m/IUgOINAEouoW93R&#10;sJO472o/UxA4dfqmwfBNOUehfvBNsVFg2JwGMyMrDSujQBrc9A2ZeTEBX1oXbTNJLNoRjRwwEL9i&#10;9cBLOE4hZ7jwsnhsu6X4YITQf48swgqCdyb2CmFmFAxeBfB5BJPEsdgdcLfuq1lc9qg/AUZV7Wgh&#10;zigOXlqvRYy2+zlNdraqRxpMRjTxBkYhzJb7EvPxM1ElJe9+BK43fpqEx9+GKhyna0RLZ3ivlQfe&#10;pvCAUs5Q9B5aeCWRbSfBMSVeXx+JD0g92Ez8CfLkA1x7XwI7s2Inwvu1ET1Yb4zoLGBbBqmoL6Iv&#10;UvL5I3CVHMDW+7B6eBYqnL9BuAxs8gq+OYPo8z9f1oKTcMBZu2R6FgaDew4OYE9Qtgg5CWLgrYe9&#10;acGJEvc3NT2F+t88RcYWZDLm4VEZvJWO+xH4P7NpDMw7IAiODCWVbKVXw+fwIQiEZ+FziBIdjj2n&#10;rweYS+U9KPxNynYSnlA0mwaEtrsF2apaVLhbtMu/Q2GBqJKSLzgEcvKpeAqv461FP5nXPlB3DJyH&#10;AmjpH2OpuG9JLQmq/e0pZZCyn05aRirGvDT1ayxs05AMNNimIcN+qFi3R/8gBwxQGlYPj6JLCaic&#10;2EW43Fl7uBb3YcG2URTiH6qHUxd+jFKwEAK8akiATcPgZjOQdMhwiJDsHs7CvNthoe56RFNz9MbU&#10;8zFwSrg4oMDnEMLl9hqDsGoIwP0/G/wEaQFg1QpCGEZLKGSHfauFlAB3wqxcsLBvzzRBHSVeCAjk&#10;6aoNknhOJwippCGdYFbMmbXnbh2GgK9I86QIohCGtPBfwbEwHBkZ2E68pG0jBct4zLN4QR0lXggI&#10;5BvHAQM3TScIvsUQvqPsWO0R3Fx402wtY5MiiEIY00J9hdOxKgqeqv2JHfMEy2eYX98J6ijxQkIg&#10;X3LgdmAAF+gE8S7+KRwRtD3MiTPxn7aC8PXCCsJPbTEKaYAL+jXaIaR/OerbeLLoq9im4d+iSkq+&#10;8BAwRA46QXwCgkjE7x+hOjPcCpSOVdk6OwtxEodSMHJKOJefnnDzLwCSxUTZ2C0hNZYGNX0elp+c&#10;i1movK5sGoTwKnRhw+SgE8QqEMTD+P1z1DDR1nas2gshydPgyTgctxhh2G4oghDF0CzyzkPIOKoZ&#10;3pzuqj1UtFnboMDJiFUxMQJC5KATxM8gCM7KzRmdDGfmzsbgtur9EWQ0BfEQRsFQqpTHW1KaeG7k&#10;2TTNEjLDQX2wncjPTf2GB7EtAztW5Zl82Kq42KndwuSgE8Q6EAQ7aa1ELSsKyB21hmJipdAHf4zX&#10;Ap54si+GKHZmkNccqxAstk2lh6lpuX+JNulDEMNaUSUlX/gISJGDThBbQBAc92sVqnAkj243jUJC&#10;3mT6dO9kzSHJE929C3+43fPGDGwN/X1L4BBSOCB0FFrwkntaoZ5S0AhIk4NOEJx+noMWMEEIn0j1&#10;bDBB8+D7+sBbVAoEgSwSBd1f9XwXEXBeXV5GjstJVCGklujTpmLVcFxUSckXDQIukYNOEDtAEJz9&#10;he+rK4p249EmL1NyegL9hChKHOtA3V+IIli48qkIWlO+eE26Hys/wcLm0fMFdZR4ESLgMjnoBLFL&#10;P4PgFYQwQTzeYgbSpMXRhhOfavkblJl1Ec6IPF7NNxRXHAk0pNksXEeXEGlkJoSfxaohVURJyRYt&#10;Am4hB50gduq3GLyCMJQHI7vrPOlGt15EiY5LtOf8zwhaa8/U80U71K69XQsW64ilBmU60a1Ve4s+&#10;bAWIYY2okpIvWgTcRg7XbTH4mpNDzpUR6RqHdh/bdhlNWdsNwVF2I5w5x1lUmwwRDAtSlv0nMmE9&#10;36fRZC0XhUBh794pAvJK1CQIuJUcdIKI1A2leIshlN6IsyFNuOUTmvxbNwQNOaEtXe0eiNUk8yDP&#10;ZjiDuEQjZ2gfxMNsI9rkmVg1HBJVUvJFj4DbyUEniA0giO74/WvUUJFulgmuTM92+BgEcTfCjSVq&#10;iWTUGYQIgu6XZavWwGKhuKEQDu/IGaumu79F6omFgUCBkINOEBzRmqNJsSVl3plebuhp1RL16ek2&#10;79LUdT1gQZkKCzzOcK22GIUxIW58BxuoxcPg6cF6E2WuLjkmpHLHLoqBc8M7C4wcdIL4FgQxGL8v&#10;RxVy974ZyVAebzmf5iFZTGhAMS0uhCqFj4ADV5elg2uCHJ4WfflvUFghqqTkzYNAgZKDThAfgyDC&#10;8LtwVOvO1XshL+UpWFG+gMS9fMWpSmEioIV+w9Vl78avITs2D6Hhkg7JF/WIYoaVlKC5EChwctAJ&#10;gqNa89nD66Ld79lgPF1I/Jt+O7Zcy0ht97wPovgUpHxyWgLVLNmMboeznGD5CMSwQVBHiZsMgUIh&#10;B50gpoIg2IlCeH36eIs5IIgzdDD6d+TEKKVuMAphEvGqIQX5Jx6u/wz5IliwQImFrHD4aYHnK9FC&#10;QqDQyEEniLEgCLZ/6CvSPz9MznFIu/fvX27HldpZLaOUusEQQVBM1mnwdJkawuCpbWU2WxEqs7Fq&#10;OCakoYRNiUChkoOOAEcG4RVEVxFE2GqSjaQmr72P0jJTVbBaEfAEZTWDpywv6tXweWgKGTxxtqo5&#10;gq9T4iZFoNDJAd8qyfoV58/A5GYRXGpFNKcRLefSjM39Kcw/QsWBEAHPoGx2Etw2lbrD4KmtQa2r&#10;YtMwvhwbUhUbIFDo5MCYYQJF6VaUa/FPoQwo7as8TKfiDtCKfa9SKRxQKhNr987CzMwM5LgsLmPw&#10;tBMtWebe1qinFSUCRUIOOkEcAUGwB88PqEKZvXs1nASC2E+RZ79CJCm4eSsfDLfMoWwz6a41h1EV&#10;ZAYXLHx1qUK/CYJmZvEiIwedINjMehh+54jWhq2ceBKPaDWHTq75i6KTjl/NZm1moK3QtvRMB+wZ&#10;IuiBemNEm/sDiGG1qJKSNzcCRUoOOkF8CoKoht+FbCBC/MI1E+sXf7tTO6AUDHJq7lEpgtYx4cYn&#10;x9BD9Z+lssE8HIZLGiTV1aVhuKwjWOTkoBME20DUwe8DRaCrGd6UHkPgEU6WUzKQHUCFTtZFXmV7&#10;WY4IHhFUlbrdNFK0r59j1bBFVEnJmx8BU5CDDtOT+FkDtaMIbJ2r96YjMTtp9eG5mNzllYGUCHi6&#10;bHaG7H43T0QcjVIiT0iC8KsiCkrWOgiYhhzw7ZOE1cOjgO531CoiEA5o8godubybjl7egmQ5KkiM&#10;CHYs60AU8HIhtZEhm33khMoijBtnyVbFhgiYhhwYW45MDIIYgF+/Rw0yirefTwCNbrOInl1zmzbR&#10;+d/KgtIYepzkOAGZqx5pOBmWp0JxITnM/NvG3qKkrIiAqchBJ4jfQRBj8ftCEUDLFa9Ow5rPpukb&#10;+5JvIKfZM3z5IfIa28mmIKBOpdD61KUGc7JQmQcyPyukoYQthYDpyEEniEUgCLaeHCGCZrvK3ehg&#10;nSfp20OztPOHzCwOeqxKbgjwWUOi4woNaDKGAooJmZqcwjMXKGTtjYApyUGHfBx+NkJtLzIE/W5+&#10;iQ7FbMf5wzYKQUxKtb3IHb3ktCtUHS7ZnasJR5PmuJC8rVDFxgiYlhx0HwwOJLAR1XA2LXYvfrLV&#10;Apq0pgvsH1L0EHM2HkHJrvGqITn9Cq4unwBGvA0zXP6G5BLD0krQsgiYlhwYUf2A8nH8uhLVxyjK&#10;lUJr0+Bm02jOlsdg/yCcCNzoaywsB2LQArk0JfZVESxvYFwSBXWUuAURMDU56ATxHc4f+C59sgi+&#10;nar1ob0X19HaY8uQRUslybkeOzYVS05Lom51R4uurPZAlU3dVfEABExPDvoYvIKfLVHvFhmTwU3f&#10;oEOXIik6+TgFIbS6On9wopeUFk91ItrRLZU5e4BQeROrhhQhDSVsWQQsQQ6YkBm6gxafP1Q1inYw&#10;7u1HtJynZdHKyEpHmHvDOxOjr7CcnBb+LcOBVcMo4CF03csu2V9YrsOqwdIIWIIcuHcgiDMgCD5/&#10;+A7VcLvrl25HD9V7hlb8OQXxH9T1prZqCG9FrSvdKzppOJCLcskWRc3C8oY/ZGboIybnTyCIaWgL&#10;xy8zXLrXH0d7L/xKf8dshXk1rjc9NP4DrxpS01PpvpueJB8voaFnx6ovDQOuBG2BgNAMMUmP2T34&#10;FtTORtvDV3WPt5hFz/H1ZobnuncnIQdF7fAW1KaScNBYXjUoizKjE84mcpYjB0zSNKweOEjtBtRy&#10;RsehClLs9b/5VVq0/SlYT3J4e6Oa9pBzhppPonvrjCIfb6FhXw8EOGu6Kh6GgNAsMQs2IAgOMccW&#10;lB+LtOnOWkNo57mf6I9zP3hc/osk2DXUimiNUPMPiEDGstPVqkEUMnvIW5IcGHpM2E9AELy1eExk&#10;KIY0e4sm/jcS24tk0Tt+kdeYShaLBqwaUrFqwFmD2KqBb4f4AFgVD0TAsuSgj9V4/OT46Q2Mjl3Z&#10;4Kra9mJe5GNaej1P2F7wdqJ6WBNqW6mbUZiy5dgaMkNUScnbAwFLkwMmbixWD+y5uQbVz+iQdKnR&#10;D9uL/9LWMxy9ms8f7HsAwWcNSY5EuuvmoaJp7dapVYPRGWVPOUuTg769WA+CeAO/vyAyRIObTqX9&#10;lzaRIyNRy55l15IK5yqO19C+qrA1JHte2pc17TrgbuyX5clBx+I1/OyC2s4oNhFBFalf45cRnHYI&#10;RQRie4H/7FY45+UVXF/2aTQM8RqCRbq3Sa0aROCyp6wtyAHfcKn69oKvN0OMDtVt1fvQ9rPf07Yz&#10;K3F7Udp2wWkdOHQtX7wusROaYOFVQ7qgjhK3GQK2IAd9e7EHBDEFv08XGSN2ztoftdF2txfOKE8J&#10;1L3+CxToa5gvGbodqN+IYKhk7YmAbchBH57Z+HkX6u1Gh6sUthd9Gr9ECyKHU3gQrx6Mappbji1B&#10;S+FmpnMN4VUD2zVwohpVPBwBW5GD7r35FMaUfQFCjY7tvxBcNfL0N7T7ws/I2xBh+e2FlxZROpbu&#10;qDUCofLCjcLAcrtQlQ+FCGI2lrUVOejbi/3YXvwbv88VGbdB2F5M+HkzpeMb10csbJrIawpFlnNe&#10;lvAvQ11rDhJ931zleSkKmX3lbUcO+lC9g5/sk3yH0aGrEFKLejaYRO//MV43jrLm/sILIfkTUi/T&#10;3bVHwUW9stHusxwnp1khoqBk7Y2ALcmB7+f13Bd8JWc4U8s9dYbTllPf0tHYSCqOQDFWvN7MzEqj&#10;wGJhIAcOfSFUFgC3K0IaStjWCNiSHPTtxV8giJfw+wyjI8gxDjgw7fO/dEXkqAzRSElGX1NgcmzX&#10;EI/sVR2r9qPyIZx21HDhPBQfGpZWgh6BgG3JQR89Pnfg4AW3Gh3NWsjcfTdWEF/vfxvbi3KWOpzM&#10;okycl/jTXbXZo12o8KrhspCGErY9ArYmBzbkwephFEZxM6phE8Hu9cfTNhhHxSSd0DNBmf/8gVcN&#10;ibihaFyuK9UKbyYycc9D+F0RBSXrGQjYmhz07cVeEMRU/P6q0SEN8g2lgU2m0uvrHhY1Ozb6igKR&#10;463QnbWEPNi5HR+ARC8WSIPUQy2NgO3JQR8dtpp8ALWF0dFqXr4rdajahzac/NgSnptXEDi2Vngb&#10;alLuX0a7yHJxatUgApdnyXoEOXCuBawensbQ/oZquM/9Gj9Pu8//F6bVnFbPsEd4oc8gLXAs7DPu&#10;qj1M9BD1C2DD6e1UUQj8AwHDHxSrY4cPwQYQBB9QMkkYKmwn0KPBs7Rkx2j9cNKcZw8czKVKiYai&#10;wVw4zDzbg6iiEMgRAY8hB733HLmajaNqG50PfPK/8eTXdCRmMxU3YdZuLZhLWiLdVr0/grkEGO0W&#10;y30LwtwloqBkPQsBjyIHPXLURAzxV0aHmS0OBzV9HbYPd1AmDvzYb8FMJR3Zq8IDK8K2oYdos+aJ&#10;Kih5z0LAo8iBhxYE8TW2F5zWzfCnia8Gu9YcQqsPz0HW7jKmCSvHqwZ2sLq3zgAcmpYVmbl89vK7&#10;iIKS9TwEPI4c9CHm1QNHjjLsstijwXiKPLOKrqRdIj+fQFPMlMzMDFy1hoK4Bou2Z6EKAScKmefJ&#10;eyQ54INxTA8MM8fokIfAlbtXoxdozpbB5B8YVOR+F05T6VhqV7knVQytY7QbLPcn6nciCkrWMxHw&#10;SHLQh3ohfvZCNRx3slO13rTuxBf058VfKLSIDyfZKcwLviB3iBs9LQE5JnnmdFe9FkHAY8lBT6s3&#10;AWCtRTWMw4CbX6ZJv2yCY1Y6bAp8RLB2qyxnsKob0ZbqlW4j8tyzEBbKEibycCVrLwQMfyjs1W1n&#10;b0AQG7G94BXESKP9qxbWkO6o+Rh9c+BthJUrXySOWXwQ6YDR0201+mNzgXRWxgubSkcbF1eSnoyA&#10;R5ODPvDs1s2em4YjozxUbyxtPv01wr5HFcnhZGp6MlUIqU2tK94nMnfjIfy+iIKS9WwEPJ4c8E16&#10;CauH5zENlhmdCiH+4dQbh5OzNg+C5WRgoQaldeaiiKNudcciqnRxo01muZXKVFoELiXr8eSgT4GP&#10;8LMfqmGvpVur9qK1xz6nv6J+RRDXsEK7vUhHpKcQ/7LUuVpfkdmbCeGlIgpKViGgyMF59pCJ1cOz&#10;+LUjquHceP0av0j//mU9Qqyk4/u84A8n+XSBVw23VhuI+JCVRGbveghzxmxVFAKGEVDkoEMFgtgJ&#10;gmCT4nFG0asZ3oS6IKz9j3/Ph+VkwUeN4utLby9/GD0NNNrEbDk2euLVgyoKAcMIKHL4f6hexz8f&#10;Qq1uFMEeDSZolpOpGfFIyCvk+GT0FVfl2MGqbql2VCeiuYjuQQivElFQsgoBRkCRw3XzAN+uMVg9&#10;cLZuPoMwVNinoTvcuhduG4mEvAEFlo43+/qyC7wvSez68j1l9GRoKJXQDQgocvjnlPgU/4uzwbDv&#10;haFye/WB9Nuxz+hE7HYKLqCQ9pwUt1zxGtSiImf7M1xiIPmZYWklqBC4DgFFDjdMB/1w8jn87w2o&#10;hsI/+Xj7UF9cbb78ezesHHhrL2SYlO+EdAaPjYfx1Qji+JYC5Uv056SAvBJVCFxFQJFDDpMBH6ht&#10;2F4swp84crWh0qhsR7ql8sO08dQKKhFQyq1u3WyqHeRbEgFdBhhqiy6UgZ/K6EkEMSX7fwgocsh9&#10;QryCPz2IavjO8JFGk2jHuR+Ic1X6ePm6Zapp15cIHtu6YnfRRDXroMoJhVVRCEghoMghF9iweojC&#10;6uFV/Jl9LwyV8sVrIvDKU/TZny/BDqEsIke5J+ZkVpYXrkyFjJ64vUtVzAZDw6aEckFAkUPeU4OX&#10;5Y+itjU6g7rdNJLWw607NvUk+fsEGVXLVY6Dx1YNa0SNyrB9luFyBJLq+tIwXEowJwQUOeQxLzgd&#10;PVYPkyDyC6qh4JHs79CzwUSatWUQBQQGu2RW7Qwee4U6VOmONHdC25SP0PZENeUVAq4goMghH/Tw&#10;IVsLguAYCGxgYKh0rNaD1hz9gA5Fb0LEanm/i4zMNBxulqb2VQyHu+T2JaB+YqihSkghkAcCihyM&#10;TY8pELsH1WDMSS/Na3Py2jtxsZkpGnNBa5Hz+jJOy7oVEVTRWCudUj+C0A6JKChZhUBOCChyMDAv&#10;8GE7itXDDIjyAaWhUq90W4SL7wvjqGXwuygtfLWphYGDAWuX6nzkIVQ+EJJWwgqBXBBQ5GB8anC2&#10;LN5a3GRUpWfD52jbmdVSV5vJ6YlUI7w51S9jOMQlN2svKp+PqKIQcBkBRQ4GIcTqIV6PWM3m1YZK&#10;GaTTu6fOCO1qMzywrOHVAx9EpiDaUwecNQiGgVuGdqYaapwSUgjkg4AiB4Epgg/eZyCIIVC53aga&#10;k8O6EysoLuU0QsoFQy1/24d0HESG+ZenNpU5ep3hchmSKwxLK0GFgCIHt8+Bf+OJHVANBYVhR6zu&#10;9cbT7K0cUg5Xm/lwA6ffS0y9TJ1w1hARWF6k8RwG7rSIgpJVCOSFgFo5CM4PfAAjsXrgeJPDjKre&#10;Wr03/XLsYzpwaS2uJjmdXm5xV7woLTMFCXGD6D4YUwkUphzDbuYCz1WiHoyAIge5wZ8KtYdRI4yo&#10;87nBE63m0Iu/3gPLydNUwv+fjll8zpAKt+yE1Fga2WoRVS3RwMijs2V24Bf2IlVFIeA2BBQ5SECJ&#10;1cNx/WrzNaPq7HcxpdMqeidyJO2/tImKeXuRX7EA7cCRzxhS01NxaFmJnm4zBzEiHzH62Gy5T9ia&#10;U1RJySsE1LaiYOYA59lkH2rDV5uc0/LVLj/SxpNf0Y6zv9LZxH2UkcmkUBuZq1rAJbsPsmWXFm1t&#10;LBQ4a7gqCgG3IqBWDpJwsu+C6NUmv8rbyxtWj921ymcP/J8Pcl66UD5TB5EuoKdUc0XApVmpcNW+&#10;sflgsrMMFl4gCh9j/ly5PZ6dq2bJvFvpKATyQ0CRQ34I5fF3fGNn6F6bHFhFyG3ShdderzoTbeDo&#10;0qooBNyOgCIHFyHFh3MLCIJD2k928VGi6pFQeENUSckrBIwioMjBKFJ5y7FDVmNUDitXGOU8XjIQ&#10;xHSlMF6m3uGZCChycMO440OajtUDh7MvgXqbGx6Z1yM43PzDeOf+An6PeryHI6DIwU0TAB/WOBAE&#10;G0ZxaLkH3PTYGx9zAv+jN961uYCerx6rELiKgCIHN04GfGhjQRDd8cgpqBNR3XlI+T2eNxLvOObG&#10;JqtHKQRyRUCRg5snB99g4JEvgCR+1klC6przumYxGbyNukBFk3bzYKnH5YmAIocCmiD4IPP15m0g&#10;Cd5icDgnJgk+kzBS2JGK/SU4ld2HeNZFI0pKRiHgTgQUObgTzRyehQ/2SvzvlSAJTo7TEpVjzLdC&#10;rYXKMSk5qjXfOvB5wi7U31H5mvJP6ObmvlnArVaPVwioLNuFNgd0E2eOt/B1ob1UvUgh4AIC/wMb&#10;9hH7JakDoQAAAABJRU5ErkJgglBLAwQKAAAAAAAAACEA24YkFb4fAAC+HwAAFAAAAGRycy9tZWRp&#10;YS9pbWFnZTIucG5niVBORw0KGgoAAAANSUhEUgAAAFEAAABRCAYAAAHdiHqgAAAAAXNSR0IArs4c&#10;6QAAAARnQU1BAACxjwv8YQUAAAAJcEhZcwAAIdUAACHVAQSctJ0AAB9TSURBVGhD5VsJfE1HF79B&#10;7Fo7rb20SmlRVa2ErkqpvQ1VWy0tpbakllj6tXa1p3ZRkiBCqVpDhNRWEok9IkFiJxQRkca75zv/&#10;c9+9ue/lPfXyof2+7/x+/zdz583MPXPuLGfOnFH+I/J6UyEilTgKOKch3T1JvbCS0tLSSE2Y7rxA&#10;81cVUg92E3h6elKTJk1IDX8lawHLSmUOzebXR08iWuNJn332GZUuXVoyS3qIXYGCeSSBChUqRO++&#10;+65kwrM1/A55DMrIyJjmP28q0akZROdDDLz88st+1iyZVKNGDXrllVfI3d1dahw7diwdPnxY3qTl&#10;MNHs2bPp7NmzkhHo27cvRUVF6c+2lJycbGTMlSuX0UhrmlNyww9/mVzy9EgInxkIHqB4W5Oykpow&#10;Q3jDJwZCBjnIrB78XPvEceMk89Wze+WrLe6jDNZyMKXPL0rqppak7h1E77zzjvQF9fhwUkOr6V/M&#10;XTLeDlJS3d1zSU3oB8ChmGjHfUBNWqx9Uobl2HfySdUrG5FJRGbQyZMnqUyZMvTnn39KzdWrVxdw&#10;/EPJYCLJoGcEihUrhrAZI5MSEhLkzxdffJE+//xzKlGihF7gDfxv0MqVK3NyIPxERkZKK8PDw137&#10;lO3qK3T58mV5wxofk1yzQ193ZrHe+D0L+C9a0tfFyr/twx8ydrSGo97SpTnZgHrAS4D4qsGKD4fO&#10;6e0aXGBbDVK31yTLoT7GzAGkp6dT/fr1tUrDa0kX04G0TxsobaQSM7V6TSmWL7c2Kahb29OAAV9T&#10;qVIlKP1MKM80E2mEry/9tnU1XT+1g8qVK6f1Miv+nKXQH4uVDK4mv1abLeW4ElDkOodGU4G4/euk&#10;b9M6KwJKy/P1qczAeulHYxk5GI7ppZdeIvRWTECIo2/x7CVxAJPRq6++KhMSxIE0LvaiVto5SYHc&#10;uXMbnJp7OCYtVLZv3z69twNvM5zT5s2by11junv37v07d+5YUlJSVAZCS2pqquX27dvyjP/wjJCL&#10;Pa+VdkI8SMs2atRod/fu3aMAb2/vmJ49e0bq8W+++SaqV69e+/HM6QcRcrHXtdJ/F2FiwkTg7+9P&#10;94NFdtpslh1CZaNGjZLZWUe2K03f4qnO/nFa1vF+57Q+nebWcj4EUbgnzZ4xXlb+e3/ESTfRlwaA&#10;roURr+MPxykqW/jjGG3iiOlFixYtooIFC0qlOjBxUMKsv24+mjJiwMc2EwYmBgw9/A1gwdUnDDrh&#10;65zT9CAlY2DP5qSG8Uy0+12bmYj/pjZt2hiV6hVKpXFjSdUqtZ3dPatZZ5UFBTX95mQQr2sNeapr&#10;Tlu2bKEqVaoYnBqVWWchpDF6oB6D0Fz8qS6vSmriRmrW7APymzWdPv30U1kwZQbSQ2tFOkoVlgp9&#10;tZoyqWLiHIW+/vprypcvr/5WGj16tE2FRvx3X6kMeXK5KVs5LMPIQtUiJj1tVKbj8ukY4jGuzY/B&#10;vP5vaMyyC6A87m6UL6/bNs7zAiMr8VBwj42NDYrYMFuWfPUYjxLr8o+l3xLxvqbZ8XNwcDCFrFh0&#10;gYs5rgw0bdq0wvrEGhIi6qDEoRpMmjRJuMRz27ZtJYRmyNMapjHHZF8hJxngxZ8qVqwo/5UtW1bC&#10;vHnz0rx58xJQ1iGhQg6kAs5IAQEBNhVi0UI8R44cEQjLly9PPNEizSnlZRgV3rx506gQWLZsmc0z&#10;Krx+/Trizgky4bfKdM9bApnqAV4aBPfu3TPSkOeXX35ZYS3qmJo2bYomiQqemJgoixWaOnXqVOmT&#10;8fHx3BnI4HLy5MlHpaAzGjNmzIZ+/fodwHrRpUuXyNatW+9DvGvXrpHFixffxsttBJ779+8fg/C1&#10;117bYC2aldAPGcYiznHzgNdVT0MF5f9t1dFHSZit7gbxh+uv0FmMcZ4b9o9TvPgv6J1/L4GZDh4K&#10;jRw5koVgS/gbE7tVK8z+gpldwgrECiL5DvchunfBOf68IcxibvfvrQzi+ONnFsx58Loxa/oEouQd&#10;Gi6uJrq0RgPijnAzWpiF5JdoO7BHzyyYG/mlJy3wG0fqGT9S4yfzOv6txKP2R1CFChWECdbW6NKZ&#10;gxKH0jpz5ky6mMDbw6ODBXR+udENfn5U3QAtH8XMLfRjhg7z0n2oty12vcUKR0+JDxs2lNzc3IQJ&#10;HWrceC3cxyrAbw0yceJbg9nl/WQj7DqzPFpVjxcV8undSlvqd9S1VVrswXmw4EKzRMhVGIDGiVBX&#10;Gcwg/hr4D8KwbsT/mtm7S5Tyt5cq9FrNSjYqg7q4BKmbWxEdm8Ob9kWsEA0hNaprJpNn5lG9evXI&#10;cvYnmj59ujBq3V1rDO5t5pBJ9ZcKWv07viD3nBqznL86eHFK6cuU6S151N6ZbmJw+QtcSU9NuWKo&#10;+3xJ3dnLUFl0tQWrJ12JoPz581PdunUp4+Im4t2ELMMpsfM1pjZWMeq1B79eZ3I0oyD4cUbutxYr&#10;5w79oBAMVSis+hel9etCqGHDN/nltahkyeJSYc6cOen991lzMTGLZ9Gz8IyX//IOeXl5SRryU6Dt&#10;F9KRw41DZtA9l7KJ6/6Y8ZeLAJamarcC89w9ND1zd+gMUGB0Jt96661MJoGfGxDN5ZUR8Sv7ZUeZ&#10;L18+YSyVv1YufOI1eVBPKAP7YGwGXVoaseZWOxdc5nLoxFJiOqMdzZ3j3M+MtRq2MFNmhJTgdJ5H&#10;r/5Gt9Z6UumSRcgSWp6KF3Lbzu/QmXO+UXdGa9euLaSrgNjII8RmHuog4hs2bJBNPeLY2GOg6PmB&#10;xDPxssk3p2Hvbn5m7YS+++472DuyN1+a9VRHTAI9evSQEExC8a1ZsyYdPXpU0vDZdSY7dOhA//L9&#10;wmDyjTfe4D7eUOIw2vDrPtDe6iKZdV9Ujok6T548orbq6TrM1gzoxQihMMKygTjKYVWChQPPsOVi&#10;Q4h4QkLCbQ4bMFwnZuZpDqSi5cu15YwVSoPJP/74Q0LAzCS2FAjBlM4ktr+vv/660QCYYqB/I27V&#10;wW2NkC6QW4ECBd5dvXr1iYsXL97jvU0CS3PtoEGD1vL8t7dz585ibeF+Gc3xY/xJz3/yySfJvNO9&#10;0bhx42usih/54osvdnOXiEQeZ8D//K4m2iuzQcnJyfT2229TqVKljHUZewAMksKFC0s/3Llzp+yf&#10;YM996qmnyM/PTwbUt99+S1999ZVMOU8//TTt3bvXMK5jzkRYsmRJCgwMxNxYlZE94k+aBnMvVhAz&#10;kwjBFD4bOn7VqlXp2Weflb6GgYU473ykMRjBqAOExqIsNjwI0S+tGxpbU7KLhKmhDqMV431GS2sc&#10;QLw1owXjI2uano4Q6Ri1eMbnNJfFtKPHYT0vzfg/JlqlvIc1F5uvIN6EYTOGTRn/9UAF4YlQxnKl&#10;pdV6JhY2HCJAb2xbX1MUOL2kZPw7SA3JZM6esGNs38BgspQUeJKUEaR8lMlcpinWDJhp5cw0k8nH&#10;t9E3U8ZWjyZqaG2NOd6eOty2WjFi+DcEhfmJMZnxa7UPsUMU3TA1Mavt2QGGePcjnP5gf8RVPD4m&#10;1R0NmtLPBUU5pTtx2r5a309fYj3Rfj9twsC+3WRP/tj6ZEZYwxbqdqvkrm0n9XywGNsB3dIHmI3u&#10;9vDp35Wa1XkMTNI2j1YWg7lt2sYfG3mEDKQjG6CeGCnLHdbdrl270ubNm3nnONTY+PsO7kYfv/EI&#10;mWSptTSYu7gq80gSwBEkS2bp0qU2TNojJeFn47gSGOXd6dFMQTwJN7f8WlZerib5Z7VIxPQidVcj&#10;iVPyb6IDcjEDw4cNpXbt2kHlt7VI/OZBowZ52UvStYGjBitNrEchRKd/tLU+mLH/Y2GyZ8+e0hDz&#10;Bh+4d++uhFk2+eG1yLd/O2pu2ycfjkmWXFNrIaLYf2kVHjRZHuyx531aOH+2MAgULVrUYBD6I8KM&#10;0wvsGNTwTZ9WBNPMQ09B6nKlnPW8h5n7Xju5DqtJ6vaXSY3uSZbDfTnskYXJIwe2yCZJ5REOJnW9&#10;DzgTF+WQOR04l3rrJZZ2oHKf8z947YbkYFeBfSXTSuBG6qo63Hf6MtNLuc9NIMvBnjYM+vr6ilKq&#10;Hv7akCSqA+rU4bIOGEOjaY6bvKNezUoEO9LbL4mVLB94cUjGpzWYY2aDWYp7fDRbTsxkni7mkBr6&#10;sWZVWNuQN+w7hKFzZ2PFpqgziH6JugB75iiosM074I2CT71pmHKY8zs/IMrC4Py8pK5/nyhqbKax&#10;aQdLb2Nzwwxy7thvwpDl+E8S4vNiDlSTAujNN9+0YZACbRnTAeNWi7oKLRugxHL++uDFId0NUG6W&#10;LszbzCnWwgvyk7rubR6toyjx1CHq3PlTatmyGb3wwgtEEV/R1CmT6XDkLqLQ9sIsGMR0Q0vLEa3T&#10;7Dm1atWi6ye3ZWHKjPxwqmDh5MmlrGE2XtO4cUBliivPIyMsU2Ky4z6CT+zhUZ9fVp83SVWMjTgY&#10;uXI81JAk7fxSGIqN2UO0rKoweSsxUtKw0dq0LsQhcyULKXRoMm/sZyqpXO8sRjnw4ozc8+VW2uqf&#10;OmVpDQlxDKo7IpkB0wb9PkJj8PAsYSbpxF7t2b8YUXAtYRz50LCuXbtkYS6Rw+uaa0kwA5v6v/QH&#10;wl6iPcxnMKNx/IE4GblVY+iCNljozvlMqc7NqZnqOI7zXmxh6TRrQMxUuSIKxUzLTclL8oC5lYy2&#10;DIf+L46oYLFCOTrBzwVnufz8QFBYR+rTp4/G4K1TmT4zwHxmikMc/sFUQvMVqlxCoZ2TnqYLi566&#10;y+VdZk6ngs+Xc+8KW1++PG50eqWdzdCMk7My7Yd7umW1IQZyI67yYIrsT+1beBBskqcWPHuH35Ft&#10;5hSLxTLl1q1bP0buDd0N/7YpU6aQGmc95GZYDnTNPPQGkpZph96JAXR/VwuetL21Z+DcSqJ4P4oI&#10;XUkxe9aQyoou71kO8mvaMQrIC12lGTNmiG2vU6dOhpfSjRs3JKxWrRr9mXZL4s2bN6fevXtLXAdc&#10;/26cDbdJg0kE5cxpp0+fxhpcQnuji/QgBgHdncrMYP/+/Q1LbGpqqpEXfW/Hjh0Gg2FhYRJaDUvd&#10;GThOd43+isH27dtLCAYxQGB59fHxkUkc6SkpKUbe6Ki9NHvaCIPBO3fuSAjtm181lVFUXuoKgUGY&#10;2uwZRBrMa5xFAMaaNWsmcTCtp3P/NaQJps+cOSMMorzuKImDIg5nMIozXCNsvDmgjz76SJzaMIdd&#10;u3ZN0nSTHPAgBvV4pUqVYAI2nuFjgNC6Vv+L8RTDNUKn5kAY1G2DOoNmL7yHYXDVqlU3qlatCr+Y&#10;LP8xxjNgJ3eNdAax2OsKKPoOQjCsbzfNDHp4eEgI3L5924hjL41+qj/bMTiT4fonvnz58q8cGBXB&#10;OD548ODjiIPBmJgYSTczqANdIC4uDhqykYbBpMcfCYNMxT/55JNZ8fHxd0+ePJny3HPP7axcuXJg&#10;v379QmEM5xeKi0m3bt0OdezYMd7Ly+sqDOpA+fLlk1jy+2BUNxvQHYHfg1GcLQbd0tLSUnm6ULdu&#10;3boPDpnwxNE9dPCMuO6kafbescbvI4/+jBDl9XIAHDv5PTADu77UqaqahwPZU8Bv2Nvbm9asWSOT&#10;K0Yf+iZGJ85IuAHyuWDxx3Et4jjUgR64ceNG4zTggw8+oB9++EH8mLDaQMPhvB0Yrk/Ue/bsweaF&#10;kpKSZH8xbNgwWa6QpjOI4wr0QZaOpEOJ1RnESMfch4MfzIM4d0ZfXbJkCU2bNk3yWBn8luG6uTg8&#10;PDwvBkaRIkXEYorTov3799P8+fNliwmJQJqYeHUGCxQoICMegwTnJJAiGOS+K3HUA4/ETZs2yZkK&#10;9+fsM8iUgydrnyFDhhwoW7bsVl7GDvbo0UP8dgH49PIc+TuniW+WDp5ODsK/lwfLHi4Tzd3DJo/V&#10;L9ioh98Dj8ZsG9yxkW7KQEfGeQfORsxnHniGmm5OQxzpyI8zlOYM5DGXMZ+V1GO4dlxLRKyra85j&#10;HJoL26dlMVVY/3NUVidWsR2m//OJ5in5LSFKEDZtjpC2TFk5rpNSjLNiY/VgO87/G6nBSgsIyRKs&#10;kH8fzUTEyTZAGv5DHuTdPFzpy+lYhFy7ufK/RhkrlFYQCI6GvBpowsImgrdtPJpsCWnW2VOOiVAG&#10;Za2ubrAw/ncOv+yS3vMgCLiFcpL1qsPDka72d2DB68IMHmgjzP/doZ4RWq8ZGgxjfbs3NOGNGDGM&#10;u1ka0f0U18BlRo4YLnXgbtl9rhN1B2rXv/73hJmxrUFTnEnidM37c085Ax82ZCBR2kWilFjGiWyC&#10;y3Idw4cMEmE2raWInzCEafW7/O8Xpro6fxOcilBoLfqig2Y09psxmSj1LNEfB+Sokq6GPhrcPk7e&#10;/XuJMF9/XhMk3v1fK8yMrR7N9Z43sKun7AkG9u1KdOsw0ZUNtri8nujcErqTfEpUb6jw2BglXzlH&#10;dH4ZUZK/a7i+R97FbNB7L2f2zOXapd9//gKUsd2zJYSHo93hvbSeN3fWOG7YLlLPLiAVZ4KnxpOa&#10;9JMNNm/eJEPcbAsCYIKRMifHUOr5bXQtIYzUK5u0cmfmkBo/Vf6TPHagS+to6EDtCljrepkLkPX+&#10;wj9PmBTu0UqEF+ZJo/towlvw41jpZeqpyYxJmcDhPJzijw8z0m5ejJEyABznUCUACyC24/ou1xlw&#10;K1/FnTjUa4NeRIkLaaR3F8kHNcpQjXz+IcLMWF24hSG83poQFvpxTzgXROoxH8JdZ8cYTOr+tprP&#10;e/wUOp0Qxz11PveyLXRg1wY6dvSI4fDnCLBjREX+TsHLA418h6P3k7qP69vb1AE+5I81kUZ7d5S8&#10;ZmFar+s/+TlTtR7bQ1Vp87oi5oSFM0cSnZlH6sHPHx6RHUndUZvUiDf5uRtRwlQaMmSI0SthOOLX&#10;OQRMGfHRv1LA4tnyDFOH5Qh/ILk77gT8Ljo+nEYO+FjKtGbe0Qa0xXoz/vELMyNEaYoVT+WXvs+T&#10;NifR0L5tiE6MZAbrsFA6iTBcxr4W3MhXSD3wCQ0dOtQQog6zg5E9QkNDxZ0V8R49enAPb6PV9UDU&#10;Ep6H9dM8ndEWtAlte2zCzFimNMHXAqA+cBIN7PUR0Umeh+wZtPaqbIHLLlk4Xfx4Iby0tDRDqDCT&#10;m238ZgwYMIAOHIDKxAsPerY9Tw8A8cI0iNuCenTVCPD/Su6kPRph8k5gFyod2ExjeHDXD4h2fmVz&#10;hJ0JN1IXFCQ1+AVSf+tCluNjyXJqCmMyWWJHaQ4wjoRnxp0zckwOT7H0m6c47XO6evWq0SsxxM0O&#10;MjqkF+5p7FBQD0RYDaLAp7lNfaRtUte73BZu88UFShw/w+kaZ2au3/0AsQAHoLIRbTVGr2zxFkE5&#10;FN7i4qSufo3UrV6k/j6cKHqi5lYSG0AUt4wXk9ncyEGkbm5LtLYRqds+4gm/Q+blK56rVoUEi6Bw&#10;G+dW8hkuM0hOLHUBmvHcc8/ZCBFDWt3f2rGg7LG5KtHCPA7bcZXbiPp8uc1o+8Iv5foRDKowrLou&#10;yIxgZS4qqvOcxqhlbu6sL56Tg9SlZUhdC+WaF4fIMYZPjoGYH0g9PI2FOJDULe0It+4NPwgrrh0P&#10;NQQ0YcIEUbixAuMyPfRH2M71/8eNG0dXLsRLHLZ18AakHef3OBLa1uo8OkoanlEPgsptRF21K/Ez&#10;t33dUPH9+YYBL37nXlTO6MJc5VNUtMpbY3Ldl1lfKv5CK14kdT2GUg+iA6NZcNwLTyykK2eiKSIi&#10;nA4f2M5qzybaE7aKEg9tzvR+AXZ+QUlHw+XiBQS3atUq7qHD5L/zSWdFUA0aNJATO+iQ107v5Z7b&#10;nT9KfwoKCpL/cXUQw/9K0iGiXysTLSvKfDn44A+BX3trbUWb0fYvGyv7+BmHFxjWhRguU/7E2cp8&#10;VHZ0qnaJDTf67kwzvXheXlIDK/BQrssNm0o/LZ5H/ft/Rd27d6FWrZrTe+81otq1a9Kzz5bmuS6n&#10;9Co0GifNrVu3pvXr11NGzI9E62xvAdK2TnJcpPe+eXNnE21mTQDv9C+u5Tk8Q+ZCPQ+O2XEiFH8o&#10;gmh+gUweHxKln9LaeITbijYH9lESWQaBDBiAazBwZucyYVUqUr6Y8s4df+UGKj41U/tSEGaKfpfz&#10;4HiaNOF7bsQLVLlyRdYbK1GlSuWodOmS3KgCWbZzAHoWGr5mzc9EcGo0CxA4NE12IrqAxJlM/29p&#10;We29cC5b+xbdj19N33//vZEX53V45/hxvGva2MJGUI5QqpDGE9qGNl5bpNzL565s5bQgBnY2cOXD&#10;hbFsr9IoCMcd3F/ySlmaI51W5aBTfjjPU+R6ZoVntXul2QF2HGj4qZhwWyGe3y4HnbpgbPzJdMzX&#10;rnrS6nqZaX+myCkspgD940n5o342gsvw03oe2hA3KwehTTeDcuBoGVdF4U2FG5k4TavMcH0udEJY&#10;mXBmWM3dXfn01op8t9RfnqJ9PxSg3LkcC8gV4BCWIvpwz+IG/9KIKO0aNWrUyCTEc9p/9gipQzSX&#10;hbCI1ZS1HkZ62sWDUg6nzoMGfk20ojovLArd5KFasZgiPO+dXIDQhqsBBe/lcpOeB+GNY8AdDVda&#10;0Xmyp9r8BRnCLFc6R5erAUWvqpueobAJxShvbu3LQ92AAFxFdHS0zJEtW7YUhxodbdrwXHgzlmgD&#10;C8gZVlbguZJ72aoq9EfyJREg6jwSxfMj/5+8oDRVKakIj+AVPMctKZxauKBbGPP8xIRnT7owq9eo&#10;4N7tfEjFS5ZtVSh0UhlhtGhBhRKhUoRwL3EV64oRhbMalB2sKaTVEcZDnJ9TNjWk9i096d13GtL+&#10;oBZkCa9BcYvLp5QoLJeo4duKYfvEhadcuHAhf3h4OI0ZM8YAnC6uXLkiOpyehvjdu3fp4MGDRhpu&#10;WdxNuUG3TwXjrqiRPmfOHLp//z6tWLFCFgk9XQec5iJ27iD13nW6Hf0dpcXNl3sv9vl04Eoz8ynv&#10;s/9v4sSJuE2s3rhxI3379u3jCxQo8OStOLjarLsq6oBHIC6M616BAOLwDjRfHgc+/PBDUlXVuO0O&#10;wAsL/pc4MtU9BAHE7Z/hcaOqliy34c2ANw4Eae9Aaq4LwBXr48ePx3Cz3mTgHDsn2vjYCZfY/xMh&#10;omHwb3oYIcJ/6tixY4afKID5LiUlJYsQcWsf++zoyL107EhUFiHi6AHl9Jv8AGyTcI7lZkGhxoV5&#10;qDKPn/4TIWL7Bv8sAEKEOxTUHDQQQsTFKtgKdaBeLDi4LgSTGAQMITgSIj7E7t275Uo6LED2QoR1&#10;aO3atfJuLH64GQ6dknmEbyJ8X+EwlC3XPpcJQsQBOhRmGEPhK9axY0cRIhgE4wDiEKK/v79Dy4sZ&#10;yAvfMXsHTLiyRkZG2qRBmHC8xFDEdg/CBh/4GAD20/Hx8TIXIw7ovr3mevBOnON4eHhE8PMkxnsM&#10;172cs0O6EDlqAKoIvjwEq6eBcTDJc6iRhvMSCFh/1pFdIZrT4XV46dIly5EjR+7Gxsam7tu3z+Z/&#10;9DyUszfy3rt3D+FoBubFbO2PXSYIEX6eHDUAv0249JqFiN5x8+ZNGyHif7hU2vdMZ0LEPBcVFWWT&#10;9iAh8oqczsP5MvNywZkQMXLM6devX0c4jQFfQHidPX7y8fEpdO7cORtGIBSzWQpo3LgxhHjfXogQ&#10;7KRJk2zyOhOiI8CAgfnTXohmYH60F/5fCBG+2E9uTmTKxQ2pzkMmCr0PlhQsELg3+vzzz9OIESPo&#10;4sWL1L1798Pckw5gYYB3MQDrTXJysgXQ0wDMm9ATV65caaTZY+HChTLXLViwIHX06NE3cL7iKB+A&#10;xezy5cs2aTNnzpShC53UnA5dltv0xIUIglmoIgMutD48ac9i/MRYxs+wfixi4K5CH8ZnDJxZ/MCY&#10;Y4UfA4wjnM2Yy5jPWMoIYWxkhDN2MXZbQ+wycEsAdUMlGcgYxZjO0OvNDsAHjk6h4hRhPBkiolw8&#10;/I5iLsSqB8CoGhERIUMEzxjeZ8+elTMT7F7Kli0r8xasM/gf+XBpCWoP4gDmu+LFM61CGLqwdGMF&#10;7ty5s6QFBARIGX1exa7kmWeeMcpA98OowPWdXbt2SRreB6MudE48Y9cCX30Yg7ds2YIP15CBu5e5&#10;GU+G4LPPQ1IYatWqFXl5eYmu16VLF2kcfPjxH3YO+mIDQcBEBcUZz/C9gb6HuRBzIlxJ4D6vr57I&#10;D5UFOilWdeiVSOehLCs/TxfyQerWrSt1QGioGwT9D1OMPsdiW4oQQxohPiwEi3sBnIa7ejgCqMvI&#10;3n297JC9EGvXrk2FChUS5RhCxB0B/AflFkLU1RpcioDiC4MrlHFM9hCcIyFCwUZv9vPzEyHqF7ih&#10;XkGIvXr1kl6H+p0JsWnTplKG51HhSxem7hgAIU6ePPkox/UjgGxfEcgO5UhKShqDHQIYwR3DQ4cO&#10;qefPn8/AJh+uwRh2uEqFRmM1x5BevHixLA7ID2C4cW9UISggPT1deh4WJ26cDDsICEYJ1IlFgT/e&#10;/e3bt8t7ceaMBYRXXQvqRx2g8ePHy/uwc8FwR9nly5eL8u/r60u8KMo0ge3n9OnT/zYhgrDPxCXz&#10;LxnQ+HGnG7eiJjKwiGDC/pGBxQP/AXocIf4DkA96GrZe+n9mmMsiP/Kh/snWOP5D+SnWUF+w9LJ6&#10;OSxgZn70PBMYuDSKc5RHZsV2hWBCwteDagCTEq7YYuukP5e2ho6A/wCc6aIcQkf5zNDrQ/1QjPUy&#10;KI80Z3Wg3DNW2POEMugQ0DhcMIcpyr8BKtiaJB+p7r8AAAAASUVORK5CYIJQSwMECgAAAAAAAAAh&#10;ABTBUE3PBQAAzwUAABQAAABkcnMvbWVkaWEvaW1hZ2UxLnBuZ4lQTkcNChoKAAAADUlIRFIAAAHi&#10;AAAAmwgGAAAAvrOYHgAAAAFzUkdCAkDAfcUAAAAJcEhZcwAADsQAAA7EAZUrDhsAAAAZdEVYdFNv&#10;ZnR3YXJlAE1pY3Jvc29mdCBPZmZpY2V/7TVxAAAFT0lEQVR42u3dK3IcVxiGYcNAQcMsIUsw9BIE&#10;DbMNrSJQ0NDQ0BvoGvcBgiqxUSZAhobJSK5y2c5cunvO6XN7wFM1TNX6wVvz6TKvbm5uXgEAefgm&#10;AIAQA4AQA0DxtpvNGyEGgEx24/j56e7utRADQAZ/j+PDLoSPQgwAmUK89+92s3knxACQKcS7cfzS&#10;wkTtqABUGeKXGDcwUTsqANWGuIWJ2lEBqDrEtU/UjgpA1SGufaJ2VACqD3HNE7WjAtBEiGudqB0V&#10;gCZC/CKE90IMALlC/C3G10IMAPlC/FjTRO2oALQV4somakcFoL0QVzRROyoArYa4ionaUQFoM8SV&#10;TNSOCkC7Ia5gonZUAFoPcdETtaMC0HaIC5+oHRWA9kNc8ETtqAD0EuIiJ2pHBaCPEBc6UTsqAP2E&#10;uMCJ2lEB6C3ERU3UjgpAXyEubKJ2VAD6C3FBE7WjAtBriIuYqB0VgD5DXMhE7agA9BviAiZqRwWg&#10;9xBnnagdFYC+Q7y3G8dbIQaATCF+tg3hrRADQKYQv0zUw3AlxACQI8SZJmpHBUCIM07U3188vx3f&#10;bjZvAKBkzxNyyhCvPVF/f/HycCkfDAAqseZELcQAkHGiFmIAOGSliVqIAeCINSZqIQaAE1JP1EIM&#10;AKcknqiFGADOSDlRCzEATJBqohZiAJgi0UQtxAAwUYqJWogBYIbYE7UQA8AckSdqIQaAmWJO1EIM&#10;AAvEmqiFGACWiDRRCzEALBRjohZiALjAcz+FGADyebi/v/9NiAEgk10IfwkxAGS0dKIWYgCIY9FE&#10;LcQAEMmSiVqIASCiuRO1EANAXLMmaiEGgMjmTNRCDAAJTJ2ohRgA0pg0UQsxACQyZaIWYgBI6NxE&#10;LcQAkNbJiVqIASCxUxO1EAPACo5N1EIMAOs4OFELMQCs5NBELcQAsKJfJ2ohBoB1/TRRCzEArOzH&#10;iVqIASDDu2IhBoBMfvw5sRADwIp+/c1pIQaA9fzvb4mFGABWcui/awkxAKzg2P+bFmIASO/oJzAJ&#10;MQAkduoziYUYABI69RGIQgwAaR2dpIUYABI7NUkLMQAkdG6SFmIASOfsJC3EAJDIlElaiAEggamT&#10;tBADQHyTJ2khBoDI5kzSQgwAEe3G8XZuhIUYAGII4fFpGK6EGAAy2IbwdkmEhRgALrR0khZiALjU&#10;BZO0EAPAhS6ZpIUYAC5w6SQtxACwVIRJWogBYKEYk7QQA8ACsSZpIQaAuSJO0kIMADPFnKSFGABm&#10;iD1JCzEATJVgkhZiAJgoxSQtxAAwQapJWogB4JyEk7QQA8D5EF+njLAQA8DxCL9PHWEhBoDDEX58&#10;urt7vWqI/xmGP/Zf/BMAFC2EryuE+HqNCP8UYgCowT6UDy1M0kIMgBBnnKSFGAAhzjhJCzEAQpxx&#10;khZiAIQ44yQtxAAIccZJWogBEOKMk7QQAyDEGSdpIQZAiDNO0kIMQN8hzjxJCzEA/Ya4gElaiAHo&#10;OcTZJ2khBqDLEO/G8UNJz+OoAHQT4n2Ev5QySQsxAN2FeLvZvCvteRwVgC5CvAvhY4nP46gANB/i&#10;EidpIQagmxCXOEkLMQBdhLjUSVqIAWg+xCVP0kIMQPMhLnmSFmIAmg5x6ZO0EAPQbIhrmKSFGIBm&#10;Q1zDJC3EADQZ4lomaSEGoLkQ1zRJCzEAzYW4pklaiAFoKsS1TdJCDEAzIa5xkhZiAJoJ8TaEP2t9&#10;HkcFoPYQf6r5eRwVgHpDHMLX7TD8LsQAkCHENU/SQgxA7SGuepIWYgDqDXEDk7QQA1BtiFuYpIUY&#10;gCrtxvG2pedxVACq8jQMV0IMAETxH/xfmentHxPfAAAAAElFTkSuQmCCUEsDBBQABgAIAAAAIQA+&#10;5t0G4QAAAAsBAAAPAAAAZHJzL2Rvd25yZXYueG1sTI8xT8MwEIV3JP6DdUhs1CZpmzbEqRAoAwND&#10;G1DXS+wmofE5it02/fe4E4xP9+m977LNZHp21qPrLEl4nglgmmqrOmokfJXF0wqY80gKe0tawlU7&#10;2OT3dxmmyl5oq88737BQQi5FCa33Q8q5q1tt0M3soCncDnY06EMcG65GvIRy0/NIiCU32FFYaHHQ&#10;b62uj7uTkVCU27LoF9Hn/vu9+Kjw2K1/kquUjw/T6wswryf/B8NNP6hDHpwqeyLlWB9ylCwCKmEV&#10;x8BugFgv58AqCXEyF8DzjP//If8FAAD//wMAUEsBAi0AFAAGAAgAAAAhALGCZ7YKAQAAEwIAABMA&#10;AAAAAAAAAAAAAAAAAAAAAFtDb250ZW50X1R5cGVzXS54bWxQSwECLQAUAAYACAAAACEAOP0h/9YA&#10;AACUAQAACwAAAAAAAAAAAAAAAAA7AQAAX3JlbHMvLnJlbHNQSwECLQAUAAYACAAAACEAlGuI8toF&#10;AABaIAAADgAAAAAAAAAAAAAAAAA6AgAAZHJzL2Uyb0RvYy54bWxQSwECLQAUAAYACAAAACEANydH&#10;YcwAAAApAgAAGQAAAAAAAAAAAAAAAABACAAAZHJzL19yZWxzL2Uyb0RvYy54bWwucmVsc1BLAQIt&#10;AAoAAAAAAAAAIQDkkBBF4EEAAOBBAAAUAAAAAAAAAAAAAAAAAEMJAABkcnMvbWVkaWEvaW1hZ2Uz&#10;LnBuZ1BLAQItAAoAAAAAAAAAIQDbhiQVvh8AAL4fAAAUAAAAAAAAAAAAAAAAAFVLAABkcnMvbWVk&#10;aWEvaW1hZ2UyLnBuZ1BLAQItAAoAAAAAAAAAIQAUwVBNzwUAAM8FAAAUAAAAAAAAAAAAAAAAAEVr&#10;AABkcnMvbWVkaWEvaW1hZ2UxLnBuZ1BLAQItABQABgAIAAAAIQA+5t0G4QAAAAsBAAAPAAAAAAAA&#10;AAAAAAAAAEZxAABkcnMvZG93bnJldi54bWxQSwUGAAAAAAgACAAAAgAAVHIAAAAA&#10;">
                <v:shape id="_x0000_s1153" type="#_x0000_t75" style="position:absolute;width:61525;height:18459;visibility:visible;mso-wrap-style:square">
                  <v:fill o:detectmouseclick="t"/>
                  <v:path o:connecttype="none"/>
                </v:shape>
                <v:shape id="Рисунок 15369" o:spid="_x0000_s1154"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cxgAAAN4AAAAPAAAAZHJzL2Rvd25yZXYueG1sRE/basJA&#10;EH0X/IdlhL7pRsVLo6uIoJYK2mppX8fsmASzsyG7jfHvu4VC3+ZwrjNfNqYQNVUut6yg34tAECdW&#10;55wq+DhvulMQziNrLCyTggc5WC7arTnG2t75neqTT0UIYRejgsz7MpbSJRkZdD1bEgfuaiuDPsAq&#10;lbrCewg3hRxE0VgazDk0ZFjSOqPkdvo2CszX2+h83A72t+Pn4aLrFU53k1elnjrNagbCU+P/xX/u&#10;Fx3mj4bjZ/h9J9wgFz8AAAD//wMAUEsBAi0AFAAGAAgAAAAhANvh9svuAAAAhQEAABMAAAAAAAAA&#10;AAAAAAAAAAAAAFtDb250ZW50X1R5cGVzXS54bWxQSwECLQAUAAYACAAAACEAWvQsW78AAAAVAQAA&#10;CwAAAAAAAAAAAAAAAAAfAQAAX3JlbHMvLnJlbHNQSwECLQAUAAYACAAAACEAfsqlnMYAAADeAAAA&#10;DwAAAAAAAAAAAAAAAAAHAgAAZHJzL2Rvd25yZXYueG1sUEsFBgAAAAADAAMAtwAAAPoCAAAAAA==&#10;">
                  <v:imagedata r:id="rId18" o:title=""/>
                  <v:path arrowok="t"/>
                  <o:lock v:ext="edit" aspectratio="f"/>
                </v:shape>
                <v:shape id="Блок-схема: альтернативний процес 15370" o:spid="_x0000_s1155"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0EMyAAAAN4AAAAPAAAAZHJzL2Rvd25yZXYueG1sRI9BSwMx&#10;EIXvQv9DmII3m63VWrZNi4qCIBVsi/Y4bKbZxc1kSeJ2/ffOQfA2w7x5732rzeBb1VNMTWAD00kB&#10;irgKtmFn4LB/vlqAShnZYhuYDPxQgs16dLHC0oYzv1O/y06JCacSDdQ5d6XWqarJY5qEjlhupxA9&#10;Zlmj0zbiWcx9q6+LYq49NiwJNXb0WFP1tfv2Bo7t58cpvM7ftk82PqR+cePc7GjM5Xi4X4LKNOR/&#10;8d/3i5X6t7M7ARAcmUGvfwEAAP//AwBQSwECLQAUAAYACAAAACEA2+H2y+4AAACFAQAAEwAAAAAA&#10;AAAAAAAAAAAAAAAAW0NvbnRlbnRfVHlwZXNdLnhtbFBLAQItABQABgAIAAAAIQBa9CxbvwAAABUB&#10;AAALAAAAAAAAAAAAAAAAAB8BAABfcmVscy8ucmVsc1BLAQItABQABgAIAAAAIQBzF0EMyAAAAN4A&#10;AAAPAAAAAAAAAAAAAAAAAAcCAABkcnMvZG93bnJldi54bWxQSwUGAAAAAAMAAwC3AAAA/AIAAAAA&#10;" fillcolor="#c0504d" strokecolor="#f9f9f9" strokeweight="3pt">
                  <v:textbox>
                    <w:txbxContent>
                      <w:p w14:paraId="7E58AD87"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5371" o:spid="_x0000_s1156"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prxwAAAN4AAAAPAAAAZHJzL2Rvd25yZXYueG1sRE9La8JA&#10;EL4X/A/LFLyUuomPNkRXKRWxJ7Fpc/A2ZKdJMDsbsqvG/vpuQfA2H99zFqveNOJMnastK4hHEQji&#10;wuqaSwXfX5vnBITzyBoby6TgSg5Wy8HDAlNtL/xJ58yXIoSwS1FB5X2bSumKigy6kW2JA/djO4M+&#10;wK6UusNLCDeNHEfRizRYc2iosKX3iopjdjIKpvksPux/t4mlIruu82y3WZ+elBo+9m9zEJ56fxff&#10;3B86zJ9NXmP4fyfcIJd/AAAA//8DAFBLAQItABQABgAIAAAAIQDb4fbL7gAAAIUBAAATAAAAAAAA&#10;AAAAAAAAAAAAAABbQ29udGVudF9UeXBlc10ueG1sUEsBAi0AFAAGAAgAAAAhAFr0LFu/AAAAFQEA&#10;AAsAAAAAAAAAAAAAAAAAHwEAAF9yZWxzLy5yZWxzUEsBAi0AFAAGAAgAAAAhAA/U6mvHAAAA3gAA&#10;AA8AAAAAAAAAAAAAAAAABwIAAGRycy9kb3ducmV2LnhtbFBLBQYAAAAAAwADALcAAAD7AgAAAAA=&#10;">
                  <v:imagedata r:id="rId19" o:title=""/>
                </v:shape>
                <v:shape id="Блок-схема: альтернативний процес 15372" o:spid="_x0000_s1157"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OGxAAAAN4AAAAPAAAAZHJzL2Rvd25yZXYueG1sRE/JbsIw&#10;EL1X4h+sQeqtOASxpRgUaFlubaHqeRRPk4h4HGID4e9rJKTe5umtM1u0phIXalxpWUG/F4Egzqwu&#10;OVfwfVi/TEA4j6yxskwKbuRgMe88zTDR9spfdNn7XIQQdgkqKLyvEyldVpBB17M1ceB+bWPQB9jk&#10;Ujd4DeGmknEUjaTBkkNDgTWtCsqO+7NRkMY/5+m2Pb3ryWaZfo7k9PD24ZV67rbpKwhPrf8XP9w7&#10;HeYPB+MY7u+EG+T8DwAA//8DAFBLAQItABQABgAIAAAAIQDb4fbL7gAAAIUBAAATAAAAAAAAAAAA&#10;AAAAAAAAAABbQ29udGVudF9UeXBlc10ueG1sUEsBAi0AFAAGAAgAAAAhAFr0LFu/AAAAFQEAAAsA&#10;AAAAAAAAAAAAAAAAHwEAAF9yZWxzLy5yZWxzUEsBAi0AFAAGAAgAAAAhALBNQ4bEAAAA3gAAAA8A&#10;AAAAAAAAAAAAAAAABwIAAGRycy9kb3ducmV2LnhtbFBLBQYAAAAAAwADALcAAAD4AgAAAAA=&#10;" fillcolor="#9bbb59" strokecolor="#f9f9f9" strokeweight="3pt">
                  <v:textbox>
                    <w:txbxContent>
                      <w:p w14:paraId="7E58AD88" w14:textId="431779FE"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27" w:author="Bohdan Benetskyi" w:date="2017-02-22T11:11:00Z">
                          <w:r w:rsidDel="00957975">
                            <w:rPr>
                              <w:rFonts w:eastAsia="Times New Roman"/>
                              <w:sz w:val="16"/>
                              <w:szCs w:val="16"/>
                            </w:rPr>
                            <w:delText>Report</w:delText>
                          </w:r>
                        </w:del>
                        <w:ins w:id="128" w:author="Bohdan Benetskyi" w:date="2017-02-22T11:11:00Z">
                          <w:r w:rsidR="00957975">
                            <w:rPr>
                              <w:rFonts w:eastAsia="Times New Roman"/>
                              <w:sz w:val="16"/>
                              <w:szCs w:val="16"/>
                            </w:rPr>
                            <w:t>Worksheet</w:t>
                          </w:r>
                        </w:ins>
                      </w:p>
                    </w:txbxContent>
                  </v:textbox>
                </v:shape>
                <v:shape id="Блок-схема: альтернативний процес 15373" o:spid="_x0000_s1158"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QxQAAAN4AAAAPAAAAZHJzL2Rvd25yZXYueG1sRE9La8JA&#10;EL4L/Q/LFHopdVNjbUhdRVqKnoRq8TxkJw/NzqbZTYz/3hUK3ubje858OZha9NS6yrKC13EEgjiz&#10;uuJCwe/++yUB4TyyxtoyKbiQg+XiYTTHVNsz/1C/84UIIexSVFB636RSuqwkg25sG+LA5bY16ANs&#10;C6lbPIdwU8tJFM2kwYpDQ4kNfZaUnXadUcDH5zxfr5rD9jBJplGMmHRff0o9PQ6rDxCeBn8X/7s3&#10;Osx/i99juL0TbpCLKwAAAP//AwBQSwECLQAUAAYACAAAACEA2+H2y+4AAACFAQAAEwAAAAAAAAAA&#10;AAAAAAAAAAAAW0NvbnRlbnRfVHlwZXNdLnhtbFBLAQItABQABgAIAAAAIQBa9CxbvwAAABUBAAAL&#10;AAAAAAAAAAAAAAAAAB8BAABfcmVscy8ucmVsc1BLAQItABQABgAIAAAAIQAmp+0QxQAAAN4AAAAP&#10;AAAAAAAAAAAAAAAAAAcCAABkcnMvZG93bnJldi54bWxQSwUGAAAAAAMAAwC3AAAA+QIAAAAA&#10;" fillcolor="#8064a2" strokecolor="#f9f9f9" strokeweight="3pt">
                  <v:textbox>
                    <w:txbxContent>
                      <w:p w14:paraId="7E58AD89"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74" o:spid="_x0000_s1159"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6JVxQAAAN4AAAAPAAAAZHJzL2Rvd25yZXYueG1sRE9La8JA&#10;EL4X/A/LFHoR3fioSnSVWCj0UKFqwOuYnSbB7GzY3Wr677uC0Nt8fM9ZbTrTiCs5X1tWMBomIIgL&#10;q2suFeTH98EChA/IGhvLpOCXPGzWvacVptreeE/XQyhFDGGfooIqhDaV0hcVGfRD2xJH7ts6gyFC&#10;V0rt8BbDTSPHSTKTBmuODRW29FZRcTn8GAVut+1PTnm5P57HX5jN3GeGeaHUy3OXLUEE6sK/+OH+&#10;0HH+62Q+hfs78Qa5/gMAAP//AwBQSwECLQAUAAYACAAAACEA2+H2y+4AAACFAQAAEwAAAAAAAAAA&#10;AAAAAAAAAAAAW0NvbnRlbnRfVHlwZXNdLnhtbFBLAQItABQABgAIAAAAIQBa9CxbvwAAABUBAAAL&#10;AAAAAAAAAAAAAAAAAB8BAABfcmVscy8ucmVsc1BLAQItABQABgAIAAAAIQBAf6JVxQAAAN4AAAAP&#10;AAAAAAAAAAAAAAAAAAcCAABkcnMvZG93bnJldi54bWxQSwUGAAAAAAMAAwC3AAAA+QIAAAAA&#10;" fillcolor="#4f81bd" strokecolor="#f9f9f9" strokeweight="3pt">
                  <v:textbox>
                    <w:txbxContent>
                      <w:p w14:paraId="7E58AD8A"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76" o:spid="_x0000_s1160"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pIQxAAAAN4AAAAPAAAAZHJzL2Rvd25yZXYueG1sRE9Na8JA&#10;EL0X+h+WKXirmyrVkrqKVJRcG+OhtyE7zYZkZ0N2TaK/vlso9DaP9zmb3WRbMVDva8cKXuYJCOLS&#10;6ZorBcX5+PwGwgdkja1jUnAjD7vt48MGU+1G/qQhD5WIIexTVGBC6FIpfWnIop+7jjhy3663GCLs&#10;K6l7HGO4beUiSVbSYs2xwWBHH4bKJr9aBTlVe1c0p6ar7+PXZZDZ8mAypWZP0/4dRKAp/Iv/3JmO&#10;81+X6xX8vhNvkNsfAAAA//8DAFBLAQItABQABgAIAAAAIQDb4fbL7gAAAIUBAAATAAAAAAAAAAAA&#10;AAAAAAAAAABbQ29udGVudF9UeXBlc10ueG1sUEsBAi0AFAAGAAgAAAAhAFr0LFu/AAAAFQEAAAsA&#10;AAAAAAAAAAAAAAAAHwEAAF9yZWxzLy5yZWxzUEsBAi0AFAAGAAgAAAAhALqqkhDEAAAA3gAAAA8A&#10;AAAAAAAAAAAAAAAABwIAAGRycy9kb3ducmV2LnhtbFBLBQYAAAAAAwADALcAAAD4AgAAAAA=&#10;">
                  <v:imagedata r:id="rId27" o:title=""/>
                  <v:path arrowok="t"/>
                </v:shape>
                <v:shape id="Рисунок 15377" o:spid="_x0000_s1161"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2HRxAAAAN4AAAAPAAAAZHJzL2Rvd25yZXYueG1sRE9NawIx&#10;EL0X/A9hBC+i2VqqshqlCkIP9dBVPA+bcTe4mSxJ1NVf3xQKvc3jfc5y3dlG3MgH41jB6zgDQVw6&#10;bbhScDzsRnMQISJrbByTggcFWK96L0vMtbvzN92KWIkUwiFHBXWMbS5lKGuyGMauJU7c2XmLMUFf&#10;Se3xnsJtIydZNpUWDaeGGlva1lReiqtVoPfXod+bpzXzExdf0+N2kw0LpQb97mMBIlIX/8V/7k+d&#10;5r+/zWbw+066Qa5+AAAA//8DAFBLAQItABQABgAIAAAAIQDb4fbL7gAAAIUBAAATAAAAAAAAAAAA&#10;AAAAAAAAAABbQ29udGVudF9UeXBlc10ueG1sUEsBAi0AFAAGAAgAAAAhAFr0LFu/AAAAFQEAAAsA&#10;AAAAAAAAAAAAAAAAHwEAAF9yZWxzLy5yZWxzUEsBAi0AFAAGAAgAAAAhANkbYdHEAAAA3gAAAA8A&#10;AAAAAAAAAAAAAAAABwIAAGRycy9kb3ducmV2LnhtbFBLBQYAAAAAAwADALcAAAD4AgAAAAA=&#10;">
                  <v:imagedata r:id="rId27" o:title=""/>
                </v:shape>
                <v:shape id="Рисунок 15378" o:spid="_x0000_s1162"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WjxwAAAN4AAAAPAAAAZHJzL2Rvd25yZXYueG1sRI9BawIx&#10;EIXvhf6HMAUvUrOt1MrWKK0geNBDt9LzsJnuhm4mSxJ19dc7h0JvM7w3732zWA2+UyeKyQU28DQp&#10;QBHXwTpuDBy+No9zUCkjW+wCk4ELJVgt7+8WWNpw5k86VblREsKpRANtzn2pdapb8pgmoScW7SdE&#10;j1nW2Ggb8SzhvtPPRTHTHh1LQ4s9rVuqf6ujN2D3x3Hcu6t382+udrPD+qMYV8aMHob3N1CZhvxv&#10;/rveWsF/mb4Kr7wjM+jlDQAA//8DAFBLAQItABQABgAIAAAAIQDb4fbL7gAAAIUBAAATAAAAAAAA&#10;AAAAAAAAAAAAAABbQ29udGVudF9UeXBlc10ueG1sUEsBAi0AFAAGAAgAAAAhAFr0LFu/AAAAFQEA&#10;AAsAAAAAAAAAAAAAAAAAHwEAAF9yZWxzLy5yZWxzUEsBAi0AFAAGAAgAAAAhAKiE9aPHAAAA3gAA&#10;AA8AAAAAAAAAAAAAAAAABwIAAGRycy9kb3ducmV2LnhtbFBLBQYAAAAAAwADALcAAAD7AgAAAAA=&#10;">
                  <v:imagedata r:id="rId27" o:title=""/>
                </v:shape>
                <w10:wrap type="topAndBottom" anchorx="page" anchory="page"/>
                <w10:anchorlock/>
              </v:group>
            </w:pict>
          </mc:Fallback>
        </mc:AlternateContent>
      </w:r>
    </w:p>
    <w:p w14:paraId="7E58ACF4" w14:textId="77777777" w:rsidR="002F7F5B" w:rsidRDefault="002F7F5B" w:rsidP="002F7F5B">
      <w:pPr>
        <w:rPr>
          <w:lang w:eastAsia="en-GB"/>
        </w:rPr>
      </w:pPr>
    </w:p>
    <w:p w14:paraId="7E58ACF5" w14:textId="77777777" w:rsidR="004B15C4" w:rsidRDefault="004B15C4">
      <w:pPr>
        <w:rPr>
          <w:lang w:eastAsia="en-GB"/>
        </w:rPr>
        <w:pPrChange w:id="125" w:author="Owens, John   Contractor" w:date="2017-02-16T08:40:00Z">
          <w:pPr>
            <w:ind w:firstLine="720"/>
          </w:pPr>
        </w:pPrChange>
      </w:pPr>
      <w:r>
        <w:rPr>
          <w:lang w:eastAsia="en-GB"/>
        </w:rPr>
        <w:t xml:space="preserve">Now we should drag &amp; drop </w:t>
      </w:r>
      <w:r w:rsidRPr="004B15C4">
        <w:rPr>
          <w:b/>
          <w:lang w:eastAsia="en-GB"/>
        </w:rPr>
        <w:t xml:space="preserve">Rgn Nm </w:t>
      </w:r>
      <w:r>
        <w:rPr>
          <w:lang w:eastAsia="en-GB"/>
        </w:rPr>
        <w:t xml:space="preserve">column and </w:t>
      </w:r>
      <w:r w:rsidRPr="004B15C4">
        <w:rPr>
          <w:b/>
          <w:lang w:eastAsia="en-GB"/>
        </w:rPr>
        <w:t xml:space="preserve">Average Processing Days </w:t>
      </w:r>
      <w:r>
        <w:rPr>
          <w:lang w:eastAsia="en-GB"/>
        </w:rPr>
        <w:t xml:space="preserve">field into </w:t>
      </w:r>
      <w:r w:rsidRPr="004B15C4">
        <w:rPr>
          <w:b/>
          <w:lang w:eastAsia="en-GB"/>
        </w:rPr>
        <w:t xml:space="preserve">Marks </w:t>
      </w:r>
      <w:r>
        <w:rPr>
          <w:lang w:eastAsia="en-GB"/>
        </w:rPr>
        <w:t>at</w:t>
      </w:r>
      <w:r w:rsidR="00FF3559">
        <w:rPr>
          <w:lang w:eastAsia="en-GB"/>
        </w:rPr>
        <w:t xml:space="preserve"> the</w:t>
      </w:r>
      <w:r>
        <w:rPr>
          <w:lang w:eastAsia="en-GB"/>
        </w:rPr>
        <w:t xml:space="preserve"> </w:t>
      </w:r>
      <w:r w:rsidRPr="004B15C4">
        <w:rPr>
          <w:b/>
          <w:lang w:eastAsia="en-GB"/>
        </w:rPr>
        <w:t>Label</w:t>
      </w:r>
      <w:r>
        <w:rPr>
          <w:lang w:eastAsia="en-GB"/>
        </w:rPr>
        <w:t xml:space="preserve"> section:</w:t>
      </w:r>
    </w:p>
    <w:p w14:paraId="7E58ACF6" w14:textId="77777777" w:rsidR="004B15C4" w:rsidRDefault="004B15C4" w:rsidP="004B15C4">
      <w:pPr>
        <w:rPr>
          <w:lang w:eastAsia="en-GB"/>
        </w:rPr>
      </w:pPr>
    </w:p>
    <w:p w14:paraId="7E58ACF7" w14:textId="1DF2EBB7" w:rsidR="002F7F5B" w:rsidRDefault="0069620C">
      <w:pPr>
        <w:jc w:val="center"/>
        <w:rPr>
          <w:b/>
          <w:lang w:eastAsia="en-GB"/>
        </w:rPr>
        <w:pPrChange w:id="126" w:author="Bohdan Benetskyi" w:date="2017-02-25T10:17:00Z">
          <w:pPr/>
        </w:pPrChange>
      </w:pPr>
      <w:r>
        <w:rPr>
          <w:b/>
          <w:lang w:eastAsia="en-GB"/>
        </w:rPr>
        <w:pict w14:anchorId="7E58AD43">
          <v:shape id="_x0000_i1039" type="#_x0000_t75" style="width:284.55pt;height:239.05pt">
            <v:imagedata r:id="rId47" o:title="2017-01-18 00_13_39-Tableau - Book2 - Tableau license expires in 7 days"/>
          </v:shape>
        </w:pict>
      </w:r>
      <w:r w:rsidR="004327F7">
        <w:rPr>
          <w:rStyle w:val="ab"/>
        </w:rPr>
        <w:commentReference w:id="127"/>
      </w:r>
      <w:r w:rsidR="003A77C4">
        <w:rPr>
          <w:rStyle w:val="ab"/>
        </w:rPr>
        <w:commentReference w:id="128"/>
      </w:r>
    </w:p>
    <w:p w14:paraId="7E58ACF8" w14:textId="77777777" w:rsidR="004B15C4" w:rsidRDefault="004B15C4" w:rsidP="002F7F5B">
      <w:pPr>
        <w:rPr>
          <w:lang w:eastAsia="en-GB"/>
        </w:rPr>
      </w:pPr>
      <w:r>
        <w:rPr>
          <w:b/>
          <w:lang w:eastAsia="en-GB"/>
        </w:rPr>
        <w:t>Queue is not affect here.</w:t>
      </w:r>
    </w:p>
    <w:p w14:paraId="7E58ACF9" w14:textId="4D63DF5E" w:rsidR="004B15C4" w:rsidDel="008D2F21" w:rsidRDefault="009C2C9F">
      <w:pPr>
        <w:pStyle w:val="2"/>
        <w:rPr>
          <w:del w:id="129" w:author="Bohdan Benetskyi" w:date="2017-02-25T10:19:00Z"/>
        </w:rPr>
        <w:pPrChange w:id="130" w:author="Bohdan Benetskyi" w:date="2017-02-25T10:19:00Z">
          <w:pPr/>
        </w:pPrChange>
      </w:pPr>
      <w:ins w:id="131" w:author="Bohdan Benetskyi" w:date="2017-02-25T10:41:00Z">
        <w:r w:rsidRPr="00445D7C">
          <w:rPr>
            <w:noProof/>
            <w:lang w:val="en-GB" w:eastAsia="en-GB"/>
          </w:rPr>
          <mc:AlternateContent>
            <mc:Choice Requires="wpc">
              <w:drawing>
                <wp:anchor distT="0" distB="0" distL="114300" distR="114300" simplePos="0" relativeHeight="251708416" behindDoc="0" locked="1" layoutInCell="1" allowOverlap="1" wp14:anchorId="0B7CEB0C" wp14:editId="5251F34A">
                  <wp:simplePos x="0" y="0"/>
                  <wp:positionH relativeFrom="page">
                    <wp:posOffset>809625</wp:posOffset>
                  </wp:positionH>
                  <wp:positionV relativeFrom="page">
                    <wp:posOffset>528955</wp:posOffset>
                  </wp:positionV>
                  <wp:extent cx="6152515" cy="1845945"/>
                  <wp:effectExtent l="0" t="0" r="635" b="1905"/>
                  <wp:wrapTopAndBottom/>
                  <wp:docPr id="36" name="Полотно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Рисунок 25"/>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26" name="Блок-схема: альтернативний процес 2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9CEC1"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Рисунок 27"/>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31" name="Блок-схема: альтернативний процес 31"/>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DBC79" w14:textId="77777777" w:rsidR="009C2C9F" w:rsidRDefault="009C2C9F" w:rsidP="009C2C9F">
                                <w:pPr>
                                  <w:pStyle w:val="a3"/>
                                  <w:spacing w:before="0" w:beforeAutospacing="0" w:after="160" w:afterAutospacing="0" w:line="256" w:lineRule="auto"/>
                                  <w:jc w:val="center"/>
                                </w:pPr>
                                <w:r>
                                  <w:rPr>
                                    <w:rFonts w:eastAsia="Times New Roman"/>
                                    <w:sz w:val="16"/>
                                    <w:szCs w:val="16"/>
                                  </w:rPr>
                                  <w:t xml:space="preserve">Create Region </w:t>
                                </w:r>
                                <w:del w:id="132" w:author="Bohdan Benetskyi" w:date="2017-02-22T11:11:00Z">
                                  <w:r w:rsidDel="00957975">
                                    <w:rPr>
                                      <w:rFonts w:eastAsia="Times New Roman"/>
                                      <w:sz w:val="16"/>
                                      <w:szCs w:val="16"/>
                                    </w:rPr>
                                    <w:delText>Report</w:delText>
                                  </w:r>
                                </w:del>
                                <w:ins w:id="133" w:author="Bohdan Benetskyi" w:date="2017-02-22T11:11:00Z">
                                  <w:r>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42" name="Блок-схема: альтернативний процес 14342"/>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43930"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51" name="Блок-схема: альтернативний процес 14351"/>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2A800"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360" name="Рисунок 14360"/>
                            <pic:cNvPicPr>
                              <a:picLocks noChangeAspect="1"/>
                            </pic:cNvPicPr>
                          </pic:nvPicPr>
                          <pic:blipFill>
                            <a:blip r:embed="rId26"/>
                            <a:stretch>
                              <a:fillRect/>
                            </a:stretch>
                          </pic:blipFill>
                          <pic:spPr>
                            <a:xfrm>
                              <a:off x="352426" y="75225"/>
                              <a:ext cx="485480" cy="476250"/>
                            </a:xfrm>
                            <a:prstGeom prst="rect">
                              <a:avLst/>
                            </a:prstGeom>
                          </pic:spPr>
                        </pic:pic>
                        <pic:pic xmlns:pic="http://schemas.openxmlformats.org/drawingml/2006/picture">
                          <pic:nvPicPr>
                            <pic:cNvPr id="34" name="Рисунок 34"/>
                            <pic:cNvPicPr/>
                          </pic:nvPicPr>
                          <pic:blipFill>
                            <a:blip r:embed="rId26"/>
                            <a:stretch>
                              <a:fillRect/>
                            </a:stretch>
                          </pic:blipFill>
                          <pic:spPr>
                            <a:xfrm>
                              <a:off x="1494450" y="75225"/>
                              <a:ext cx="485140" cy="476250"/>
                            </a:xfrm>
                            <a:prstGeom prst="rect">
                              <a:avLst/>
                            </a:prstGeom>
                          </pic:spPr>
                        </pic:pic>
                        <pic:pic xmlns:pic="http://schemas.openxmlformats.org/drawingml/2006/picture">
                          <pic:nvPicPr>
                            <pic:cNvPr id="35" name="Рисунок 35"/>
                            <pic:cNvPicPr/>
                          </pic:nvPicPr>
                          <pic:blipFill>
                            <a:blip r:embed="rId26"/>
                            <a:stretch>
                              <a:fillRect/>
                            </a:stretch>
                          </pic:blipFill>
                          <pic:spPr>
                            <a:xfrm>
                              <a:off x="2570775" y="82550"/>
                              <a:ext cx="485140" cy="476250"/>
                            </a:xfrm>
                            <a:prstGeom prst="rect">
                              <a:avLst/>
                            </a:prstGeom>
                          </pic:spPr>
                        </pic:pic>
                      </wpc:wpc>
                    </a:graphicData>
                  </a:graphic>
                </wp:anchor>
              </w:drawing>
            </mc:Choice>
            <mc:Fallback>
              <w:pict>
                <v:group w14:anchorId="0B7CEB0C" id="Полотно 36" o:spid="_x0000_s1163" editas="canvas" style="position:absolute;margin-left:63.75pt;margin-top:41.65pt;width:484.45pt;height:145.35pt;z-index:251708416;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C+B3AUAADYgAAAOAAAAZHJzL2Uyb0RvYy54bWzsWd1u2zYUvh+wdxB0&#10;71qSKUs24hSO0wwFgi5oO/SalqlYqCRqFB07GwasG7ar3ewN9gjFgALZunWvoLzRPpKSY+dn/Vmy&#10;JoMTxCFF8vDw43d+dLx1f5Gl1hETZcLzge3ec2yL5RGfJPnhwP7i6V4rtK1S0nxCU56zgX3MSvv+&#10;9qefbM2LPvP4lKcTJiwIycv+vBjYUymLfrtdRlOW0fIeL1iOwZiLjEp0xWF7Iugc0rO07TlOtz3n&#10;YlIIHrGyxNNdM2hva/lxzCL5eRyXTFrpwIZuUn8K/TlWn+3tLdo/FLSYJlGtBv0ALTKa5Nh0KWqX&#10;SmrNRHJBVJZEgpc8lvcinrV5HCcR02fAaVzn3GlGND+ipT5MBHQaBdG6RrnjQ2AAkf05LoOhXSRR&#10;H381Gmhd2Oztt4JVciaYXQvJ3klGRsXzWdECMAWVyThJE3msLxkIKKXyo4MkOhCmEz06OhBWMhnY&#10;nm9bOc1AruqX6uT0xen31Z/Vm+p3CwP1cdRks5Sqo+3z6HmJobaSejamu2ubjNOk2EvSVN2satfH&#10;AX/ezlNzt7s8mmUsl4asgqU4Gc/LaVKUtiX6LBszHEE8nLiaPmwh90uptkPLEOhrLxw6Ts/baY18&#10;Z9QiTvCgNeyRoBU4DwLikNAduaNv1GqX9Gclw+FoulskDZtdckHbS0lY25XhoeazdUS11SiktELN&#10;f60iHilIlK6lFExGU9WMgdZjWJ1ZsxzQ0J6hqXAvC3WVtL+IRab+Ay9roQ3zeGmYCoQID7uu7/ku&#10;7jnCmBsSv0f03UKHZnkhSvkZ45mlGkAUOmhE6RG0Ndo0U+qLNwpozaCPsgG4oLK5Y/TeDTflgC4z&#10;3idTWjCooMSukLW7JOvP1WtF0xYY+0P1qvqjetm3qpfV69OfTr+rXp1+Cxa/ROuk+hWtk+o3q/oL&#10;D9+c/ojBF5bXVeSuhT8BlnXvClh7xAuAH+DzfZegiemGZApf13H8kMA/KnyDDtDWnvFqeOOUz0dT&#10;KuQwlUzkVLID44Ovxhw04WkyacypFIfjUSoMx0aO75BdpRO2XJuW5tZ8YHdCaKhFrw2uydjrqd+L&#10;MiAxzSFYQWXA0S15nDIFQZo/ZjH8CFDwzA4q9LClajSKYL7GOsspnTCjse/gp9msWaHV1wKVZGMK&#10;texaQDPTCGlkm3PX8/W96Mi1VKw++j8tZs0KvTPP5XJxluRcXHayFKeqdzbzG5AMNAoluRgvtI/t&#10;6rOqR2M+OYbjFRxGBsKURbSXwOL2aSkPqEDsxEPkAxidcvGVbc0RWwd2+eWMqnCQPsxhVj2XKLJJ&#10;3SF+ALZZYnVkvDqSz7IRhyNy9W66qebLtGnGgmfPYIVDtSuGaB5h74EdSdF0RtLEfCQSERsO9TQT&#10;Z/bzJyqcmvtRHuLp4hkVRe1GJDzQI96YMu2f8yZmroI858OZ5HGiXc0ZTjWkcCt3MK4GS1d1Lq4G&#10;ijersVPRSPU/VvA0lrsJnh2feB2VD10Mob4fhvBY2sPXbWP8dyyAduAG6mzv3wVQCAIAylQRnd8e&#10;QF03dNwaWj9wkI+o5bcnhPZ2dnb8S8KfinCbEIqwoC5Lv1ZejO3GEG46hC75tgmhKwn5e4VQZa03&#10;nqK7pEO8a3IyRtb7+BnP6/q9JlW/hX4mdLpk6NWJ41o2vvEz+vX1o/sZfTlnKegmVe+fpfXvmKr/&#10;V37Gv65kBn4Gst7Hz3Q6gRM2fsbkhrcqnyF7obuzKQmoalqs88zmBd/UKm5BPtNp+LbJZz40n1Hv&#10;zPi7M6V2uBlUgpr3r/WqgBmDD1ktDCjmoq8L7lbOUTLMD9mwLFCdVTUXzNZ1g1tSg9eMvt5ydsf3&#10;CEq16oU88L3zL40k9ElYv5SToOv5TUnx+l7K7xrFOuQKfmHgHLka9nysqtMN0MUlPULAgqv54jZl&#10;+g1fdGW6g2rXpd/+YeD/zxcPpaigzuJCzzf+46woBf9y03zB9yr6u2l48rVvv1f7aK9+3b/9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DkkBBF4EEA&#10;AOBBAAAUAAAAZHJzL21lZGlhL2ltYWdlMy5wbmeJUE5HDQoaCgAAAA1JSERSAAABBwAAAQIIBgAA&#10;APNmEhQAAAABc1JHQgCuzhzpAAAACXBIWXMAAA7EAAAOxAGVKw4bAAAAGXRFWHRTb2Z0d2FyZQBN&#10;aWNyb3NvZnQgT2ZmaWNlf+01cQAAQWBJREFUeF7tXQd4FcUWPklIJyEk9N6lS28CgviwYwOkSxEE&#10;BUEQUJ4KVrDQkW4BK/pURLE8UZFOKFJEmvROSEgj5aa9/+zdAA9TdubeJLt7Z/zmSzDn7M78M/e/&#10;U04p9tJLL5EqCgGFgLkQePHFF0PQomqo1VFrotZBrYRaFrU4qjdqIuol1BOoh1EP6D+Pvfzyyw5X&#10;e1TM1QcofYWAQsB1BEAG/nhKM9TOqG1RG6JWRfUSfHoa5A/heevw81vU30AUKYLP0MQVOcigpnQU&#10;Am5CAB/iFnjU/aj3oN6MyisCV4ovlBvodQR+7sY73sPP5SCJWJEHK3IQQUvJKgTcgAA+rBF4TDfU&#10;vqi3FvCXNBPObNQxeO+b+LkUJJFupBuKHIygpGQUAm5AAB/OynjMQNRHUfkcoTALn10sQO2FdowB&#10;QezK7+WKHPJDSP1dIeAiAjop8BJ/MCofKBZl4ZXKWrRpLAiCtxu5FkUORTlM6t22RgAfwHLo4BOo&#10;w1FLm6izJdCWd9G+CiCIV3NrlyIHE42Yaoo9EMCHLgA9eQx1HGo1E/fqFbTVDwTxYk5tVORg4pFT&#10;TbMeAviw3YVWT0FtZZHWv4A2nwFBLLqxvYocLDKCqpnmRgAfsBpo4WTUAeZuaY6tm4327wFBbL7+&#10;r4ocLDiSqsnmQQAfKjZSehL1BdQy5mmZUEvYAGsW+tLhestKRQ5CGCphhcA1BPBhaoJ/se3AvwoK&#10;l9iUC3Qu4Tgdj91LUVeOUlzqFUpKi6OsrEwK8A2lMP8QKhdSm+pENKeqJeqRj7efbFN4G/Q06hvZ&#10;D1DkIAul0vNYBEAK/LnhD9LzqKHuBuIYiGD3+d9o38V1dDxuPyWAINIz2SraQd7evuTt5aO9MhME&#10;kZHpgH21P/n6+FOFkDrUquLddHuNARQRVFGmWaPQNzaSimZlRQ4yECodj0UAHx72eZiF2sWdICQ6&#10;Ymnz6VW04cR/6EjMTkpOv4wPvB8F+ARRsF8QCMCLsnJ5Ie9rsvDfhSsHaMW+7fTzkaX0QN2xdO9N&#10;vNsRKswovVDfUeQghJsS9nQEQAzDgME01JLuwuJcwhH6+eiHtOnkl3QR2wb/Yv4U6BuMLUNpbB2u&#10;0UFuxMDtcP4N6wcQSWCx4uTIuEJLdo6h/VFb6Kk2i/HMQJHmPop+LsTqIUOtHERgU7IeiQAbC6Hj&#10;0/VvVbdgcCb+EH13aD5tPvUVJTiisToIofCga4RwPTGIvJC3GsW8/al0cEXaeGoFpWc5aMItH+Es&#10;gv2xDJXGkKqGekSRgyG8lJCnIgBiuAN9n4/KV5Uul5jkc7TqwFz69dhyHCxephD/MCoZ6CQFWULI&#10;qVH8rFLBFWjL6a9pJd73cP2xRtvONxd8OKnIwShiSs6zEAAp8KnfJFS2XXCeALpQHBkptPrQItR3&#10;KCb5FJUICKewAiCF65vIBBEWGIEVyjzqXL03hQeWN9qDDhD8VK0cjMKl5DwGARADB1nhQzmOseBy&#10;2Xr6W/p831Q6dnkXFfcvge1DWbevFHJrpC+2GNFJZ2nLqW/o7jrs4mGo1GMpRQ6GsFJCnoKAbv7M&#10;rs1MEC6VC1dO0Cd7XqGNJ1eQXzE/kEKZQiOF7Ibz6oFvPfZfilTk4NJoKmWPRgDEMAEAvOaOL82f&#10;/n4P14qvU3zKWWwh2CETV5HX3T4UJtB+sIG4cOUw7CIyrtpI5PN+DkajVg6FOUjqXeZEAKTALsy8&#10;WujtagvPJvxN7+6cQH+c+xGHjbBgDHSuFrIvHF19vpy+N6XjzINtIQwWTVBtKwyipcTsiQCIga/u&#10;3kfl4K4ulR//fp8+3TuZknELURRbiNwan5mVTsX9yhldNfBjtDByihxcmg5K2coIgBgeRvsXo4a7&#10;0g++nlyy4xnt2jAUq4XQgFKa74MZCltWOtKTqWpYfc3K0mA5qcjBIFJKzH4IgBj4mpLPF1wqW3AT&#10;8e7OcRSbco4i+GoSTzMLMTg7xi0qRo3KcnQ4w+WgIgfDWClBuyAAUghCX/iacqArfUrLcNBHe16C&#10;3cIcmDsH4tAxosgOHPPqRwpWDRVD61OTcpwOw3DZosjBMFZK0A4IgBiqoR8forZ3pT9n4g/TvMgR&#10;dPDSJs3IyBs2UkV1E5FXP7y8vOhKWjz1rz2U/HyE/CsiFTm4MkOUrqUQADG0Q4M/RmWCkC7rTnxO&#10;7+0cTynpcXCLLoPrQb4DMHwLIP1eUUUmhoTUy1Q3oh11qdFfRJ3dtfcochCBTMlaFgEQAyeP4RiJ&#10;wbKdyMhMp+W7X4Qp8lwK9g2CpWOYRgxmLenY9nh7BdDQ5jPhiCUUAGYdPDKjFDmYdWRVu9yGAIhh&#10;Ih7GbtbS5eKVk9hGPEF7L6yBfwJHgvM25TbiWgezEDEqmka0XEQ1wjnhlVDh1ZVW1FWmEG5K2CoI&#10;gBTYR3kWKueNkC67EJFp/rbhuI04i21EORMYNOXdFd5ORCddpLvqjKKuNQeK9nsvFL5X5CAKm5K3&#10;DAIgBrZbWIZ6ryuN5ngLH2Ir4YvUtqH+5ryNuL5/TAwxyRepdaWHaEjTq6EgRSCYgS1FsiIHEciU&#10;rGUQ0EPEf4QGcxp7qcLXlIt2jKVfj76ruVb7ePmafBsBzw0vb7qcfIEalO5MT7dZgjYLe5lzWHrG&#10;7WpR2wqp6aOUzIgAiKE12sV7ZukktVFXTtGcrUPpz4u/6+cLzviMZi7eIIbY1ItUs2Rzmtj+Q4SF&#10;Y1MOoeKA9Lgbs28rchDCUAmbFQEQw506MUibQh+IiqSZW4ZgaX5MP18whwl0XpjziiE2JYoqhzag&#10;SR3/Ax8Kqe7PvjGhDb9TkYNZZ7tql2EEQAx8kb8ElUOcSZW1xz+hpTvGUSalYSthHt+I/Ighjomh&#10;RH16vuNKCguQSuC9Fe+YktN7FDlITSWlZBYEQAzj0RZOLCNdPvvzDfpi3yv41i1OAd7FTX++wB3V&#10;thIpF6laWGOsGFZSSTliuIhHDcKqIUmRg/T0UYpmRADEwEfyHKBFqnBcx8U7nsbB4zKYQYfDeqGY&#10;6c8XuKPZh498xvBcxy+xYpDKwsdZcgaDGPbnBp5aOUhNK6VUlAjowV/Z4nGIbDsu41t3xqZBtC+K&#10;DZtgv4AHmf3gMXvFEINbiToRbem5Dp9rV6ySZQyIYXVeuoocJJFVakWDAIihON7MNgwPybbgdPxB&#10;enPjo8hBuU+LyGxGp6mc+ubNdgwwcGpYtgs92/4TeIOGyELwGoiBw+3nWRQ55IeQ+rtpEAAx8Inb&#10;p6hC/sfXd2DPhd9o1pbByBkRi+V4KS3fpBUKeIEugRial7+Hxt+yTOa6Mrubc0EMnOMz36LIIV+I&#10;lIAZENCNmz5HW5rLtmcd8lAu2PYEDIQycfhYwlLEEJMURW0qdaen2y6B+7X0pQzf6Iw2ip8iB6NI&#10;KbkiQwDE0AAv/wq1jmwjvjk4j5bveh6kEAhz6CDLbCU4fW500iXqULUfjWmzQCQO5I1QfYAVA+f6&#10;NFwUORiGSgkWBQIghhY6MVSWff8Hu56lbw7M0rYRPl7WuJHI7mt0chTdXmMYPdFyFm4pDMeA/Acx&#10;4H88JoqfIgdRxJR8oSEAYuiEl61AlbqrS89Mo3lbR9LvJz7AwSMfV/D3sLlNoa+BixUDbiXuqT0a&#10;MRlcMuN4D88cilWD8OGKIodCm+rqRSIIgBjYo5JDuoWJ6GXLJiE82vRNj9HOc98h8KvzqtIqJQt2&#10;muxE9UDdZ2hgk9ddafZikMLjsg9Q5CCLnNIrMARADD3xcL6uDJB5yWWEin9jQ286HLOdSumh3GSe&#10;UxQ6fHtyOeUC9aw/ifo0nuJKExaAGFyKZaHIwRX4la7bEQAxDMJD2cCJg7UIFw7++saGnnQ+8TC2&#10;EqUtcyPhTJeXDpPoaOrX+FXqXl/a8JMxmwVieFoYvBsUFDm4iqDSdxsCIIYn8bC5qFInb4eid9Bb&#10;G/sjsOoZJJaxEjEQSCwNod3iaBCCtHS76SlXMJ0GYnjOlQdk6ypycAeK6hkuIwBiGIuHTJd90J4L&#10;v9PbmwZSemY8gr+GmyyxTO694ixU6SCGhNQELRjsXbWGykLAelNADC+58oDrdRU5uAtJ9RxpBFzN&#10;PhV5ZjXN2DwYUZazKAgmxebKOJUPMWQ6KNFxBcFg5+LK8lFpDKH4LIhBKjZcbi9V5ODKcChdlxEA&#10;MfA33YuyD/rt2EewehxJAcX8YTloJeMmL0rLTEXSmVR6otV8uq06R8+XLqNADPOktXNRVOTgbkTV&#10;8wwjAGKYyt94hhVuEPz+8EIkmBmnmUJzbgar2DDwVoKJISnNQaNaLaJbq/WQhSADimzDwFnC3V4U&#10;ObgdUvVAIwiAGN6G3DgjsjnJfLFvBtLdP68HgLWO1eM1Ykijp1ovgll0d1kIUqHIgVrYEa1AiiKH&#10;AoFVPTQvBEAMc/D3UbIofbj7Zfpq/zQqiQAtXhYJ0MJ9dRJDClYMGSCGxSAGaa9zjtzUH8TA/iYF&#10;VhQ5FBi06sE3IgBS4CtKznA9QhadJTsm0veH54IYIvBRQ0IJi9g+ZhNDMohhNELHt6/ygCwECVB8&#10;BMTwg+wDjOopcjCKlJJzBwIL8RAhz8DrXzo/8in66chizepR0hTCHX0QfgYTgwMrhuR0JobFrhBD&#10;DF7eE8Twi3AjJBQUOUiAplTEEHA1rBtfTc5Fyvtfjy2n0kFlLbJWcGKUvWJIwYrh6bZLqV3l+8XA&#10;uybNxPAgiGGd7ANE9RQ5iCKm5IUQADHw2p+DjLBZtHDJzMqgWbBhWH9yBVYMIAYLeVBdO3xMp9Gt&#10;l7hCDJz1+iEQwwZhAF1QUOTgAnhKNW8E9BXDUkgNlMGKo0PP3DyAtpxeCc/KCpYJ0HJtxZBKybiu&#10;ZGJoX/VBGQhY56xODJxfolCLIodChdtzXgZi4LnFxCBl9peSngg/ib70x7kfkX3KasRAuJVw0BVH&#10;Co3CdWV7+VuJM8CvG1YMO4ti5ihyKArUbf5OfSvxLro5QKarSWkJ8KzshXyVv1C4RgzCcUpkXusm&#10;HS/KgK8Em0SPbLUABk7sfS5VTkHrfhDDH1LablBS5OAGENUjriGgrxj4jEGKGBIdl2na+t60/9I6&#10;LWy8VaJDOxHwcnpXpsTRcPhKdK7eR3ZqnNRXDLtlH+AOPUUO7kBRPUNDQF8xSG8l4lOj6fX1j9Df&#10;0Zu1sG7WIgZYXODwNC71Mg1pPp261pQ6f2UYTUEM3BBFDuqD7RYErruVkDpjYGJ4dV0POhqzFanp&#10;rBWLgQHUQrshglP/m19H3EdpG68T+ophj1sGxcWHKHJwEUClrq0Y2PJxMepgGTxiki/S1PU96Xjs&#10;dlg+lrHcioGp4TL60LPB8/RQvWdkIGAdJob7cMawV/YB7tZT5OBuRD3seToxsOWjVN5K/lC9tr4H&#10;nYrdidDx1lsxMDFEI+HM/fUmUO9G0p7np4EfHz6ahhjUtsLDPsgF1F32lZAyiY5JPk+v/t6TTsX/&#10;YanUdNk48nIpOvkSda01nAY1eUUWXr6u5BVDkR4+5tR4tXKQHVKlx9uJ2YBBaoMdgwjRTAynE3ZZ&#10;kxiQYCYauSs5E9WIFjNkZ8N5KD4AYtgl+4CC1FPkUJDo2vjZIIa30D2pSKicQt5JDLupBFLIW+1W&#10;wsvLWztjaFmxG6wf35HNRHUJ+LGvxHazThNFDmYdGRO3C8TwGpondfKmbSVwK3E6fhcCtTAxWMhZ&#10;Ap1mYogDudUr1Z7Gtn2XfLylIuhH41HsK7HFxMOsrjLNPDhmbJse83GSTNtiU6Jw+IgVA4gh1JLE&#10;4EV85Vo5rDGNb/8R4lYGy8DA8RjY7Xq9jHJh6qiVQ2GibfF3gRj+jS5IHclfTsGtBFYMJ2MteviI&#10;M4YkRzyVCqxBz3X4EtshqfSdV4AfB2r51QpTQZGDFUbJBG0EMXAKpldlmqJZPq57hE7E7rDkdSW7&#10;XqekJZJ/sXCa2P4TxJSoKAODA0oc2q3AIzjJNC4nHUUO7kLSxs8BMYxG96RyIjAx8IrheOw2yxJD&#10;akYyzkZ86JlbllPVsPoyI80HK4+BGL6WUS4qHUUORYW8Rd4LYhiOps6SaW5iWpzmK3EEJtElLWgS&#10;zY5UnI0qJT2JJtzyGTUo3U4GBtYZCWLgjOGWKoocLDVchdtYEEN/vJGNnIRLUlo8vcFOVDGbqGSA&#10;9ZyouMNZlEHx8LAc0fIdXFveI4yBrsCZqObLKhelniKHokTfxO8GMXAgAo7JwGHehIoDy/A3N8Lt&#10;OmodVgzWJAbN+jHpEvVqNJn+VVPKl4wxm+ruFHVCA+GisCIHFwG0ozqI4T706wNU4Uv8NIR2exOB&#10;WvZcWAO36wqWM3Di8fTCzURM0jm6C96VvRpKJ+SaD2KQuvI1y5xS5GCWkTBJO0AMt6MpH6MGijYp&#10;IyudpiPm406EdrNeBCdnb73Z+hHXri0r3k/DEJdBsnwCPemkPZLvdLuaIge3Q2rdB4IYbkHrV6CG&#10;iPaCo0TP3DSQIk+vAjGUt1hoN2dvNevHlGiqVqIlMlItxb99RGFg+Z9Qh2DVYKXYdjn2U5GDzPDb&#10;UAfE0Azd4vRq4aLd4wS2c7YMo42nvkAwWCYGa5lEO4mBjZzisBWqDFuGDynYL1QUBpbfhtoHxJAi&#10;o2w2HUUOZhuRImgPiIEv7/kOXsrsb17kk/T7iY8QPt6ixMAZqXCI6uPtTxPYyCm4sswoHIJSDxAD&#10;J5+xRVHkYIthlO8EiKEGtFehVpF5ysLtY+mXo++DGMph/WC9FQP3mc9KkhwOegb+EjVK3iwDwzko&#10;PQxi4GhOtimKHGwzlOIdATFU0lcMNcW1id7b+W/66fBCbCVKy6ibRCeLYhGwZWjzOdRGzpaB/SV6&#10;gRj+NEmH3NYMRQ5ug9JaDwIxlEKL/4PaWKblH+15hb49NBOHj/wYtgqwXuFzhuikC3TvTU/R3XWk&#10;glnxoeOgwsxfWZgoK3IoTLRN8i4QQ3E05QvU1jJN+nzfdPryr2k4vIuwLDFoV5YI2NK64sM0sOlU&#10;GRhYZwyIgXG0ZVHkYMthzb1TIIYA/JXtGDrJdH3VgXfo070vwCSaiUHYeFLmlW7X4RUDO4RVRVyG&#10;UW0WkI/cleU0EMNctzfORA9U5GCiwSjopuiRotkkupvMu348vJiW7R4PYgjXbQCsdwCpuV+nJ1OQ&#10;b1lEcsKVpa/UlSUbOVna+tHI+CtyMIKSfWQWoCtSOdrWnfiMlu4cQ6H+JUEMPG2sRww8jOlZDkrL&#10;SKMJ7ZZSxdBaMiP7G5SGYtVgTQAEeqzIQQAsK4ti1cDxGB6X6cOWU9/S3K3DYRhUAktwX8teWTKh&#10;xaXEwix6FjUud6sMFAeg1BfEkCSjbDUdRQ5WGzGJ9urh3TiSk3DZdf43mr11KAUWCyBfGAlZ1ZYh&#10;+2binjqj4VAldTPBxk0c4o1tGjyiKHKw+TCDGJ5AF6XCu/0VtYXe2jCAinlnkl+xIEuaRfPw8s1E&#10;bMolalKuKw1uyoGzhUsqNDjEmylyWAq3XlJBkYMkcFZQAzH0QzulTtSPxOyB6zXUvZLJ36e4ZYmB&#10;DyCvpMVSmeCa9FSbpSAKqSk/FsTwvRXG3J1tlELKnQ1QzyoYBEAM9+LJS/iLU/QNZ+IP0bQNj5Aj&#10;Mwan+qGWJQbud1omvvSz/HAz8R5uWaRcR2ZaNZKT6LjfKK/IwVUETagPYuiIZn2KyjYNQiUq6STi&#10;Pj5ECY5zVNyvpCVdr691OBP9SKBRLZdSzXB2OhUuK6ExXljLJgqKHGwykNndADE0we8ck4GtIIUK&#10;GwZNQ9KZqKTjuLIsbWlicB5ARtGDdcdR5xq9hHDQhXfhJ0eMzpBRtoOOIgc7jKLeBxBDdfzK/hLl&#10;RLuVnJZAb2zoSyfj9iFNnbWJwRvEcBnZtZqUu5P6Nn5JFAqWv4jaD8TAaes8tihysMnQgxiYEDgm&#10;g7CHpSMjld7aNJgOXFoPf4kyloz7mD2MzgPIRCoVVI1Gt1mEGA3CUzwdzxoMYthnk6kh3Q1h5KTf&#10;pBQLDAEQA9sAf44qHIyAozbN3jKCdp1fbXli0PJMZDooK9MbYd7eRRKdsjKYTwQxrJZRtJuOIgeL&#10;jyiIwQ9dYEeqDjJdeWfbSNp06hPEZChr6VsJ7js7jselXqahzWZS/dJtZOBYCmKYIaNoRx1FDtYf&#10;1cXoAl9bCpdluybRmqOLkRy2AohBWN1UCs5w8uepS40hiM3ASbqEywZojBHWsrGCIgcLDy5WDW+h&#10;+VIZV77eP4NW7p/ujBRtYQy0FQOIITE1DiHeWiOi09syvTkNpQFYNXBUJ1V0BBQ5WHQqgBgmounP&#10;yDT/v0c+oA93T0Y2qjJYilszitO1fnvByzKFfH2CYAG5CNacwuk22DSaDyCPyWBpZx1FDhYcXRDD&#10;UDR7mkzT15/4ipbsGEuhAaFangbrFxg6pSbQ6LbvU5USdWW6w7ksf5ZRtLuOIgeLjTCI4SE0WSox&#10;685za2he5OMU6OtHxSzteu0cNHaouoRzhvtuGkO3VuXUnsJlGYhhlrCWhygocrDQQIMY+EbiA1Th&#10;cTscs51mbu5Hfkji5OcdYFnX6+zhyg71VrfUrdS/8csyo7gdSk/KKHqKjvAk8xRgzNZPEEMjtEkq&#10;Vd3ZhMOa9WNGVhocqUIsf2XJl5YOnDMEFAuDPcM8nDcI5/tly8eB6gAy71muyMFsLJBDe0AMVfG/&#10;v0QtL9rcS0ln6PV1vSnRcQGOVGE2IAZGIJOuOOLhafkRlQ+RCvU2QllA5j+T3EoOmMR8wlURlSdz&#10;NX0yl8RPtuBjYx0+GufTYb4yuozK0XXOop5BvcDVkx1dchouYMr4cfjz2vkP5/9LXEmLg+t1X7p4&#10;5RD8JcJhFm31S0ueQLBnQEj5u5Fr4pYqfPwiXN60czh5YTTyUHCZHDB5OUZ5e9ROqC1Qb0IVjVvO&#10;iUfjUI/iecfxcxfqXtQ9GEgmDo8swMIfHf8ItaUoAOmZaTRj0wA6HhupmRFnZlk+6fNVe4ba4W3o&#10;0ZtfEYWE5X9BfV5G0RN1pMkBE5cnLEca4jDn1VwEj+MOcGVj+LaovfXnReE9HNRzM+pa1J0gC15h&#10;eEpZiI7eLdPZeZHDaee5H+GAVMEWxMAYpGU4ELIukJ5s/Q7iWfJCVKjwl8wQzJ80IS0PFhYmB3xY&#10;+cPLxjf3o+Lsu0ALJ2Hkyqf0HCD1PN6/CT/XoK5H3WfXEOHo55vo30AZdJfumEBrj30MYihvG2Lg&#10;yNHxqbH0RMv5sGfgpOBChT0th2Gu2CrRrRACEsKGyQGTtRSePwWVw5sb1pNoU14q7JbMG02uHB58&#10;B9r1HX5+j4H/083vKrLHoU9P4+VSEYg+3/c2rT48D45UZSx/XZk9AGysFZN0kTpV60f/qinFl695&#10;YgxIVyewoQ85JuvteNE8VD5PMEsJQkN4RcH1JbSRtx6cSp6J4pBZGinaDvSDwxZJeQaugVn0Z3vZ&#10;LDocj7C6WbQTOT6ATE6LpwohdWlIM15MCZcfoSF1QCH8Jpsp5EsOmKyj0Gd28OHDMbMWPq/orNeX&#10;0WbOSsQn/D+CKC6ZtdE3tksn4fdk2ht5+jtavGMUwruVwMeJh9X6NxOMQ0ZWOoLEZtGIVrO1q1jB&#10;wucMj6sbMEHUdPE8yQGTlU3PXpB7dJFpheDNfEjK9ST68A1+foYJwmcVpi1oZxM0jm8mhD2H/rq4&#10;GYlnhlGAbxAO7Pxss53wBs1FJ1+iPo0nU4PSfCEmVPh6hs8ZTgppKeGrCORKDpisL1qQGG4c2ir4&#10;H7zyGYnurMPPZairzBYbEG2rhHbxSkc4dNHJuIP05sYBUE2DaXSwTYycnG7YcSkx1LhsF3qonpTz&#10;KWfB9rhcE+7kthzJAZOVDx2lInO6s3FufBZvwDk5IldeTbC14YeYPH+48R1Sj0JbSkCRQ7wJm/pF&#10;J51F4plHKCXjEpbcJWxDDAwku2EH+obTiJZzsRoSNo/mL4IpUgOilHJfOWCycnwtqQMxi+DKqwm+&#10;DXgSff0BPz9AXV0U9994P896Xs3w9bBQSUK06Dc39qaLSX9TCYSRt4ORUzYAzOTxCN4ystWbMI+u&#10;IYQLhNnqlrcTyp5BFLkb5P9v5YDJyrkO2B2YbwKkCydbPZ9wHGa7R5GjMJbiHdGUmn4FqZe8qZhP&#10;AA7NwvFNVxw/SyGoaUUt6IiPXJoy6TZCka1o2FaD6y70fSl+fo5JFeXKQwV15+jvF1LjQ7qZm4fS&#10;3/C0ZOzsRAwcVj4mOYo6VHkEId94uyRcRmEMDwprKYV/IHDjtoK/UZvK4vRX1CbaeuY7hDjfRBcS&#10;z1ESsiZlwJ5fCyqiH57jX/gvC7746SCKEHgJlqKwwFAqE1SHqoXdRFVLNES4r8ZUKrhKYUYpaoI+&#10;81XtMyAJPhRcjgl2WBYHI3p4D5vxSgU7XLh9HG0/+43TlsEGZtHZeGnXlulJWlj5wc34gky4cIDY&#10;T4S1lEKOCFwlB0xWTogyVganvRfW0X/+ekMjhYwsB/kjI7Mf0rXzCkG7bs/J4QffEDyxM5CP8ULC&#10;RTodd4AiT6eANAIoGKuKCiH1qXZ4E2pcrgvVCm/ufFbBl2p4BX9onwAe7B69pCDOJfDswXi21N37&#10;x3sm05ojCykisJzlg8LeOJxZ8LZMTkul0a1nwB+EDWOFyl+QljIcE3qLBwlfv3IYjX6HifSdP9zL&#10;EItw9aE5+FBnabkV+ZSZcyFw4e1FrtftmowX9Hxxys4V//Jj580sEEYGHbu8jQ5Gr6fvDs3HN2R1&#10;qh3RlJqV70qNyrSn0lhVFHBhJhqBOhgf5JX4OR8kwYdcLhc87w48hH0mhMsPh5eAhN/UthL2sGK4&#10;BgFHdYpGVKc7a4+glhUZIqHigPRwjFGskJYSzhMBjRwwYSvgRx8RrNIyU2j6poG0+dRKfIuV0lKb&#10;MxlkE4PIs7Jls3W9vXxwUl0cBx9sskA4jb9A286sxLv+g9iHZahOeAsQxV1Id3YblS3O3uEFVtjw&#10;6xGuwIgt7d5B5cNLqc+mbsvAOSaEj983n1pF7/4xQXO9BqUWWIeL4sFalirEZ6gU2kA2qtMrGBP2&#10;tVHFjQhkrxz4UM7wOo4PwGbhQGzLqa+oNLz+NFIogO+y7GcW8/LHqsRfW5VwRqPdF/5LO87+QCF+&#10;pal+mXbUvkoPalK+CwUWE84dKwLlnRDmuhYf8rn4uRIT0rAfNHQqQ4e3KuzOLlT+uriB5m4divOZ&#10;AFvEfryx89hcYlwzaFiLmdqXgmD5FfJTBXWUuAEEricHA+JOka/3z6L1J1ZQmWAnMRRW4ZWFD1YV&#10;wb4wEfbzwvbDgYO5VbTl9EqsIGpRq4p3U9vKD9JNEcLhD0S60AnCXDfhA8+3DV+DJHhZm2uBHC+B&#10;PkWtI/Iilj2XcAQrtEdBjOk4x0GIt0LEW7StMvJM+JeToumBehOoYRnhpF0cMOhJZR4tg3z+OsUw&#10;cctAzPCn6Uz8IZDDWzgHKFWkE5WJgrcfITjnwCcHYdDO43xiDv3091LcdjShDlV7UOtK3aikXL7E&#10;/JEjagchrtt1kliRE0ngb3wkuwT1FiMPvV4mFpmip67vg8Sw0VTcv6Stbia4n0wMvJ2oXrIpPdKQ&#10;PfKFC+e15HgfqhQAArxyaIhq+Cpg9eFFlJIeh+Ce5nAJ1tYtIApf3I6E+XNU5UwcZu7AzckG+gqH&#10;dy0r3ked4epbK6JZAcCnPZKjXy1HZRPt2fjJthIcPyC78J0cn1sIlRTYhbwNs+hziftxzhBhO2Jg&#10;MDJhr5EBp6qhzacjGY2wac0XwJlJV5UCQoDJgaMaGyrxqdG07fRqZ6BSEy5vnW3ych5m4uYjNSOR&#10;fvx7If2KwCcNSneEUU1fal7hDtyMCPs2GcGnFYT4sHE0SGIWfv4H9THUcUaUb5SZv+1J+uvSrzjs&#10;tU8kp+v76MxtGU3d6z9LdUsJJ709xTjL4Kp0jCPA5GD4K3UfDsYup5zFHXS4Kcnh+m7zNSt7KJbE&#10;7QavJv6MWoODzB+pcmg96litN1YTffGNzDsqtxcmCTbEYZsR4ZBF3Jrlu17UznTYlsFO1o/ZSPPt&#10;RBK2EzVKNqceDTirn3B5GquGc8JaSkEIASYHwxP4cPR2fNCsZbKevZoI9uX0b14w6T5Gy3dPgm3G&#10;Qu2Wo0uNR3GFJhzY2QjIvN0QLqsOzseZDie4LW3CtZlwd3JUcN5OZNFjzd7GKo5DcQiV90EM7Din&#10;SgEjwOTA7sKGyrnEkzB59jf9qiG3zvAhJltvBmDb4ciIp1UHZyIF/XJqUeEu6orwY/VKC/s/GcLN&#10;qFDkmW/pw10TYU7O0ejtEcnpxr47byeicDvxDPAW3k4cwfOUFaTRCeWiHJMDz8R8Cy/TY1NADrBo&#10;tHq5uuUIhDdjZjptOPWJZmDVsOytdFetYTiXYHOGwi0HL22nOVuQx9IvSHNCM+OZjquIaNsJhHyr&#10;GtaUejUUjhDPB0pPmS0Wh6uYmFmfycFQ+DdeCjpwwAfit03hlYQXrkNL+OE2AOcSey/8QrvPr8E3&#10;Wke6G2a8bSrdUyh9vZB4nN7a2A/nCw4K8CnukpVpoTRY8iUwjEechiw4Vb0hs51YoIK3SAIvqcbk&#10;wNdu+caS9EYUej+fErbImnQjVtnnEmwzwb8fjt5Ib19cB3+O1lq04w5VuiMfoyEOFR4G/iZ9e1N/&#10;SnCchXNZhC0PIBkUbTuRHE131BoB/5iOojixh6zVwhWK9tF08kwKHICVQ77nWdjtukpYIzoUs1k3&#10;Uy48y8j82uauv2cv5YP48BLRHk7E7aR3Ijfh8HIuJvXjuOHo41aS4LgMs7cMo6OwywgPtEdWqtzG&#10;gu02ygTXoD6NpLYTY7Bq4CAuqhQiAkwObGGWLzlwm9pV7gZ34Xe1eAz2o4b/R52dRtlXg7NSX0j8&#10;mxZue4J+OLyY7qkzgjpW7SmzLP7HsL6781naevobxK6wNzGwp21yWhIyYk/TPHcFy0K1nRBEzE3i&#10;TA4clbmTkec1LtuJWsPicMuZL3EHb6dsSrn33nnDEazdcEQlHab520ZgJTEfK4khSLLSB5aiwUag&#10;+4fMqoNzQDZzYYZe1rZnDNxp3k7EIoJ0+yp94PtyryhWvJ0QXmqIvkTJ54wAk8MGo+DwafNjMHU9&#10;m3iMzsTv0QJy2NFIJyc8NJJAdOcArCaiko7Q4u1PwfpyMd1bZxS2G73JRyAI6mbkmFi+6wU9oImN&#10;TnhzAM6BQLGh/hWQ+JazHAiXcWo7IYyZ2xSYHLajRqMaciUOh9Xe5E5fI+pxbzoUvRmBR+z9zXcj&#10;0k6SgK1EUDBdgkHV/MjHr9tu9NCsMvMqh6N30LytwzX3a7teWWb3n79MEhEodniL12HUVV500n4A&#10;YvhWVEnJuw+BYhxQFb4AP+ORnIbNUGFPxxc7fUMzNw2Cy/RqHKbZLzJRfkBc224E0/nEAzi4ZJJY&#10;SN1uekrzCM2pXEo6g5uJvthGJJEfDj1dCYyTX/uK+u9MDPGOGGqEMH9daw0SbQ77TkjZVYu+SMnn&#10;jkD2FSZ7t7HnoOE1bmCxEJrY4TOavXk4rTvxMfbOHCvGsLptxoQPLvncgZ29zib8hSA4g0ASi6hb&#10;3dGwk7jvaj9TEDh1+qbB8E05R6F+8E2xUWDYnAYzIysNK6NAGtz0DZl5MQFfWhdtM0ks2hGNHDAQ&#10;v2L1wEs4TiFnuPCyeGy7pfhghNB/jyzCCoJ3JvYKYWYUDF4F8HkEk8Sx2B1wt+6rWVz2qD8BRlXt&#10;aCHOKA5eWq9FjLb7OU12tqpHGkxGNPEGRiHMlvsS8/EzUSUl734Erjd+moTH34YqHKdrREtneK+V&#10;B96m8IBSzlD0Hlp4JZFtJ8ExJV5fH4kPSD3YTPwJ8uQDXHtfAjuzYifC+7URPVhvjOgsYFsGqagv&#10;oi9S8vkjcJUcwNb7sHp4Fiqcv0G4DGzyCr45g+jzP1/WgpNwwFm7ZHoWBoN7Dg5gT1C2CDkJYuCt&#10;h71pwYkS9zc1PYX63zxFxhZkMubhURm8lY77Efg/s2kMzDsgCI4MJZVspVfD5/AhCIRn4XOIEh2O&#10;PaevB5hL5T0o/E3KdhKeUDSbBoS2uwXZqlpUuFu0y79DYYGokpIvOARy8ql4Cq/jrUU/mdc+UHcM&#10;nIcCaOkfY6m4b0ktCar97SllkLKfTlpGKsa8NPVrLGzTkAw02KYhw36oWLdH/yAHDFAaVg+PoksJ&#10;qJzYRbjcWXu4FvdhwbZRFOIfqodTF36MUrAQArxqSIBNw+BmM5B0yHCIkOwezsK822Gh7npEU3P0&#10;xtTzMXBKuDigwOcQwuX2GoOwagjA/T8b/ARpAWDVCkIYRksoZId9q4WUAHfCrFywsG/PNEEdJV4I&#10;COTpqg2SeE4nCKmkIZ1gVsyZteduHYaAr0jzpAiiEIa08F/BsTAcGRnYTrykbSMFy3jMs3hBHSVe&#10;CAjkG8cBAzdNJwi+xRC+o+xY7RHcXHjTbC1jkyKIQhjTQn2F07EqCp6q/Ykd8wTLZ5hf3wnqKPFC&#10;QiBfcuB2YAAX6ATxLv4pHBG0PcyJM/GftoLw9cIKwk9tMQppgAv6NdohpH856tt4suir2Kbh36JK&#10;Sr7wEDBEDjpBfAKCSMTvH6E6M9wKlI5V2To7C3ESh1Iwcko4l5+ecPMvAJLFRNnYLSE1lgY1fR6W&#10;n5yLWai8rmwahPAqdGHD5KATxCoQxMP4/XPUMNHWdqzaCyHJ0+DJOBy3GGHYbiiCEMXQLPLOQ8g4&#10;qhnenO6qPVS0WdugwMmIVTExAkLkoBPEzyAIzsrNGZ0MZ+bOxuC26v0RZDQF8RBGwVCqlMdbUpp4&#10;buTZNM0SMsNBfbCdyM9N/YYHsS0DO1blmXzYqrjYqd3C5KATxDoQBDtprUQtKwrIHbWGYmKl0Ad/&#10;jNcCnniyL4YodmaQ1xyrECy2TaWHqWm5f4k26UMQw1pRJSVf+AhIkYNOEFtAEBz3axWqcCSPbjeN&#10;QkLeZPp072TNIckT3b0Lf7jd88YMbA39fUvgEFI4IHQUWvCSe1qhnlLQCEiTg04QnH6egxYwQQif&#10;SPVsMEHz4Pv6wFtUCgSBLBIF3V/1fBcRcF5dXkaOy0lUIaSW6NOmYtVwXFRJyRcNAi6Rg04QO0AQ&#10;nP2F76srinbj0SYvU3J6Av2EKEoc60DdX4giWLjyqQhaU754TbofKz/BwubR8wV1lHgRIuAyOegE&#10;sUs/g+AVhDBBPN5iBtKkxdGGE59q+RuUmXURzog8Xs03FFccCTSk2SxcR5cQaWQmhJ/FqiFVREnJ&#10;Fi0CbiEHnSB26rcYvIIwlAcju+s86Ua3XkSJjku05/zPCFprz9TzRTvUrr1dCxbriKUGZTrRrVV7&#10;iz5sBYhhjaiSki9aBNxGDtdtMfiak0POlRHpGod2H9t2GU1Z2w3BUXYjnDnHWVSbDBEMC1KW/Scy&#10;YT3fp9FkLReFQGHv3ikC8krUJAi4lRx0gojUDaV4iyGU3oizIU245ROa/Fs3BA05oS1d7R6I1STz&#10;IM9mOIO4RCNnaB/Ew2wj2uSZWDUcElVS8kWPgNvJQSeIDSCI7vj9a9RQkW6WCa5Mz3b4GARxN8KN&#10;JWqJZNQZhAiC7pdlq9bAYqG4oRAO78gZq6a7v0XqiYWBQIGQg04QHNGao0mxJWXemV5u6GnVEvXp&#10;6Tbv0tR1PWBBmQoLPM5wrbYYhTEhbnwHG6jFw+DpwXoTZa4uOSakcscuioFzwzsLjBx0gvgWBDEY&#10;vy9HFXL3vhnJUB5vOZ/mIVlMaEAxLS6EKoWPgANXl6WDa4IcnhZ9+W9QWCGqpOTNg0CBkoNOEB+D&#10;IMLwu3BU687VeyEv5SlYUb6AxL18xalKYSKghX7D1WXvxq8hOzYPoeGSDskX9YhihpWUoLkQKHBy&#10;0AmCo1rz2cProt3v2WA8XUj8m347tlzLSG33vA+i+BSkfHJaAtUs2Yxuh7OcYPkIxLBBUEeJmwyB&#10;QiEHnSCmgiDYiUJ4ffp4izkgiDN0MPp35MQopW4wCmES8aohBfknHq7/DPkiWLBAiYWscPhpgecr&#10;0UJCoNDIQSeIsSAItn/oK9I/P0zOcUi79+9fbseV2lkto5S6wRBBUEzWafB0mRrC4KltZTZbESqz&#10;sWo4JqShhE2JQKGSg44ARwbhFURXEUTYapKNpCavvY/SMlNVsFoR8ARlNYOnLC/q1fB5aAoZPHG2&#10;qjmCr1PiJkWg0MkB3yrJ+hXnz8DkZhFcakU0pxEt59KMzf0pzD9CxYEQAc+gbHYS3DaVusPgqa1B&#10;rati0zC+HBtSFRsgUOjkwJhhAkXpVpRr8U+hDCjtqzxMp+IO0Ip9r1IpHFAqE2v3zsLMzAzkuCwu&#10;Y/C0Ey1Z5t7WqKcVJQJFQg46QRwBQbAHzw+oQpm9ezWcBILYT5Fnv0IkKbh5Kx8Mt8yhbDPprjWH&#10;URVkBhcsfHWpQr8JgmZm8SIjB50g2Mx6GH7niNaGrZx4Eo9oNYdOrvmLopOOX81mbWagrdC29EwH&#10;7Bki6IF6Y0Sb+wOIYbWokpI3NwJFSg46QXwKgqiG34VsIEL8wjUT6xd/u1M7oBQMcmruUSmC1jHh&#10;xifH0EP1n6WywTwchksaJNXVpWG4rCNY5OSgEwTbQNTB7wNFoKsZ3pQeQ+ARTpZTMpAdQIVO1kVe&#10;ZXtZjggeEVSVut00UrSvn2PVsEVUScmbHwFTkIMO05P4WQO1owhsnav3piMxO2n14bmY3OWVgZQI&#10;eLpsdobsfjdPRByNUiJPSILwqyIKStY6CJiGHPDtk4TVw6OA7nfUKiIQDmjyCh25vJuOXt6CZDkq&#10;SIwIdizrQBTwciG1kSGbfeSEyiKMG2fJVsWGCJiGHBhbjkwMghiAX79HDTKKt59PAI1us4ieXXOb&#10;NtH538qC0hh6nOQ4AZmrHmk4GZanQnEhOcz828beoqSsiICpyEEniN9BEGPx+0IRQMsVr07Dms+m&#10;6Rv7km8gp9kzfPkh8hrbyaYgoE6l0PrUpQZzslCZBzI/K6ShhC2FgOnIQSeIRSAItp4cIYJmu8rd&#10;6GCdJ+nbQ7O084fMLA56rEpuCPBZQ6LjCg1oMoYCigmZmpzCMxcoZO2NgCnJQYd8HH42Qm0vMgT9&#10;bn6JDsVsx/nDNgpBTEq1vcgdveS0K1QdLtmdqwlHk+a4kLytUMXGCJiWHHQfDA4ksBHVcDYtdi9+&#10;stUCmrSmC+wfUvQQczYeQcmu8aohOf0Kri6fAEa8DTNc/obkEsPSStCyCJiWHBhR/YDycfy6EtXH&#10;KMqVQmvT4GbTaM6Wx2D/IJwI3OhrLCwHYtACuTQl9lURLG9gXBIFdZS4BREwNTnoBPEdzh/4Ln2y&#10;CL6dqvWhvRfX0dpjy5BFSyXJuR47NhVLTkuibnVHi66s9kCVTd1V8QAETE8O+hi8gp8tUe8WGZPB&#10;Td+gQ5ciKTr5OAUhtLo6f3Cil5QWT3Ui2tEtlTl7gFB5E6uGFCENJWxZBCxBDpiQGbqDFp8/VDWK&#10;djDu7Ue0nKdl0crISkeYe8M7E6OvsJycFv4tw4FVwyjgIXTdyy7ZX1iuw6rB0ghYghy4dyCIMyAI&#10;Pn/4DtVwu+uXbkcP1XuGVvw5BfEf1PWmtmoIb0WtK90rOmk4kItyyRZFzcLyhj9kZugjJudPIIhp&#10;aAvHLzNcutcfR3sv/Ep/x2yFeTWuNz00/gOvGlLTU+m+m54kHy+hoWfHqi8NA64EbYGA0AwxSY/Z&#10;PfgW1M5G28NXdY+3mEXP8fVmhue6dychB0Xt8BbUppJw0FheNSiLMqMTziZyliMHTNI0rB44SO0G&#10;1HJGx6EKUuz1v/lVWrT9KVhPcnh7o5r2kHOGmk+ie+uMIh9voWFfDwQ4a7oqHoaA0CwxCzYgCA4x&#10;xxaUH4u06c5aQ2jnuZ/oj3M/eFz+iyTYNdSKaI1Q8w+IQMay09WqQRQye8hbkhwYekzYT0AQvLV4&#10;TGQohjR7iyb+NxLbi2TRO36R15hKFosGrBpSsWrAWYPYqoFvh/gAWBUPRMCy5KCP1Xj85PjpDYyO&#10;Xdngqtr2Yl7kY1p6PU/YXvB2onpYE2pbqZtRmLLl2BoyQ1RJydsDAUuTAyZuLFYP7Lm5BtXP6JB0&#10;qdEP24v/0tYzHL2azx/sewDBZw1JjkS66+ahomnt1qlVg9EZZU85S5ODvr1YD4J4A7+/IDJEg5tO&#10;pf2XNpEjI1HLnmXXkgrnKo7X0L6qsDUke17alzXtOuBu7JflyUHH4jX87ILazig2EUEVqV/jlxGc&#10;dghFBGJ7gf/sVjjn5RVcX/ZpNAzxGoJFurdJrRpE4LKnrC3IAd9wqfr2gq83Q4wO1W3V+9D2s9/T&#10;tjMrcXtR2nbBaR04dC1fvC6xE5pg4VVDuqCOErcZArYgB317sQcEMQW/TxcZI3bO2h+10Xa3F84o&#10;TwnUvf4LFOhrmC8Zuh2o34hgqGTtiYBtyEEfntn4eRfq7UaHqxS2F30av0QLIodTeBCvHoxqmluO&#10;LUFL4Wamcw3hVQPbNXCiGlU8HAFbkYPuvfkUxpR9AUKNju2/EFw18vQ3tPvCz8jbEGH57YWXFlE6&#10;lu6oNQKh8sKNwsByu1CVD4UIYjaWtRU56NuL/dhe/Bu/zxUZt0HYXkz4eTOl4xvXRyxsmshrCkWW&#10;c16W8C9DXWsOEn3fXOV5KQqZfeVtRw76UL2Dn+yTfIfRoasQUot6NphE7/8xXjeOsub+wgsh+RNS&#10;L9PdtUfBRb2y0e6zHCenWSGioGTtjYAtyYHv5/XcF3wlZzhTyz11htOWU9/S0dhIKo5AMVa83szM&#10;SqPAYmEgBw59IVQWALcrQhpK2NYI2JIc9O3FXyCIl/D7DKMjyDEOODDt8790ReSoDNFISUZfU2By&#10;bNcQj+xVHav2o/IhnHbUcOE8FB8allaCHoGAbclBHz0+d+DgBbcaHc1ayNx9N1YQX+9/G9uLcpY6&#10;nMyiTJyX+NNdtdmjXajwquGykIYStj0CtiYHNuTB6mEURnEzqmETwe71x9M2GEfFJJ3QM0GZ//yB&#10;Vw2JuKFoXK4r1QpvJjJxz0P4XREFJesZCNiaHPTtxV4QxFT8/qrRIQ3yDaWBTabS6+seFjU7NvqK&#10;ApHjrdCdtYQ82LkdH4BELxZIg9RDLY2A7clBHx22mnwAtYXR0Wpevit1qNqHNpz82BKem1cQOLZW&#10;eBtqUu5fRrvIcnFq1SACl2fJegQ5cK4FrB6extD+hmq4z/0aP0+7z/8XptWcVs+wR3ihzyAtcCzs&#10;M+6qPUz0EPULYMPp7VRRCPwDAcMfFKtjhw/BBhAEH1AySRgqbCfQo8GztGTHaP1w0pxnDxzMpUqJ&#10;hqLBXDjMPNuDqKIQyBEBjyEHvfccuZqNo2obnQ988r/x5Nd0JGYzFTdh1m4tmEtaIt1WvT+CuQQY&#10;7RbLfQvC3CWioGQ9CwGPIgc9ctREDPFXRoeZLQ4HNX0dtg93UCYO/NhvwUwlHdmrwgMrwrahh2iz&#10;5okqKHnPQsCjyIGHFgTxNbYXnNbN8KeJrwa71hxCqw/PQdbuMqYJK8erBnawurfOAByalhWZuXz2&#10;8ruIgpL1PAQ8jhz0IebVA0eOMuyy2KPBeIo8s4qupF0iP59AU8yUzMwMXLWGgrgGi7ZnoQoBJwqZ&#10;58l7JDngg3FMDwwzx+iQh8CVu1ejF2jOlsHkHxhU5H4XTlPpWGpXuSdVDK1jtBss9yfqdyIKStYz&#10;EfBIctCHeiF+9kI1HHeyU7XetO7EF/TnxV8otIgPJ9kpzAu+IHeIGz0tATkmeeZ0V70WQcBjyUFP&#10;qzcBYK1FNYzDgJtfpkm/bIJjVjpsCnxEsHarLGewqhvRluqVbiPy3LMQFsoSJvJwJWsvBAx/KOzV&#10;bWdvQBAbsb3gFcRIo/2rFtaQ7qj5GH1z4G2ElStfJI5ZfBDpgNHTbTX6Y3OBdFbGC5tKRxsXV5Ke&#10;jIBHk4M+8OzWzZ6bhiOjPFRvLG0+/TXCvkcVyeFkanoyVQipTa0r3icyd+Mh/L6IgpL1bAQ8nhzw&#10;TXoJq4fnMQ2WGZ0KIf7h1BuHk7M2D4LlZGChBqV15qKIo251xyKqdHGjTWa5lcpUWgQuJevx5KBP&#10;gY/wsx+qYa+lW6v2orXHPqe/on5FENewQru9SEekpxD/stS5Wl+R2ZsJ4aUiCkpWIaDIwXn2kInV&#10;w7P4tSOq4dx4/Rq/SP/+ZT1CrKTj+7zgDyf5dIFXDbdWG4j4kJVEZu96CHPGbFUUAoYRUOSgQwWC&#10;2AmCYJPicUbRqxnehLogrP2Pf8+H5WTBR43i60tvL38YPQ002sRsOTZ64tWDKgoBwwgocvh/qF7H&#10;Px9CrW4UwR4NJmiWk6kZ8UjIK+T4ZPQVV+XYwapuqXZUJ6K5iO5BCK8SUVCyCgFGQJHDdfMA364x&#10;WD1wtm4+gzBU2KehO9y6F24biYS8AQWWjjf7+rILvC9J7PryPWX0ZGgoldANCChy+OeU+BT/i7PB&#10;sO+FoXJ79YH027HP6ETsdgouoJD2nBS3XPEa1KIiZ/szXGIg+ZlhaSWoELgOAUUON0wH/XDyOfzv&#10;DaiGwj/5ePtQX1xtvvx7N6wceGsvZJiU74R0Bo+Nh/HVCOL4lgLlS/TnpIC8ElUIXEVAkUMOkwEf&#10;qG3YXizCnzhytaHSqGxHuqXyw7Tx1AoqEVDKrW7dbKod5FsSAV0GGGqLLpSBn8roSQQxJft/CChy&#10;yH1CvII/PYhq+M7wkUaTaMe5H4hzVfp4+bplqmnXlwge27pid9FENeugygmFVVEISCGgyCEX2LB6&#10;iMLq4VX8mX0vDJXyxWsi8MpT9NmfL8EOoSwiR7kn5mRWlheuTIWMnri9S1XMBkPDpoRyQUCRQ95T&#10;g5flj6K2NTqDut00ktbDrTs29ST5+wQZVctVjoPHVg1rRI3KsH2W4XIEkur60jBcSjAnBBQ55DEv&#10;OB09Vg+TIPILqqHgkezv0LPBRJq1ZRAFBAa7ZFbtDB57hTpU6Y40d0LblI/Q9kQ15RUCriCgyCEf&#10;9PAhWwuC4BgIbGBgqHSs1oPWHP2ADkVvQsRqeb+LjMw0HG6WpvZVDIe75PYloH5iqKFKSCGQBwKK&#10;HIxNjykQuwfVYMxJL81rc/LaO3GxmSkac0FrkfP6Mk7LuhURVNFYK51SP4LQDokoKFmFQE4IKHIw&#10;MC/wYTuK1cMMiPIBpaFSr3RbhIvvC+OoZfC7KC18tamFgYMBa5fqfOQhVD4QklbCCoFcEFDkYHxq&#10;cLYs3lrcZFSlZ8PnaNuZ1VJXm8npiVQjvDnVL2M4xCU3ay8qn4+oohBwGQFFDgYhxOohXo9YzebV&#10;hkoZpNO7p84I7WozPLCs4dUDH0SmINpTB5w1CIaBW4Z2phpqnBJSCOSDgCIHgSmCD95nIIghULnd&#10;qBqTw7oTKygu5TRCygVDLX/bh3QcRIb5l6c2lTl6neFyGZIrDEsrQYWAIge3z4F/44kdUA0FhWFH&#10;rO71xtPsrRxSDleb+XADp99LTL1MnXDWEBFYXqTxHAbutIiCklUI5IWAWjkIzg98ACOxeuB4k8OM&#10;qt5avTf9cuxjOnBpLa4mOZ1ebnFXvCgtMwUJcYPoPhhTCRSmHMNu5gLPVaIejIAiB7nBnwq1h1Ej&#10;jKjzucETrebQi7/eA8vJ01TC/5+OWXzOkAq37ITUWBrZahFVLdHAyKOzZXbgF/YiVUUh4DYEFDlI&#10;QInVw3H9avM1o+rsdzGl0yp6J3Ik7b+0iYp5e5FfsQDtwJHPGFLTU3FoWYmebjMHMSIfMfrYbLlP&#10;2JpTVEnJKwTUtqJg5gDn2WQfasNXm5zT8tUuP9LGk1/RjrO/0tnEfZSRyaRQG5mrWsAluw+yZZcW&#10;bW0sFDhruCoKAbcioFYOknCy74Lo1Sa/ytvLG1aP3bXKZw/8nw9yXrpQPlMHkS6gp1RzRcClWalw&#10;1b6x+WCyswwWXiAKH2P+XLk9np2rZsm8W+koBPJDQJFDfgjl8Xd8Y2foXpscWEXIbdKF116vOhNt&#10;4OjSqigE3I6AIgcXIcWHcwsIgkPaT3bxUaLqkVB4Q1RJySsEjCKgyMEoUnnLsUNWY1QOK1cY5Txe&#10;MhDEdKUwXqbe4ZkIKHJww7jjQ5qO1QOHsy+BepsbHpnXIzjc/MN45/4Cfo96vIcjoMjBTRMAH9Y4&#10;EAQbRnFouQfc9NgbH3MC/6M33rW5gJ6vHqsQuIqAIgc3TgZ8aGNBEN3xyCmoE1HdeUj5PZ43Eu84&#10;5sYmq0cpBHJFQJGDmycH32DgkS+AJH7WSULqmvO6ZjEZvI26QEWTdvNgqcfliYAihwKaIPgg8/Xm&#10;bSAJ3mJwOCcmCT6TMFLYkYr9JTiV3Yd41kUjSkpGIeBOBBQ5uBPNHJ6FD/ZK/O+VIAlOjtMSlWPM&#10;t0KthcoxKTmqNd868HnCLtTfUfma8k/o5ua+WcCtVo9XCKgs24U2B3QTZ4638HWhvVS9SCHgAgL/&#10;Axv2EfslqQOhAAAAAElFTkSuQmCCUEsDBAoAAAAAAAAAIQDbhiQVvh8AAL4fAAAUAAAAZHJzL21l&#10;ZGlhL2ltYWdlMi5wbmeJUE5HDQoaCgAAAA1JSERSAAAAUQAAAFEIBgAAAd2IeqAAAAABc1JHQgCu&#10;zhzpAAAABGdBTUEAALGPC/xhBQAAAAlwSFlzAAAh1QAAIdUBBJy0nQAAH1NJREFUaEPlWwl8TUcX&#10;v0HsWjutvbRKaVFVrYSuSqm9DVVbLS2ltqSWWPq1drWndlGSIEKpWkOE1FYSiT0iQWInFBGRxrvn&#10;O/9z37257+U99fKh/b7v/H7/N3Pnzcw9c+4sZ86cUf4j8npTISKVOAo4pyHdPUm9sJLS0tJITZju&#10;vEDzVxVSD3YTeHp6UpMmTUgNfyVrActKZQ7N5tdHTyJa40mfffYZlS5dWjJLeohdgYJ5JIEKFSpE&#10;7777rmTCszX8DnkMysjImOY/byrRqRlE50MMvPzyy37WLJlUo0YNeuWVV8jd3V1qHDt2LB0+fFje&#10;pOUw0ezZs+ns2bOSEejbty9FRUXpz7aUnJxsZMyVK5fRSGuaU3LDD3+ZXPL0SAifGQgeoHhbk7KS&#10;mjBDeMMnBkIGOcisHvxc+8Rx4yTz1bN75ast7qMM1nIwpc8vSuqmlqTuHUTvvPOO9AX1+HBSQ6vp&#10;X8xdMt4OUlLd3XNJTegHwKGYaMd9QE1arH1ShuXYd/JJ1SsbkUlEZtDJkyepTJky9Oeff0rN1atX&#10;F3D8Q8lgIsmgZwSKFSuGsBkjkxISEuTPF198kT7//HMqUaKEXuAN/G/QypUrc3Ig/ERGRkorw8PD&#10;XfuU7eordPnyZXnDGh+TXLNDX3dmsd74PQv4L1rS18XKv+3DHzJ2tIaj3tKlOdmAesBLgPiqwYoP&#10;h87p7RpcYFsNUrfXJMuhPsbMAaSnp1P9+vW1SsNrSRfTgbRPGyhtpBIztXpNKZYvtzYpqFvb04AB&#10;X1OpUiUo/UwozzQTaYSvL/22dTVdP7WDypUrp/UyK/6cpdAfi5UMria/Vpst5bgSUOQ6h0ZTgbj9&#10;66Rv0zorAkrL8/WpzMB66UdjGTkYjumll14i9FZMQIijb/HsJXEAk9Grr74qExLEgTQu9qJW2jlJ&#10;gdy5cxucmns4Ji1Utm/fPr23A28znNPmzZvLXWO6e/fu/Tt37lhSUlJUBkJLamqq5fbt2/KM//CM&#10;kIs9r5V2QjxIyzZq1Gh39+7dowBvb++Ynj17Rurxb775JqpXr1778czpBxFysde10n8XYWLCRODv&#10;70/3g0V22myWHUJlo0aNktlZR7YrTd/iqc7+cVrW8X7ntD6d5tZyPgRRuCfNnjFeVv57f8RJN9GX&#10;BoCuhRGv4w/HKSpb+OMYbeKI6UWLFi2iggULSqU6MHFQwqy/bj6aMmLAxzYTBiYGDD38DWDB1ScM&#10;OuHrnNP0ICVjYM/mpIbxTLT7XZuZiP+mNm3aGJXqFUqlcWNJ1Sq1nd09q1lnlQUFNf3mZBCvaw15&#10;qmtOW7ZsoSpVqhicGpVZZyGkMXqgHoPQXPypLq9KauJGatbsA/KbNZ0+/fRTWTBlBtJDa0U6ShWW&#10;Cn21mjKpYuIchb7++mvKly+v/lYaPXq0TYVG/HdfqQx5crkpWzksw8hC1SImPW1UpuPy6RjiMa7N&#10;j8G8/m9ozLILoDzubpQvr9s2zvMCIyvxUHCPjY0NitgwW5Z89RiPEuvyj6XfEvG+ptnxc3BwMIWs&#10;WHSBizmuDDRt2rTC+sQaEiLqoMShGkyaNEm4xHPbtm0lhGbI0xqmMcdkXyEnGeDFnypWrCj/lS1b&#10;VsK8efPSvHnzElDWIaFCDqQCzkgBAQE2FWLRQjxHjhwRCMuXL0880SLNKeVlGBXevHnTqBBYtmyZ&#10;zTMqvH79OuLOCTLht8p0z1sCmeoBXhoE9+7dM9KQ55dffllhLeqYmjZtiiaJCp6YmCiLFZo6depU&#10;6ZPx8fHcGcjgcvLkyUeloDMaM2bMhn79+h3AetGlS5fI1q1b70O8a9eukcWLF9/Gy20Envv37x+D&#10;8LXXXttgLZqV0A8ZxiLOcfOA11VPQwXl/23V0UdJmK3uBvGH66/QWYxxnhv2j1O8+C/onX8vgZkO&#10;HgqNHDmShWBL+BsTu1UrzP6CmV3CCsQKIvkO9yG6d8E5/rwhzGJu9++tDOL442cWzHnwujFr+gSi&#10;5B0aLq4murRGA+KOcDNamIXkl2g7sEfPLJgb+aUnLfAbR+oZP1LjJ/M6/q3Eo/ZHUIUKFYQJ1tbo&#10;0pmDEofSOnPmTLqYwNvDo4MFdH650Q1+flTdAC0fxcwt9GOGDvPSfai3LXa9xQpHT4kPGzaU3Nzc&#10;hAkdatx4LdzHKsBvDTJx4luD2eX9ZCPsOrM8WlWPFxXy6d1KW+p31LVVWuzBebDgQrNEyFUYgMaJ&#10;UFcZzCD+GvgPwrBuxP+a2btLlPK3lyr0Ws1KNiqDurgEqZtbER2bw5v2RawQDSE1qmsmk2fmUb16&#10;9chy9ieaPn26MGrdXWsM7m3mkEn1lwpa/Tu+IPecGrOcvzp4cUrpy5TpLXnU3pluYnD5C1xJT025&#10;Yqj7fEnd2ctQWXS1BasnXYmg/PnzU926dSnj4ibi3YQswymx8zWmNlYx6rUHv15ncjSjIPhxRu63&#10;FivnDv2gEAxVKKz6F6X160KoYcM3+eW1qGTJ4lJhzpw56f33WXMxMYtn0bPwjJf/8g55eXlJGvJT&#10;oO0X0pHDjUNm0D2Xsonr/pjxl4sAlqZqtwLz3D00PXN36AxQYHQm33rrrUwmgZ8bEM3llRHxK/tl&#10;R5kvXz5hLJW/Vi584jV5UE8oA/tgbAZdWhqx5lY7F1zmcujEUmI6ox3NnePcz4y1GrYwU2aElOB0&#10;nkev/ka31npS6ZJFyBJanooXctvO79CZc75Rd0Zr164tpKuA2MgjxGYe6iDiGzZskE094tjYY6Do&#10;+YHEM/GyyTenYe9ufmbthL777jvYO7I3X5r1VEdMAj169JAQTELxrVmzJh09elTS8Nl1Jjt06ED/&#10;8v3CYPKNN97gPt5Q4jDa8Os+0N7qIpl1X1SOiTpPnjyiturpOszWDOjFCKEwwrKBOMphVYKFA8+w&#10;5WJDiHhCQsJtDhswXCdm5mkOpKLly7XljBVKg8k//vhDQsDMJLYUCMGUziS2v6+//rrRAJhioH8j&#10;btXBbY2QLpBbgQIF3l29evWJixcv3uO9TQJLc+2gQYPW8vy3t3PnzmJt4X4ZzfFj/EnPf/LJJ8m8&#10;073RuHHja6yKH/niiy92c5eIRB5nwP/8ribaK7NBycnJ9Pbbb1OpUqWMdRl7AAySwoULSz/cuXOn&#10;7J9gz33qqafIz89PBtS3335LX331lUw5Tz/9NO3du9cwrmPORFiyZEkKDAzE3FiVkT3iT5oGcy9W&#10;EDOTCMEUPhs6ftWqVenZZ5+VvoaBhTjvfKQxGMGoA4TGoiw2PAjRL60bGltTsouEqaEOoxXjfUZL&#10;axxAvDWjBeMja5qejhDpGLV4xuc0l8W0o8dhPS/N+D8mWqW8hzUXm68g3oRhM4ZNGf/1QAXhiVDG&#10;cqWl1XomFjYcIkBvbFtfUxQ4vaRk/DtIDclkzp6wY2zfwGCylBR4kpQRpHyUyVymKdYMmGnlzDST&#10;yce30TdTxlaPJmpobY053p463LZaMWL4NwSF+YkxmfFrtQ+xQxTdMDUxq+3ZAYZ49yOc/mB/xFU8&#10;PibVHQ2a0s8FRTmlO3HavlrfT19iPdF+P23CwL7dZE/+2PpkRljDFup2q+SubSf1fLAY2wHd0geY&#10;je728OnflZrVeQxM0jaPVhaDuW3axh8beYQMpCMboJ4YKcsd1t2uXbvS5s2beec41Nj4+w7uRh+/&#10;8QiZZKm1NJi7uCrzSBLAESRLZunSpTZM2iMl4WfjuBIY5d3p0UxBPAk3t/xaVl6uJvlntUjE9CJ1&#10;VyOJU/JvogNyMQPDhw2ldu3aQeW3tUj85kGjBnnZS9K1gaMGK02sRyFEp3+0tT6Ysf9jYbJnz57S&#10;EPMGH7h3766EWTb54bXIt387am7bJx+OSZZcU2shoth/aRUeNFke7LHnfVo4f7YwCBQtWtRgEPoj&#10;wozTC+wY1PBNn1YE08xDT0HqcqWc9byHmfteO7kOq0nq9pdJje5JlsN9OeyRhckjB7bIJknlEQ4m&#10;db0POBMX5ZA5HTiXeusllnagcp/zP3jthuRgV4F9JdNK4Ebqqjrcd/oy00u5z00gy8GeNgz6+vqK&#10;Uqoe/tqQJKoD6tThsg4YQ6Npjpu8o17NSgQ70tsviZUsH3hxSManNZhjZoNZint8NFtOzGSeLuaQ&#10;GvqxZlVY25A37DuEoXNnY8WmqDOIfom6AHvmKKiwzTvgjYJPvWmYcpjzOz8gysLg/Lykrn+fKGps&#10;prFpB0tvY3PDDHLu2G/CkOX4TxLi82IOVJMC6M0337RhkAJtGdMB41aLugotG6DEcv764MUh3Q1Q&#10;bpYuzNvMKdbCC/KTuu5tHq2jKPHUIerc+VNq2bIZvfDCC0QRX9HUKZPpcOQuotD2wiwYxHRDS8sR&#10;rdPsObVq1aLrJ7dlYcqM/HCqYOHkyaWsYTZe07hxQGWKK88jIyxTYrLjPoJP7OFRn19WnzdJVYyN&#10;OBi5cjzUkCTt/FIYio3ZQ7SsqjB5KzFS0rDR2rQuxCFzJQspdGgyb+xnKqlc7yxGOfDijNzz5Vba&#10;6p86ZWkNCXEMqjsimQHTBv0+QmPw8CxhJunEXu3ZvxhRcC1hHPnQsK5du2RhLpHD65prSTADm/q/&#10;9AfCXqI9zGcwo3H8gTgZuVVj6II2WOjO+Uypzs2pmeo4jvNebGHpNGtAzFS5IgrFTMtNyUvygLmV&#10;jLYMh/4vjqhgsUI5OsHPBWe5/PxAUFhH6tOnj8bgrVOZPjPAfGaKQxz+wVRC8xWqXEKhnZOepguL&#10;nrrL5V1mTqeCz5dz7wpbX748bnR6pZ3N0IyTszLth3u6ZbUhBnIjrvJgiuxP7Vt4EGySpxY8e4ff&#10;kW3mFIvFMuXWrVs/Ru4N3Q3/tilTppAaZz3kZlgOdM089AaSlmmH3okBdH9XC560vbVn4NxKong/&#10;ighdSTF71pDKii7vWQ7ya9oxCsgLXaUZM2aIba9Tp06Gl9KNGzckrFatGv2ZdkvizZs3p969e0tc&#10;B1z/bpwNt0mDSQTlzGmnT5/GGlxCe6OL9CAGAd2dysxg//79DUtsamqqkRd9b8eOHQaDYWFhEloN&#10;S90ZOE53jf6Kwfbt20sIBjFAYHn18fGRSRzpKSkpRt7oqL00e9oIg8E7d+5ICO2bXzWVUVRe6gqB&#10;QZja7BlEGsxrnEUAxpo1ayZxMK2nc/81pAmmz5w5IwyivO4oiYMiDmcwijNcI2y8OaCPPvpInNow&#10;h127dk3SdJMc8CAG9XilSpVgAjae4WOA0LpW/4vxFMM1QqfmQBjUbYM6g2YvvIdhcNWqVTeqVq0K&#10;v5gs/zHGM2And410BrHY6woo+g5CMKxvN80Menh4SAjcvn3biGMvjX6qP9sxOJPh+ie+fPnyrxwY&#10;FcE4Pnjw4OOIg8GYmBhJNzOoA10gLi4OGrKRhsGkxx8Jg0zFP/nkk1nx8fF3T548mfLcc8/trFy5&#10;cmC/fv1CYQznF4qLSbdu3Q517Ngx3svL6yoM6kD58uWTWPL7YFQ3G9Adgd+DUZwtBt3S0tJSebpQ&#10;t27dug8OmfDE0T108Iy47qRp9t6xxu8jj/6MEOX1cgAcO/k9MAO7vtSpqpqHA9lTwG/Y29ub1qxZ&#10;I5MrRh/6JkYnzki4AfK5YPHHcS3iONSBHrhx40bjNOCDDz6gH374QfyYsNpAw+G8HRiuT9R79uzB&#10;5oWSkpJkfzFs2DBZrpCmM4jjCvRBlo6kQ4nVGcRIx9yHgx/Mgzh3Rl9dsmQJTZs2TfJYGfyW4bq5&#10;ODw8PC8GRpEiRcRiitOi/fv30/z582WLCYlAmph4dQYLFCggIx6DBOckkCIY5L4rcdQDj8RNmzbJ&#10;mQr35+wzyJSDJ2ufIUOGHChbtuxWXsYO9ujRQ/x2Afj08hz5O6eJb5YOnk4Owr+XB8seLhPN3cMm&#10;j9Uv2KiH3wOPxmwb3LGRbspAR8Z5B85GzGceeIaabk5DHOnIjzOU5gzkMZcxn5XUY7h2XEtErKtr&#10;zmMcmgvbp2UxVVj/c1RWJ1axHab/84nmKfktIUoQNm2OkLZMWTmuk1KMs2Jj9WA7zv8bqcFKCwjJ&#10;EqyQfx/NRMTJNkAa/kMe5N08XOnL6ViEXLu58r9GGSuUVhAIjoa8GmjCwiaCt208mmwJadbZU46J&#10;UAZlra5usDD+dw6/7JLe8yAIuIVykvWqw8ORrvZ3YMHrwgweaCPM/92hnhFarxkaDGN9uzc04Y0Y&#10;MYy7WRrR/RTXwGVGjhgudeBu2X2uE3UHate//veEmbGtQVOcSeJ0zftzTzkDHzZkIFHaRaKUWMaJ&#10;bILLch3DhwwSYTatpYifMIRp9bv87xemujp/E5yKUGgt+qKDZjT2mzGZKPUs0R8H5KiSroY+Gtw+&#10;Tt79e4kwX39eEyTe/V8rzIytHs31njewq6fsCQb27Up06zDRlQ22uLye6NwSupN8SlRvqPDYGCVf&#10;OUd0fhlRkr9ruL5H3sVs0HsvZ/bM5dql33/+ApSx3bMlhIej3eG9tJ43d9Y4btguUs8uIBVngqfG&#10;k5r0kw02b94kQ9xsCwJggpEyJ8dQ6vltdC0hjNQrm7RyZ+aQGj9V/pM8dqBL62joQO0KWOt6mQuQ&#10;9f7CP0+YFO7RSoQX5kmj+2jCW/DjWOll6qnJjEmZwOE8nOKPDzPSbl6MkTIAHOdQJQALILbj+i7X&#10;GXArX8WdONRrg15EiQtppHcXyQc1ylCNfP4hwsxYXbiFIbzemhAW+nFPOBdE6jEfwl1nxxhM6v62&#10;ms97/BQ6nRDHPXU+97ItdGDXBjp29Ijh8OcIsGNERf5OwcsDjXyHo/eTuo/r29vUAT7kjzWRRnt3&#10;lLxmYVqv6z/5OVO1HttDVWnzuiLmhIUzRxKdmUfqwc8fHpEdSd1Rm9SIN/m5G1HCVBoyZIjRK2E4&#10;4tc5BEwZ8dG/UsDi2fIMU4flCH8guTvuBPwuOj6cRg74WMq0Zt7RBrTFejP+8QszI0RpihVP5Ze+&#10;z5M2J9HQvm2IToxkBuuwUDqJMFzGvhbcyFdIPfAJDR061BCiDrODkT1CQ0PFnRXxHj16cA9vo9X1&#10;QNQSnof10zyd0Ra0CW17bMLMWKY0wdcCoD5wEg3s9RHRSZ6H7Bm09qpsgcsuWThd/HghvLS0NEOo&#10;MJObbfxmDBgwgA4cgMrECw96tj1PDwDxwjSI24J6dNUI8P9K7qQ9GmHyTmAXKh3YTGN4cNcPiHZ+&#10;ZXOEnQk3UhcUJDX4BVJ/60KW42PJcmoKYzJZYkdpDjCOhGfGnTNyTA5PsfSbpzjtc7p69arRKzHE&#10;zQ4yOqQX7mnsUFAPRFgNosCnuU19pG1S17vcFm7zxQVKHD/D6RpnZq7f/QCxAAegshFtNUavbPEW&#10;QTkU3uLipK5+jdStXqT+PpwoeqLmVhIbQBS3jBeT2dzIQaRubku0thGp2z7iCb9D5uUrnqtWhQSL&#10;oHAb51byGS4zSE4sdQGa8dxzz9kIEUNa3d/asaDssbkq0cI8DttxlduI+ny5zWj7wi/l+hEMqjCs&#10;ui7IjGBlLiqq85zGqGVu7qwvnpOD1KVlSF0L5ZoXh8gxhk+OgZgfSD08jYU4kNQt7Qi37g0/CCuu&#10;HQ81BDRhwgRRuLEC4zI99EfYzvX/x40bR1cuxEsctnXwBqQd5/c4EtrW6jw6ShqeUQ+Cym1EXbUr&#10;8TO3fd1Q8f35hgEvfudeVM7owlzlU1S0yltjct2XWV8q/kIrXiR1PYZSD6IDo1lw3AtPLKQrZ6Ip&#10;IiKcDh/YzmrPJtoTtooSD23O9H4Bdn5BSUfD5eIFBLdq1SruocPkv/NJZ0VQDRo0kBM76JDXTu/l&#10;ntudP0p/CgoKkv9xdRDD/0rSIaJfKxMtK8p8OfjgD4Ffe2ttRZvR9i8bK/v4GYcXGNaFGC5T/sTZ&#10;ynxUdnSqdokNN/ruTDO9eF5eUgMr8FCuyw2bSj8tnkf9+39F3bt3oVatmtN77zWi2rVr0rPPlua5&#10;Lqf0KjQaJ82tW7em9evXU0bMj0TrbG8B0rZOclyk9755c2cTbWZNAO/0L67lOTxD5kI9D47ZcSIU&#10;fyiCaH6BTB4fEqWf0tp4hNuKNgf2URJZBoEMGIBrMHBm5zJhVSpSvpjyzh1/5QYqPjVT+1IQZop+&#10;l/PgeJo04XtuxAtUuXJF1hsrUaVK5ah06ZLcqAJZtnMAehYavmbNz0RwajQLEDg0TXYiuoDEmUz/&#10;b2lZ7b1wLlv7Ft2PX03ff/+9kRfndXjn+HG8a9rYwkZQjlCqkMYT2oY2Xluk3MvnrmzltCAGdjZw&#10;5cOFsWyv0igIxx3cX/JKWZojnVbloFN+OM9T5HpmhWe1e6XZAXYcaPipmHBbIZ7fLgedumBs/Ml0&#10;zNeuetLqeplpf6bIKSymAP3jSfmjfjaCy/DTeh7aEDcrB6FNN4Ny4GgZV0XhTYUbmThNq8xwfS50&#10;QliZcGZYzd1d+fTWiny31F+eon0/FKDcuRwLyBXgEJYi+nDP4gb/0ogo7Ro1atTIJMRz2n/2CKlD&#10;NJeFsIjVlLUeRnraxYNSDqfOgwZ+TbSiOi8sCt3koVqxmCI8751cgNCGqwEF7+Vyk54H4Y1jwB0N&#10;V1rRebKn2vwFGcIsVzpHl6sBRa+qm56hsAnFKG9u7ctD3YAAXEV0dLTMkS1bthSHGh1t2vBceDOW&#10;aAMLyBlWVuC5knvZqir0R/IlESDqPBLF8yP/n7ygNFUpqQiP4BU8xy0pnFq4oFsY8/zEhGdPujCr&#10;16jg3u18SMVLlm1VKHRSGWG0aEGFEqFShHAvcRXrihGFsxqUHawppNURxkOcn1M2NaT2LT3p3Xca&#10;0v6gFmQJr0Fxi8unlCgsl6jh24ph+8SFp1y4cCF/eHg4jRkzxgCcLq5cuSI6nJ6G+N27d+ngwYNG&#10;Gm5Z3E25QbdPBeOuqJE+Z84cun//Pq1YsUIWCT1dB5zmInbuIPXedbod/R2lxc2Xey/2+XTgSjPz&#10;Ke+z/2/ixIm4TazeuHEjffv27eMLFCjw5K04uNqsuyrqgEcgLozrXoEA4vAONF8eBz788ENSVdW4&#10;7Q7ACwv+lzgy1T0EAcTtn+Fxo6qWLLfhzYA3DgRp70BqrgvAFevjx4/HcLPeZOAcOyfa+NgJl9j/&#10;EyGiYfBvehghwn/q2LFjhp8ogPkuJSUlixBxax/77OjIvXTsSFQWIeLoAeX0m/wAbJNwjuVmQaHG&#10;hXmoMo+f/hMhYvsG/ywAQoQ7FNQcNBBCxMUq2Ap1oF4sOLguBJMYBAwhOBIiPsTu3bvlSjosQPZC&#10;hHVo7dq18m4sfrgZDp2SeYRvInxf4TCULdc+lwlCxAE6FGYYQ+Er1rFjRxEiGATjAOIQor+/v0PL&#10;ixnIC98xewdMuLJGRkbapEGYcLzEUMR2D8IGH/gYAPbT8fHxMhcjDui+veZ68E6c43h4eETw8yTG&#10;ewzXvZyzQ7oQOWoAqgi+PASrp4FxMMlzqJGG8xIIWH/WkV0hmtPhdXjp0iXLkSNH7sbGxqbu27fP&#10;5n/0PJSzN/Leu3cP4WgG5sVs7Y9dJggRfp4cNQC/Tbj0moWI3nHz5k0bIeJ/uFTa90xnQsQ8FxUV&#10;ZZP2ICHyipzOw/ky83LBmRAxcszp169fRziNAV9AeJ09fvLx8Sl07tw5G0YgFLNZCmjcuDGEeN9e&#10;iBDspEmTbPI6E6IjwICB+dNeiGZgfrQX/l8IEb7YT25OZMrFDanOQyYKvQ+WFCwQuDf6/PPP04gR&#10;I+jixYvUvXv3w9yTDmBhgHcxAOtNcnKyBdDTAMyb0BNXrlxppNlj4cKFMtctWLAgdfTo0TdwvuIo&#10;H4DF7PLlyzZpM2fOlKELndScDl2W2/TEhQiCWagiAy60Pjxpz2L8xFjGz7B+LGLgrkIfxmcMnFn8&#10;wJhjhR8DjCOczZjLmM9YyghhbGSEM3YxdltD7DJwSwB1QyUZyBjFmM7Q680OwAeOTqHiFGE8GSKi&#10;XDz8jmIuxKoHwKgaEREhQwTPGN5nz56VMxPsXsqWLSvzFqwz+B/5cGkJag/iAOa74sUzrUIYurB0&#10;YwXu3LmzpAUEBEgZfV7FruSZZ54xykD3w6jA9Z1du3ZJGt4Hoy50Tjxj1wJffRiDt2zZgg/XkIG7&#10;l7kZT4bgs89DUhhq1aoVeXl5ia7XpUsXaRx8+PEfdg76YgNBwEQFxRnP8L2Bvoe5EHMiXEngPq+v&#10;nsgPlQU6KVZ16JVI56EsKz9PF/JB6tatK3VAaKgbBP0PU4w+x2JbihBDGiE+LASLewGchrt6OAKo&#10;y8jefb3skL0Qa9euTYUKFRLlGELEHQH8B+UWQtTVGlyKgOILgyuUcUz2EJwjIULBRm/28/MTIeoX&#10;uKFeQYi9evWSXof6nQmxadOmUobnUeFLF6buGAAhTp48+SjH9SOAbF8RyA7lSEpKGoMdAhjBHcND&#10;hw6p58+fz8AmH67BGHa4SoVGYzXHkF68eLEsDsgPYLhxb1QhKCA9PV16HhYnbpwMOwgIRgnUiUWB&#10;P9797du3y3tx5owFhFddC+pHHaDx48fL+7BzwXBH2eXLl4vy7+vrS7woyjSB7ef06dP/NiGCsM/E&#10;JfMvGdD4cacbt6ImMrCIYML+kYHFA/8Behwh/gOQD3oatl76f2aYyyI/8qH+ydY4/kP5KdZQX7D0&#10;sno5LGBmfvQ8Exi4NIpzlEdmxXaFYELC14NqAJMSrthi66Q/l7aGjoD/AJzpohxCR/nM0OtD/VCM&#10;9TIojzRndaDcM1bY84Qy6BDQOFwwhynKvwEq2JokH6nuvwAAAABJRU5ErkJgglBLAwQKAAAAAAAA&#10;ACEAFMFQTc8FAADPBQAAFAAAAGRycy9tZWRpYS9pbWFnZTEucG5niVBORw0KGgoAAAANSUhEUgAA&#10;AeIAAACbCAYAAAC+s5geAAAAAXNSR0ICQMB9xQAAAAlwSFlzAAAOxAAADsQBlSsOGwAAABl0RVh0&#10;U29mdHdhcmUATWljcm9zb2Z0IE9mZmljZX/tNXEAAAVPSURBVHja7d0rchxXGIZhw0BBwywhSzD0&#10;EgQNsw2tIlDQ0NDQG+ga9wGCKrFRJkCGhslIrnLZzly6e87pc3vAUzVM1frBW/PpMq9ubm5eAQB5&#10;+CYAgBADgBADQPG2m80bIQaATHbj+Pnp7u61EANABn+P48MuhI9CDACZQrz373azeSfEAJApxLtx&#10;/NLCRO2oAFQZ4pcYNzBROyoA1Ya4hYnaUQGoOsS1T9SOCkDVIa59onZUAKoPcc0TtaMC0ESIa52o&#10;HRWAJkL8IoT3QgwAuUL8LcbXQgwA+UL8WNNE7agAtBXiyiZqRwWgvRBXNFE7KgCthriKidpRAWgz&#10;xJVM1I4KQLshrmCidlQAWg9x0RO1owLQdogLn6gdFYD2Q1zwRO2oAPQS4iInakcFoI8QFzpROyoA&#10;/YS4wInaUQHoLcRFTdSOCkBfIS5sonZUAPoLcUETtaMC0GuIi5ioHRWAPkNcyETtqAD0G+ICJmpH&#10;BaD3EGedqB0VgL5DvLcbx1shBoBMIX62DeGtEANAphC/TNTDcCXEAJAjxJkmakcFQIgzTtTfXzy/&#10;Hd9uNm8AoGTPE3LKEK89UX9/8fJwKR8MACqx5kQtxACQcaIWYgA4ZKWJWogB4Ig1JmohBoATUk/U&#10;QgwApySeqIUYAM5IOVELMQBMkGqiFmIAmCLRRC3EADBRiolaiAFghtgTtRADwByRJ2ohBoCZYk7U&#10;QgwAC8SaqIUYAJaINFELMQAsFGOiFmIAuMBzP4UYAPJ5uL+//02IASCTXQh/CTEAZLR0ohZiAIhj&#10;0UQtxAAQyZKJWogBIKK5E7UQA0BcsyZqIQaAyOZM1EIMAAlMnaiFGADSmDRRCzEAJDJlohZiAEjo&#10;3EQtxACQ1smJWogBILFTE7UQA8AKjk3UQgwA6zg4UQsxAKzk0EQtxACwol8naiEGgHX9NFELMQCs&#10;7MeJWogBIMO7YiEGgEx+/DmxEAPAin79zWkhBoD1/O9viYUYAFZy6L9rCTEArODY/5sWYgBI7+gn&#10;MAkxACR26jOJhRgAEjr1EYhCDABpHZ2khRgAEjs1SQsxACR0bpIWYgBI5+wkLcQAkMiUSVqIASCB&#10;qZO0EANAfJMnaSEGgMjmTNJCDAAR7cbxdm6EhRgAYgjh8WkYroQYADLYhvB2SYSFGAAutHSSFmIA&#10;uNQFk7QQA8CFLpmkhRgALnDpJC3EALBUhElaiAFgoRiTtBADwAKxJmkhBoC5Ik7SQgwAM8WcpIUY&#10;AGaIPUkLMQBMlWCSFmIAmCjFJC3EADBBqklaiAHgnISTtBADwPkQX6eMsBADwPEIv08dYSEGgMMR&#10;fny6u3u9aoj/GYY/9l/8EwAULYSvK4T4eo0I/xRiAKjBPpQPLUzSQgyAEGecpIUYACHOOEkLMQBC&#10;nHGSFmIAhDjjJC3EAAhxxklaiAEQ4oyTtBADIMQZJ2khBkCIM07SQgxA3yHOPEkLMQD9hriASVqI&#10;Aeg5xNknaSEGoMsQ78bxQ0nP46gAdBPifYS/lDJJCzEA3YV4u9m8K+15HBWALkK8C+Fjic/jqAA0&#10;H+ISJ2khBqCbEJc4SQsxAF2EuNRJWogBaD7EJU/SQgxA8yEueZIWYgCaDnHpk7QQA9BsiGuYpIUY&#10;gGZDXMMkLcQANBniWiZpIQaguRDXNEkLMQDNhbimSVqIAWgqxLVN0kIMQDMhrnGSFmIAmgnxNoQ/&#10;a30eRwWg9hB/qvl5HBWAekMcwtftMPwuxACQIcQ1T9JCDEDtIa56khZiAOoNcQOTtBADUG2IW5ik&#10;hRiAKu3G8bal53FUAKryNAxXQgwARPEf/F+Z6e0fE98AAAAASUVORK5CYIJQSwMEFAAGAAgAAAAh&#10;AD7m3QbhAAAACwEAAA8AAABkcnMvZG93bnJldi54bWxMjzFPwzAQhXck/oN1SGzUJmmbNsSpECgD&#10;A0MbUNdL7Cah8TmK3Tb997gTjE/36b3vss1kenbWo+ssSXieCWCaaqs6aiR8lcXTCpjzSAp7S1rC&#10;VTvY5Pd3GabKXmirzzvfsFBCLkUJrfdDyrmrW23QzeygKdwOdjToQxwbrka8hHLT80iIJTfYUVho&#10;cdBvra6Pu5ORUJTbsugX0ef++734qPDYrX+Sq5SPD9PrCzCvJ/8Hw00/qEMenCp7IuVYH3KULAIq&#10;YRXHwG6AWC/nwCoJcTIXwPOM//8h/wUAAP//AwBQSwECLQAUAAYACAAAACEAsYJntgoBAAATAgAA&#10;EwAAAAAAAAAAAAAAAAAAAAAAW0NvbnRlbnRfVHlwZXNdLnhtbFBLAQItABQABgAIAAAAIQA4/SH/&#10;1gAAAJQBAAALAAAAAAAAAAAAAAAAADsBAABfcmVscy8ucmVsc1BLAQItABQABgAIAAAAIQDW7C+B&#10;3AUAADYgAAAOAAAAAAAAAAAAAAAAADoCAABkcnMvZTJvRG9jLnhtbFBLAQItABQABgAIAAAAIQA3&#10;J0dhzAAAACkCAAAZAAAAAAAAAAAAAAAAAEIIAABkcnMvX3JlbHMvZTJvRG9jLnhtbC5yZWxzUEsB&#10;Ai0ACgAAAAAAAAAhAOSQEEXgQQAA4EEAABQAAAAAAAAAAAAAAAAARQkAAGRycy9tZWRpYS9pbWFn&#10;ZTMucG5nUEsBAi0ACgAAAAAAAAAhANuGJBW+HwAAvh8AABQAAAAAAAAAAAAAAAAAV0sAAGRycy9t&#10;ZWRpYS9pbWFnZTIucG5nUEsBAi0ACgAAAAAAAAAhABTBUE3PBQAAzwUAABQAAAAAAAAAAAAAAAAA&#10;R2sAAGRycy9tZWRpYS9pbWFnZTEucG5nUEsBAi0AFAAGAAgAAAAhAD7m3QbhAAAACwEAAA8AAAAA&#10;AAAAAAAAAAAASHEAAGRycy9kb3ducmV2LnhtbFBLBQYAAAAACAAIAAACAABWcgAAAAA=&#10;">
                  <v:shape id="_x0000_s1164" type="#_x0000_t75" style="position:absolute;width:61525;height:18459;visibility:visible;mso-wrap-style:square">
                    <v:fill o:detectmouseclick="t"/>
                    <v:path o:connecttype="none"/>
                  </v:shape>
                  <v:shape id="Рисунок 25" o:spid="_x0000_s1165"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JCxQAAANsAAAAPAAAAZHJzL2Rvd25yZXYueG1sRI9Ba8JA&#10;FITvQv/D8gq96aYBq0Q3QQptpUJtVfT6zD6TYPZtyK4x/vtuQehxmJlvmHnWm1p01LrKsoLnUQSC&#10;OLe64kLBbvs2nIJwHlljbZkU3MhBlj4M5phoe+Uf6ja+EAHCLkEFpfdNIqXLSzLoRrYhDt7JtgZ9&#10;kG0hdYvXADe1jKPoRRqsOCyU2NBrSfl5czEKzOF7vF2/x6vzev911N0Cpx+TT6WeHvvFDISn3v+H&#10;7+2lVhCP4e9L+AEy/QUAAP//AwBQSwECLQAUAAYACAAAACEA2+H2y+4AAACFAQAAEwAAAAAAAAAA&#10;AAAAAAAAAAAAW0NvbnRlbnRfVHlwZXNdLnhtbFBLAQItABQABgAIAAAAIQBa9CxbvwAAABUBAAAL&#10;AAAAAAAAAAAAAAAAAB8BAABfcmVscy8ucmVsc1BLAQItABQABgAIAAAAIQA7JSJCxQAAANsAAAAP&#10;AAAAAAAAAAAAAAAAAAcCAABkcnMvZG93bnJldi54bWxQSwUGAAAAAAMAAwC3AAAA+QIAAAAA&#10;">
                    <v:imagedata r:id="rId18" o:title=""/>
                    <v:path arrowok="t"/>
                    <o:lock v:ext="edit" aspectratio="f"/>
                  </v:shape>
                  <v:shape id="Блок-схема: альтернативний процес 26" o:spid="_x0000_s1166"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1FxAAAANsAAAAPAAAAZHJzL2Rvd25yZXYueG1sRI9BawIx&#10;FITvgv8hPKE3zdaWRbZGaUsLhaJQFfX42DyzSzcvS5Ku6783gtDjMDPfMPNlbxvRkQ+1YwWPkwwE&#10;cel0zUbBbvs5noEIEVlj45gUXCjAcjEczLHQ7sw/1G2iEQnCoUAFVYxtIWUoK7IYJq4lTt7JeYsx&#10;SW+k9nhOcNvIaZbl0mLNaaHClt4rKn83f1bBsTnsT+47X68+tH8L3ezZmKejUg+j/vUFRKQ+/ofv&#10;7S+tYJrD7Uv6AXJxBQAA//8DAFBLAQItABQABgAIAAAAIQDb4fbL7gAAAIUBAAATAAAAAAAAAAAA&#10;AAAAAAAAAABbQ29udGVudF9UeXBlc10ueG1sUEsBAi0AFAAGAAgAAAAhAFr0LFu/AAAAFQEAAAsA&#10;AAAAAAAAAAAAAAAAHwEAAF9yZWxzLy5yZWxzUEsBAi0AFAAGAAgAAAAhADz9PUXEAAAA2wAAAA8A&#10;AAAAAAAAAAAAAAAABwIAAGRycy9kb3ducmV2LnhtbFBLBQYAAAAAAwADALcAAAD4AgAAAAA=&#10;" fillcolor="#c0504d" strokecolor="#f9f9f9" strokeweight="3pt">
                    <v:textbox>
                      <w:txbxContent>
                        <w:p w14:paraId="6569CEC1"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27" o:spid="_x0000_s1167"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49xQAAANsAAAAPAAAAZHJzL2Rvd25yZXYueG1sRI9Bi8Iw&#10;FITvC/6H8AQvsqaKulKNIoq4J9G6Hvb2aJ5tsXkpTdS6v94Iwh6HmfmGmS0aU4ob1a6wrKDfi0AQ&#10;p1YXnCn4OW4+JyCcR9ZYWiYFD3KwmLc+Zhhre+cD3RKfiQBhF6OC3PsqltKlORl0PVsRB+9sa4M+&#10;yDqTusZ7gJtSDqJoLA0WHBZyrGiVU3pJrkbB8DTq/+7/thNLafJYn5LdZn3tKtVpN8spCE+N/w+/&#10;299aweALXl/CD5DzJwAAAP//AwBQSwECLQAUAAYACAAAACEA2+H2y+4AAACFAQAAEwAAAAAAAAAA&#10;AAAAAAAAAAAAW0NvbnRlbnRfVHlwZXNdLnhtbFBLAQItABQABgAIAAAAIQBa9CxbvwAAABUBAAAL&#10;AAAAAAAAAAAAAAAAAB8BAABfcmVscy8ucmVsc1BLAQItABQABgAIAAAAIQCnys49xQAAANsAAAAP&#10;AAAAAAAAAAAAAAAAAAcCAABkcnMvZG93bnJldi54bWxQSwUGAAAAAAMAAwC3AAAA+QIAAAAA&#10;">
                    <v:imagedata r:id="rId19" o:title=""/>
                  </v:shape>
                  <v:shape id="Блок-схема: альтернативний процес 31" o:spid="_x0000_s1168"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GjxAAAANsAAAAPAAAAZHJzL2Rvd25yZXYueG1sRI9Ba8JA&#10;FITvgv9heQVvulEhaJpVoq3WW1tTen5kX5PQ7NuYXU3677sFocdhZr5h0u1gGnGjztWWFcxnEQji&#10;wuqaSwUf+WG6AuE8ssbGMin4IQfbzXiUYqJtz+90O/tSBAi7BBVU3reJlK6oyKCb2ZY4eF+2M+iD&#10;7EqpO+wD3DRyEUWxNFhzWKiwpX1Fxff5ahRki8/r+mW4POvVcZe9xXKdP716pSYPQ/YIwtPg/8P3&#10;9kkrWM7h70v4AXLzCwAA//8DAFBLAQItABQABgAIAAAAIQDb4fbL7gAAAIUBAAATAAAAAAAAAAAA&#10;AAAAAAAAAABbQ29udGVudF9UeXBlc10ueG1sUEsBAi0AFAAGAAgAAAAhAFr0LFu/AAAAFQEAAAsA&#10;AAAAAAAAAAAAAAAAHwEAAF9yZWxzLy5yZWxzUEsBAi0AFAAGAAgAAAAhAFIqkaPEAAAA2wAAAA8A&#10;AAAAAAAAAAAAAAAABwIAAGRycy9kb3ducmV2LnhtbFBLBQYAAAAAAwADALcAAAD4AgAAAAA=&#10;" fillcolor="#9bbb59" strokecolor="#f9f9f9" strokeweight="3pt">
                    <v:textbox>
                      <w:txbxContent>
                        <w:p w14:paraId="272DBC79" w14:textId="77777777" w:rsidR="009C2C9F" w:rsidRDefault="009C2C9F" w:rsidP="009C2C9F">
                          <w:pPr>
                            <w:pStyle w:val="a3"/>
                            <w:spacing w:before="0" w:beforeAutospacing="0" w:after="160" w:afterAutospacing="0" w:line="256" w:lineRule="auto"/>
                            <w:jc w:val="center"/>
                          </w:pPr>
                          <w:r>
                            <w:rPr>
                              <w:rFonts w:eastAsia="Times New Roman"/>
                              <w:sz w:val="16"/>
                              <w:szCs w:val="16"/>
                            </w:rPr>
                            <w:t xml:space="preserve">Create Region </w:t>
                          </w:r>
                          <w:del w:id="138" w:author="Bohdan Benetskyi" w:date="2017-02-22T11:11:00Z">
                            <w:r w:rsidDel="00957975">
                              <w:rPr>
                                <w:rFonts w:eastAsia="Times New Roman"/>
                                <w:sz w:val="16"/>
                                <w:szCs w:val="16"/>
                              </w:rPr>
                              <w:delText>Report</w:delText>
                            </w:r>
                          </w:del>
                          <w:ins w:id="139" w:author="Bohdan Benetskyi" w:date="2017-02-22T11:11:00Z">
                            <w:r>
                              <w:rPr>
                                <w:rFonts w:eastAsia="Times New Roman"/>
                                <w:sz w:val="16"/>
                                <w:szCs w:val="16"/>
                              </w:rPr>
                              <w:t>Worksheet</w:t>
                            </w:r>
                          </w:ins>
                        </w:p>
                      </w:txbxContent>
                    </v:textbox>
                  </v:shape>
                  <v:shape id="Блок-схема: альтернативний процес 14342" o:spid="_x0000_s1169"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mPwwAAAN4AAAAPAAAAZHJzL2Rvd25yZXYueG1sRE9La8JA&#10;EL4L/Q/LFLyIboyhhOgqUhF7KqjF85CdPDQ7m2ZXjf++WxC8zcf3nMWqN424UedqywqmkwgEcW51&#10;zaWCn+N2nIJwHlljY5kUPMjBavk2WGCm7Z33dDv4UoQQdhkqqLxvMyldXpFBN7EtceAK2xn0AXal&#10;1B3eQ7hpZBxFH9JgzaGhwpY+K8ovh6tRwOdRUezW7en7FKdJNENMr5tfpYbv/XoOwlPvX+Kn+0uH&#10;+cksieH/nXCDXP4BAAD//wMAUEsBAi0AFAAGAAgAAAAhANvh9svuAAAAhQEAABMAAAAAAAAAAAAA&#10;AAAAAAAAAFtDb250ZW50X1R5cGVzXS54bWxQSwECLQAUAAYACAAAACEAWvQsW78AAAAVAQAACwAA&#10;AAAAAAAAAAAAAAAfAQAAX3JlbHMvLnJlbHNQSwECLQAUAAYACAAAACEAb1x5j8MAAADeAAAADwAA&#10;AAAAAAAAAAAAAAAHAgAAZHJzL2Rvd25yZXYueG1sUEsFBgAAAAADAAMAtwAAAPcCAAAAAA==&#10;" fillcolor="#8064a2" strokecolor="#f9f9f9" strokeweight="3pt">
                    <v:textbox>
                      <w:txbxContent>
                        <w:p w14:paraId="20A43930"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4351" o:spid="_x0000_s1170"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qYUxQAAAN4AAAAPAAAAZHJzL2Rvd25yZXYueG1sRE9La8JA&#10;EL4X/A/LCL2IbtQqJbpKFAo9WPAR6HXMTpPQ7GzY3Wr8964g9DYf33OW68404kLO15YVjEcJCOLC&#10;6ppLBfnpY/gOwgdkjY1lUnAjD+tV72WJqbZXPtDlGEoRQ9inqKAKoU2l9EVFBv3ItsSR+7HOYIjQ&#10;lVI7vMZw08hJksylwZpjQ4UtbSsqfo9/RoH72gym33l5OJ0ne8zmbpdhXij12u+yBYhAXfgXP92f&#10;Os5/m87G8Hgn3iBXdwAAAP//AwBQSwECLQAUAAYACAAAACEA2+H2y+4AAACFAQAAEwAAAAAAAAAA&#10;AAAAAAAAAAAAW0NvbnRlbnRfVHlwZXNdLnhtbFBLAQItABQABgAIAAAAIQBa9CxbvwAAABUBAAAL&#10;AAAAAAAAAAAAAAAAAB8BAABfcmVscy8ucmVsc1BLAQItABQABgAIAAAAIQDzZqYUxQAAAN4AAAAP&#10;AAAAAAAAAAAAAAAAAAcCAABkcnMvZG93bnJldi54bWxQSwUGAAAAAAMAAwC3AAAA+QIAAAAA&#10;" fillcolor="#4f81bd" strokecolor="#f9f9f9" strokeweight="3pt">
                    <v:textbox>
                      <w:txbxContent>
                        <w:p w14:paraId="5732A800" w14:textId="77777777" w:rsidR="009C2C9F" w:rsidRDefault="009C2C9F" w:rsidP="009C2C9F">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4360" o:spid="_x0000_s1171"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KbxgAAAN4AAAAPAAAAZHJzL2Rvd25yZXYueG1sRI9BT8Mw&#10;DIXvSPyHyJN2Y+kYmqaybJpATL1StsNuVmOaqo1TNaEt/Hp8QOJmy8/vvW9/nH2nRhpiE9jAepWB&#10;Iq6Cbbg2cPl4e9iBignZYheYDHxThOPh/m6PuQ0Tv9NYplqJCcccDbiU+lzrWDnyGFehJ5bbZxg8&#10;JlmHWtsBJzH3nX7Msq322LAkOOzpxVHVll/eQEn1KVzac9s3P9PtOupi8+oKY5aL+fQMKtGc/sV/&#10;34WV+k+brQAIjsygD78AAAD//wMAUEsBAi0AFAAGAAgAAAAhANvh9svuAAAAhQEAABMAAAAAAAAA&#10;AAAAAAAAAAAAAFtDb250ZW50X1R5cGVzXS54bWxQSwECLQAUAAYACAAAACEAWvQsW78AAAAVAQAA&#10;CwAAAAAAAAAAAAAAAAAfAQAAX3JlbHMvLnJlbHNQSwECLQAUAAYACAAAACEANw3Cm8YAAADeAAAA&#10;DwAAAAAAAAAAAAAAAAAHAgAAZHJzL2Rvd25yZXYueG1sUEsFBgAAAAADAAMAtwAAAPoCAAAAAA==&#10;">
                    <v:imagedata r:id="rId27" o:title=""/>
                    <v:path arrowok="t"/>
                  </v:shape>
                  <v:shape id="Рисунок 34" o:spid="_x0000_s1172"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SbxAAAANsAAAAPAAAAZHJzL2Rvd25yZXYueG1sRI9BawIx&#10;FITvQv9DeIVeRLNWWWQ1SisIPeihq3h+bJ67wc3LkkTd+utNodDjMDPfMMt1b1txIx+MYwWTcQaC&#10;uHLacK3geNiO5iBCRNbYOiYFPxRgvXoZLLHQ7s7fdCtjLRKEQ4EKmhi7QspQNWQxjF1HnLyz8xZj&#10;kr6W2uM9wW0r37MslxYNp4UGO9o0VF3Kq1Wg99eh35uHNfMTl7v8uPnMhqVSb6/9xwJEpD7+h//a&#10;X1rBdAa/X9IPkKsnAAAA//8DAFBLAQItABQABgAIAAAAIQDb4fbL7gAAAIUBAAATAAAAAAAAAAAA&#10;AAAAAAAAAABbQ29udGVudF9UeXBlc10ueG1sUEsBAi0AFAAGAAgAAAAhAFr0LFu/AAAAFQEAAAsA&#10;AAAAAAAAAAAAAAAAHwEAAF9yZWxzLy5yZWxzUEsBAi0AFAAGAAgAAAAhACmtdJvEAAAA2wAAAA8A&#10;AAAAAAAAAAAAAAAABwIAAGRycy9kb3ducmV2LnhtbFBLBQYAAAAAAwADALcAAAD4AgAAAAA=&#10;">
                    <v:imagedata r:id="rId27" o:title=""/>
                  </v:shape>
                  <v:shape id="Рисунок 35" o:spid="_x0000_s1173"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dEAxAAAANsAAAAPAAAAZHJzL2Rvd25yZXYueG1sRI9BawIx&#10;FITvQv9DeIVeRLNWXGQ1SisIPeihq3h+bJ67wc3LkkTd+utNodDjMDPfMMt1b1txIx+MYwWTcQaC&#10;uHLacK3geNiO5iBCRNbYOiYFPxRgvXoZLLHQ7s7fdCtjLRKEQ4EKmhi7QspQNWQxjF1HnLyz8xZj&#10;kr6W2uM9wW0r37MslxYNp4UGO9o0VF3Kq1Wg99eh35uHNfMTl7v8uPnMhqVSb6/9xwJEpD7+h//a&#10;X1rBdAa/X9IPkKsnAAAA//8DAFBLAQItABQABgAIAAAAIQDb4fbL7gAAAIUBAAATAAAAAAAAAAAA&#10;AAAAAAAAAABbQ29udGVudF9UeXBlc10ueG1sUEsBAi0AFAAGAAgAAAAhAFr0LFu/AAAAFQEAAAsA&#10;AAAAAAAAAAAAAAAAHwEAAF9yZWxzLy5yZWxzUEsBAi0AFAAGAAgAAAAhAEbh0QDEAAAA2wAAAA8A&#10;AAAAAAAAAAAAAAAABwIAAGRycy9kb3ducmV2LnhtbFBLBQYAAAAAAwADALcAAAD4AgAAAAA=&#10;">
                    <v:imagedata r:id="rId27" o:title=""/>
                  </v:shape>
                  <w10:wrap type="topAndBottom" anchorx="page" anchory="page"/>
                  <w10:anchorlock/>
                </v:group>
              </w:pict>
            </mc:Fallback>
          </mc:AlternateContent>
        </w:r>
      </w:ins>
      <w:ins w:id="134" w:author="Bohdan Benetskyi" w:date="2017-02-25T10:19:00Z">
        <w:r w:rsidR="008D2F21">
          <w:t>Creation of new Dashboard</w:t>
        </w:r>
      </w:ins>
    </w:p>
    <w:p w14:paraId="4F05C551" w14:textId="5AD6D9A2" w:rsidR="008D2F21" w:rsidRDefault="008D2F21">
      <w:pPr>
        <w:pStyle w:val="2"/>
        <w:rPr>
          <w:ins w:id="135" w:author="Bohdan Benetskyi" w:date="2017-02-25T10:19:00Z"/>
        </w:rPr>
        <w:pPrChange w:id="136" w:author="Bohdan Benetskyi" w:date="2017-02-25T10:19:00Z">
          <w:pPr/>
        </w:pPrChange>
      </w:pPr>
    </w:p>
    <w:p w14:paraId="7F67F41D" w14:textId="0B028320" w:rsidR="008D2F21" w:rsidRDefault="008D2F21">
      <w:pPr>
        <w:rPr>
          <w:ins w:id="137" w:author="Bohdan Benetskyi" w:date="2017-02-25T10:19:00Z"/>
        </w:rPr>
      </w:pPr>
    </w:p>
    <w:p w14:paraId="283EA542" w14:textId="39B3677E" w:rsidR="008D2F21" w:rsidRDefault="008D2F21">
      <w:pPr>
        <w:rPr>
          <w:ins w:id="138" w:author="Bohdan Benetskyi" w:date="2017-02-25T10:22:00Z"/>
        </w:rPr>
      </w:pPr>
      <w:ins w:id="139" w:author="Bohdan Benetskyi" w:date="2017-02-25T10:19:00Z">
        <w:r>
          <w:t xml:space="preserve">Let’s add new </w:t>
        </w:r>
        <w:r w:rsidRPr="008D2F21">
          <w:rPr>
            <w:b/>
            <w:rPrChange w:id="140" w:author="Bohdan Benetskyi" w:date="2017-02-25T10:19:00Z">
              <w:rPr/>
            </w:rPrChange>
          </w:rPr>
          <w:t>Dashboard</w:t>
        </w:r>
        <w:r>
          <w:rPr>
            <w:b/>
          </w:rPr>
          <w:t xml:space="preserve"> </w:t>
        </w:r>
        <w:r>
          <w:t xml:space="preserve">by clicking at </w:t>
        </w:r>
      </w:ins>
      <w:ins w:id="141" w:author="Bohdan Benetskyi" w:date="2017-02-25T10:20:00Z">
        <w:r>
          <w:t>“</w:t>
        </w:r>
        <w:r>
          <w:rPr>
            <w:b/>
          </w:rPr>
          <w:t>New dashboard</w:t>
        </w:r>
        <w:r>
          <w:t xml:space="preserve">” button at footer menu. After creation you will see empty dashboard with default name </w:t>
        </w:r>
      </w:ins>
      <w:ins w:id="142" w:author="Bohdan Benetskyi" w:date="2017-02-25T10:21:00Z">
        <w:r>
          <w:t>“</w:t>
        </w:r>
        <w:r>
          <w:rPr>
            <w:b/>
          </w:rPr>
          <w:t>Dashboard #</w:t>
        </w:r>
        <w:r w:rsidRPr="008D2F21">
          <w:rPr>
            <w:rPrChange w:id="143" w:author="Bohdan Benetskyi" w:date="2017-02-25T10:21:00Z">
              <w:rPr>
                <w:b/>
              </w:rPr>
            </w:rPrChange>
          </w:rPr>
          <w:t>”,</w:t>
        </w:r>
        <w:r>
          <w:t xml:space="preserve"> where # is next number equal to count of dashboards at current </w:t>
        </w:r>
        <w:r>
          <w:rPr>
            <w:b/>
          </w:rPr>
          <w:t xml:space="preserve">Tableau </w:t>
        </w:r>
      </w:ins>
      <w:ins w:id="144" w:author="Bohdan Benetskyi" w:date="2017-02-25T10:22:00Z">
        <w:r>
          <w:rPr>
            <w:b/>
          </w:rPr>
          <w:t>Book.</w:t>
        </w:r>
        <w:r>
          <w:t xml:space="preserve"> </w:t>
        </w:r>
      </w:ins>
    </w:p>
    <w:p w14:paraId="3296238B" w14:textId="3E2E5515" w:rsidR="008D2F21" w:rsidRDefault="008D2F21">
      <w:pPr>
        <w:rPr>
          <w:ins w:id="145" w:author="Bohdan Benetskyi" w:date="2017-02-25T10:22:00Z"/>
        </w:rPr>
      </w:pPr>
      <w:ins w:id="146" w:author="Bohdan Benetskyi" w:date="2017-02-25T10:22:00Z">
        <w:r>
          <w:t xml:space="preserve">Dashboard have 6 important sections. </w:t>
        </w:r>
      </w:ins>
      <w:ins w:id="147" w:author="Bohdan Benetskyi" w:date="2017-02-25T10:23:00Z">
        <w:r>
          <w:t xml:space="preserve">Two </w:t>
        </w:r>
      </w:ins>
      <w:ins w:id="148" w:author="Bohdan Benetskyi" w:date="2017-02-25T10:22:00Z">
        <w:r>
          <w:t>of them will be reviewed later.</w:t>
        </w:r>
      </w:ins>
    </w:p>
    <w:p w14:paraId="6C2F9C42" w14:textId="2EAE5256" w:rsidR="008D2F21" w:rsidRPr="008D2F21" w:rsidRDefault="0069620C">
      <w:pPr>
        <w:rPr>
          <w:ins w:id="149" w:author="Bohdan Benetskyi" w:date="2017-02-25T10:19:00Z"/>
          <w:rPrChange w:id="150" w:author="Bohdan Benetskyi" w:date="2017-02-25T10:22:00Z">
            <w:rPr>
              <w:ins w:id="151" w:author="Bohdan Benetskyi" w:date="2017-02-25T10:19:00Z"/>
              <w:lang w:eastAsia="en-GB"/>
            </w:rPr>
          </w:rPrChange>
        </w:rPr>
      </w:pPr>
      <w:ins w:id="152" w:author="Bohdan Benetskyi" w:date="2017-02-25T10:26:00Z">
        <w:r>
          <w:pict w14:anchorId="3DC93400">
            <v:shape id="_x0000_i1040" type="#_x0000_t75" style="width:483.85pt;height:285.1pt">
              <v:imagedata r:id="rId48" o:title="2017-02-25 10_23_31-Clean_Windows_7 Clone [Running] - Oracle VM VirtualBox"/>
            </v:shape>
          </w:pict>
        </w:r>
      </w:ins>
    </w:p>
    <w:p w14:paraId="37F36982" w14:textId="60F42FA6" w:rsidR="008D2F21" w:rsidRDefault="008D2F21">
      <w:pPr>
        <w:pStyle w:val="2"/>
        <w:rPr>
          <w:ins w:id="153" w:author="Bohdan Benetskyi" w:date="2017-02-25T10:26:00Z"/>
          <w:lang w:eastAsia="en-GB"/>
        </w:rPr>
        <w:pPrChange w:id="154" w:author="Bohdan Benetskyi" w:date="2017-02-25T10:19:00Z">
          <w:pPr/>
        </w:pPrChange>
      </w:pPr>
    </w:p>
    <w:p w14:paraId="04F55CCB" w14:textId="3AFB93B4" w:rsidR="008D2F21" w:rsidRDefault="008D2F21">
      <w:pPr>
        <w:rPr>
          <w:ins w:id="155" w:author="Bohdan Benetskyi" w:date="2017-02-25T10:41:00Z"/>
          <w:lang w:eastAsia="en-GB"/>
        </w:rPr>
      </w:pPr>
      <w:ins w:id="156" w:author="Bohdan Benetskyi" w:date="2017-02-25T10:27:00Z">
        <w:r w:rsidRPr="008D2F21">
          <w:rPr>
            <w:lang w:eastAsia="en-GB"/>
          </w:rPr>
          <w:t xml:space="preserve">Sections from </w:t>
        </w:r>
      </w:ins>
      <w:ins w:id="157" w:author="Bohdan Benetskyi" w:date="2017-02-25T10:36:00Z">
        <w:r w:rsidR="006E4A06">
          <w:rPr>
            <w:b/>
            <w:lang w:eastAsia="en-GB"/>
          </w:rPr>
          <w:t>1</w:t>
        </w:r>
      </w:ins>
      <w:ins w:id="158" w:author="Bohdan Benetskyi" w:date="2017-02-25T10:27:00Z">
        <w:r w:rsidRPr="008D2F21">
          <w:rPr>
            <w:lang w:eastAsia="en-GB"/>
          </w:rPr>
          <w:t xml:space="preserve"> to </w:t>
        </w:r>
      </w:ins>
      <w:ins w:id="159" w:author="Bohdan Benetskyi" w:date="2017-02-25T10:36:00Z">
        <w:r w:rsidR="006E4A06">
          <w:rPr>
            <w:b/>
            <w:lang w:eastAsia="en-GB"/>
          </w:rPr>
          <w:t>5</w:t>
        </w:r>
      </w:ins>
      <w:ins w:id="160" w:author="Bohdan Benetskyi" w:date="2017-02-25T10:27:00Z">
        <w:r w:rsidR="006E4A06">
          <w:rPr>
            <w:lang w:val="uk-UA" w:eastAsia="en-GB"/>
          </w:rPr>
          <w:t xml:space="preserve"> </w:t>
        </w:r>
        <w:r w:rsidR="006E4A06">
          <w:rPr>
            <w:lang w:eastAsia="en-GB"/>
          </w:rPr>
          <w:t>need to define the resulted view of dashboard, here we can define size and format of dashboard</w:t>
        </w:r>
        <w:r w:rsidR="006E4A06" w:rsidRPr="006E4A06">
          <w:rPr>
            <w:b/>
            <w:lang w:eastAsia="en-GB"/>
            <w:rPrChange w:id="161" w:author="Bohdan Benetskyi" w:date="2017-02-25T10:28:00Z">
              <w:rPr>
                <w:lang w:eastAsia="en-GB"/>
              </w:rPr>
            </w:rPrChange>
          </w:rPr>
          <w:t>(</w:t>
        </w:r>
      </w:ins>
      <w:ins w:id="162" w:author="Bohdan Benetskyi" w:date="2017-02-25T10:28:00Z">
        <w:r w:rsidR="006E4A06" w:rsidRPr="006E4A06">
          <w:rPr>
            <w:b/>
            <w:lang w:eastAsia="en-GB"/>
          </w:rPr>
          <w:t>5)</w:t>
        </w:r>
        <w:r w:rsidR="006E4A06">
          <w:rPr>
            <w:b/>
            <w:lang w:eastAsia="en-GB"/>
          </w:rPr>
          <w:t xml:space="preserve">, </w:t>
        </w:r>
        <w:r w:rsidR="006E4A06" w:rsidRPr="006E4A06">
          <w:rPr>
            <w:lang w:eastAsia="en-GB"/>
            <w:rPrChange w:id="163" w:author="Bohdan Benetskyi" w:date="2017-02-25T10:28:00Z">
              <w:rPr>
                <w:b/>
                <w:lang w:eastAsia="en-GB"/>
              </w:rPr>
            </w:rPrChange>
          </w:rPr>
          <w:t>chang</w:t>
        </w:r>
        <w:r w:rsidR="006E4A06">
          <w:rPr>
            <w:lang w:eastAsia="en-GB"/>
          </w:rPr>
          <w:t>ing type of dropped objects</w:t>
        </w:r>
      </w:ins>
      <w:ins w:id="164" w:author="Bohdan Benetskyi" w:date="2017-02-25T10:29:00Z">
        <w:r w:rsidR="006E4A06">
          <w:rPr>
            <w:b/>
            <w:lang w:eastAsia="en-GB"/>
          </w:rPr>
          <w:t>(3)</w:t>
        </w:r>
        <w:r w:rsidR="006E4A06">
          <w:rPr>
            <w:lang w:eastAsia="en-GB"/>
          </w:rPr>
          <w:t xml:space="preserve"> and drop created </w:t>
        </w:r>
      </w:ins>
      <w:ins w:id="165" w:author="Bohdan Benetskyi" w:date="2017-02-25T10:33:00Z">
        <w:r w:rsidR="006E4A06">
          <w:rPr>
            <w:lang w:eastAsia="en-GB"/>
          </w:rPr>
          <w:t>worksheets</w:t>
        </w:r>
      </w:ins>
      <w:ins w:id="166" w:author="Bohdan Benetskyi" w:date="2017-02-25T10:34:00Z">
        <w:r w:rsidR="006E4A06">
          <w:rPr>
            <w:b/>
            <w:lang w:eastAsia="en-GB"/>
          </w:rPr>
          <w:t xml:space="preserve">(1) </w:t>
        </w:r>
        <w:r w:rsidR="006E4A06">
          <w:rPr>
            <w:lang w:eastAsia="en-GB"/>
          </w:rPr>
          <w:t>or different objects</w:t>
        </w:r>
        <w:r w:rsidR="006E4A06" w:rsidRPr="006E4A06">
          <w:rPr>
            <w:b/>
            <w:lang w:eastAsia="en-GB"/>
            <w:rPrChange w:id="167" w:author="Bohdan Benetskyi" w:date="2017-02-25T10:34:00Z">
              <w:rPr>
                <w:lang w:eastAsia="en-GB"/>
              </w:rPr>
            </w:rPrChange>
          </w:rPr>
          <w:t>(</w:t>
        </w:r>
        <w:r w:rsidR="006E4A06">
          <w:rPr>
            <w:b/>
            <w:lang w:eastAsia="en-GB"/>
          </w:rPr>
          <w:t>2)</w:t>
        </w:r>
        <w:r w:rsidR="006E4A06">
          <w:rPr>
            <w:lang w:eastAsia="en-GB"/>
          </w:rPr>
          <w:t xml:space="preserve"> into </w:t>
        </w:r>
      </w:ins>
      <w:ins w:id="168" w:author="Bohdan Benetskyi" w:date="2017-02-25T10:36:00Z">
        <w:r w:rsidR="006E4A06" w:rsidRPr="006E4A06">
          <w:rPr>
            <w:lang w:eastAsia="en-GB"/>
          </w:rPr>
          <w:t xml:space="preserve">resulting </w:t>
        </w:r>
      </w:ins>
      <w:ins w:id="169" w:author="Bohdan Benetskyi" w:date="2017-02-25T10:34:00Z">
        <w:r w:rsidR="006E4A06">
          <w:rPr>
            <w:lang w:eastAsia="en-GB"/>
          </w:rPr>
          <w:t>dashboard view</w:t>
        </w:r>
        <w:r w:rsidR="006E4A06">
          <w:rPr>
            <w:b/>
            <w:lang w:eastAsia="en-GB"/>
          </w:rPr>
          <w:t>(6)</w:t>
        </w:r>
        <w:r w:rsidR="006E4A06" w:rsidRPr="006E4A06">
          <w:rPr>
            <w:lang w:eastAsia="en-GB"/>
            <w:rPrChange w:id="170" w:author="Bohdan Benetskyi" w:date="2017-02-25T10:36:00Z">
              <w:rPr>
                <w:b/>
                <w:lang w:eastAsia="en-GB"/>
              </w:rPr>
            </w:rPrChange>
          </w:rPr>
          <w:t>.</w:t>
        </w:r>
      </w:ins>
    </w:p>
    <w:p w14:paraId="605E2998" w14:textId="10CBC4A8" w:rsidR="009C2C9F" w:rsidRDefault="009C2C9F">
      <w:pPr>
        <w:rPr>
          <w:ins w:id="171" w:author="Bohdan Benetskyi" w:date="2017-02-25T10:41:00Z"/>
          <w:lang w:eastAsia="en-GB"/>
        </w:rPr>
      </w:pPr>
      <w:ins w:id="172" w:author="Bohdan Benetskyi" w:date="2017-02-25T10:41:00Z">
        <w:r>
          <w:rPr>
            <w:lang w:eastAsia="en-GB"/>
          </w:rPr>
          <w:br w:type="page"/>
        </w:r>
      </w:ins>
    </w:p>
    <w:p w14:paraId="52DD490C" w14:textId="77777777" w:rsidR="009C2C9F" w:rsidRDefault="009C2C9F" w:rsidP="002F7F5B">
      <w:pPr>
        <w:rPr>
          <w:ins w:id="173" w:author="Bohdan Benetskyi" w:date="2017-02-25T10:41:00Z"/>
          <w:lang w:eastAsia="en-GB"/>
        </w:rPr>
      </w:pPr>
    </w:p>
    <w:p w14:paraId="7E58ACFA" w14:textId="7C653CE0" w:rsidR="004B15C4" w:rsidRDefault="004B15C4" w:rsidP="002F7F5B">
      <w:pPr>
        <w:rPr>
          <w:lang w:eastAsia="en-GB"/>
        </w:rPr>
      </w:pPr>
      <w:r w:rsidRPr="00445D7C">
        <w:rPr>
          <w:noProof/>
          <w:lang w:val="en-GB" w:eastAsia="en-GB"/>
        </w:rPr>
        <mc:AlternateContent>
          <mc:Choice Requires="wpc">
            <w:drawing>
              <wp:anchor distT="0" distB="0" distL="114300" distR="114300" simplePos="0" relativeHeight="251704320" behindDoc="0" locked="1" layoutInCell="1" allowOverlap="1" wp14:anchorId="7E58AD44" wp14:editId="7E58AD45">
                <wp:simplePos x="0" y="0"/>
                <wp:positionH relativeFrom="page">
                  <wp:posOffset>809625</wp:posOffset>
                </wp:positionH>
                <wp:positionV relativeFrom="page">
                  <wp:posOffset>528955</wp:posOffset>
                </wp:positionV>
                <wp:extent cx="6152515" cy="1845945"/>
                <wp:effectExtent l="0" t="0" r="635" b="1905"/>
                <wp:wrapTopAndBottom/>
                <wp:docPr id="15390" name="Полотно 15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80" name="Рисунок 15380"/>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15381" name="Блок-схема: альтернативний процес 15381"/>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B"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82" name="Рисунок 15382"/>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15383" name="Блок-схема: альтернативний процес 15383"/>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C" w14:textId="166DDD12"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74" w:author="Bohdan Benetskyi" w:date="2017-02-22T11:11:00Z">
                                <w:r w:rsidDel="00957975">
                                  <w:rPr>
                                    <w:rFonts w:eastAsia="Times New Roman"/>
                                    <w:sz w:val="16"/>
                                    <w:szCs w:val="16"/>
                                  </w:rPr>
                                  <w:delText>Report</w:delText>
                                </w:r>
                              </w:del>
                              <w:ins w:id="175" w:author="Bohdan Benetskyi" w:date="2017-02-22T11:11:00Z">
                                <w:r w:rsidR="00957975">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84" name="Блок-схема: альтернативний процес 15384"/>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D"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85" name="Блок-схема: альтернативний процес 15385"/>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8AD8E"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387" name="Рисунок 15387"/>
                          <pic:cNvPicPr>
                            <a:picLocks noChangeAspect="1"/>
                          </pic:cNvPicPr>
                        </pic:nvPicPr>
                        <pic:blipFill>
                          <a:blip r:embed="rId26"/>
                          <a:stretch>
                            <a:fillRect/>
                          </a:stretch>
                        </pic:blipFill>
                        <pic:spPr>
                          <a:xfrm>
                            <a:off x="352426" y="75225"/>
                            <a:ext cx="485480" cy="476250"/>
                          </a:xfrm>
                          <a:prstGeom prst="rect">
                            <a:avLst/>
                          </a:prstGeom>
                        </pic:spPr>
                      </pic:pic>
                      <pic:pic xmlns:pic="http://schemas.openxmlformats.org/drawingml/2006/picture">
                        <pic:nvPicPr>
                          <pic:cNvPr id="15388" name="Рисунок 15388"/>
                          <pic:cNvPicPr/>
                        </pic:nvPicPr>
                        <pic:blipFill>
                          <a:blip r:embed="rId26"/>
                          <a:stretch>
                            <a:fillRect/>
                          </a:stretch>
                        </pic:blipFill>
                        <pic:spPr>
                          <a:xfrm>
                            <a:off x="1494450" y="75225"/>
                            <a:ext cx="485140" cy="476250"/>
                          </a:xfrm>
                          <a:prstGeom prst="rect">
                            <a:avLst/>
                          </a:prstGeom>
                        </pic:spPr>
                      </pic:pic>
                      <pic:pic xmlns:pic="http://schemas.openxmlformats.org/drawingml/2006/picture">
                        <pic:nvPicPr>
                          <pic:cNvPr id="15389" name="Рисунок 15389"/>
                          <pic:cNvPicPr/>
                        </pic:nvPicPr>
                        <pic:blipFill>
                          <a:blip r:embed="rId26"/>
                          <a:stretch>
                            <a:fillRect/>
                          </a:stretch>
                        </pic:blipFill>
                        <pic:spPr>
                          <a:xfrm>
                            <a:off x="2570775" y="82550"/>
                            <a:ext cx="485140" cy="476250"/>
                          </a:xfrm>
                          <a:prstGeom prst="rect">
                            <a:avLst/>
                          </a:prstGeom>
                        </pic:spPr>
                      </pic:pic>
                    </wpc:wpc>
                  </a:graphicData>
                </a:graphic>
              </wp:anchor>
            </w:drawing>
          </mc:Choice>
          <mc:Fallback>
            <w:pict>
              <v:group w14:anchorId="7E58AD44" id="Полотно 15390" o:spid="_x0000_s1174" editas="canvas" style="position:absolute;margin-left:63.75pt;margin-top:41.65pt;width:484.45pt;height:145.35pt;z-index:251704320;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bXS3gUAAFogAAAOAAAAZHJzL2Uyb0RvYy54bWzsWt1u2zYUvh+wdxB0&#10;71qSKUs26hSO0wwFgi5oO/SalqlYqERqJB07GwasG7ar3ewN9gjFgALdunWvoLzRziElx66TNlvT&#10;Jt2cIDYlkoeHH7/zo6PcvrMocueYSZUJPnD9W57rMJ6IScaPBu4Xj/ZbsesoTfmE5oKzgXvClHtn&#10;59NPbs/LPgvEVOQTJh0QwlV/Xg7cqdZlv91WyZQVVN0SJePQmQpZUA2X8qg9kXQO0ou8HXhetz0X&#10;clJKkTCl4O6e7XR3jPw0ZYn+PE0V004+cEE3bT6l+RzjZ3vnNu0fSVpOs6RWg/4LLQqacVh0KWqP&#10;aurMZLYhqsgSKZRI9a1EFG2RplnCzB5gN7732m5GlB9TZTaTADqNgtC6QrnjI8AARPbncBgM2mWW&#10;9OGvRgNaG4u9/VRglp5J5tZCikvJKKh8MitbAExJdTbO8kyfmEMGBFApfnyYJYfSXiT3jw+lk02A&#10;dGEnhqPltAB+Vb9UL06fnn5f/Vm9qn53bF+9KZxiBVDc4IFInijoaqPssz5zubbUOM/K/SzP8Xyx&#10;XW8KWPR2ttoT3hPJrGBcW8pKlsP+BFfTrFSuI/usGDPYiLw38Q2J2EIfKI3LQcvS6OsgHnpeL9ht&#10;jUJv1CJedLc17JGoFXl3I+KR2B/5o29wtk/6M8VgczTfK7OG0z7Z0PZcKtbWZdloWO0cU2M7iJRR&#10;qPk2KsIthAR1VVoynUyxmQJaD8D27Jxlh4H2DE3EXZV4oLS/SGWB34CXszDmebI0TwQhgZtdPwxC&#10;P3SdBPr8mIQ9EqIBgw7N9FIq/RkThYMNQBR0MIjSY9DWDm2G1AdvFTCagT5oCeCIVHPGcHU53NAN&#10;nWfCD6e0ZKACil2nrL+k7M/VSyRrC3j7Q/W8+qN61neqZ9XL059Ov6uen34LXH4GrRfVr9B6Uf3m&#10;VH/BzVenP0LnU0NxH2Gol3gIiNZXF4DbI0EEKAKIYegTaMJwSzVE2fe8MCZgUIhy1AHMjZe8GOQ0&#10;F/PRlEo9zDWTnGp2aP3xxcgDWUSeTRqjUvJoPMqlZdrICz2yV5/r2rCcO/OB24lBQyN6rXNNxn4P&#10;fzdlwCZyDgePUFlwTEuf5AwhyPkDloJPARQCuwKGIbZUjSYJGLG1UTWlE2Y1Dj34aRZrZhhaGoEo&#10;2RpELbsW0Iy0QhrZlqT1eHMuJootFau3/qbJrJlhVhZcLycXGRfyvJ3lsKt6ZTu+AclCgyjpxXhh&#10;/G2X4FC8NRaTE3DCUoCpAWFUmexnYHcHVOlDKiGOwk3IDaB3KuRXrjOHODtw1ZcziqEhv8fBuHo+&#10;QbJpc0HCCNjmyNWe8WoPnxUjAe4IjAdWM00cr/OmmUpRPAZbHOKq0EV5AmsP3ETL5mKkbfyHpCJh&#10;w6EZZmPOAX+IodWeD/qJR4vHVJa1M9Hgh+6LxqBp/zWfYsci5FwMZ1qkmXE4ZzjVkIJz+ThjbLB0&#10;WJsxNkBKrMZRJBNeX1cgtfa7DaSdkASdwHr7OtttwmkYxjH4LePn67Z1AR9hMO0sufnuwbTTuDeI&#10;128Ppr4fe34NcBh5kKHg9JsTTnu7u7vhOaEQo902nEKIwMMyj5ubcd6aw/sOp4YwZ2FiG077Z6H3&#10;kuEU0fsgSTu5Qj+zTKMu5WeCoBv2mrT9BvqZ2OuSoUkDIMley8y3fsY80F67n+k2cW2btq+UAv5R&#10;2v7B/AwkbHU9693zmWV8uZSf6XQiL278jM0Qb1Q+Q/Zjf3dbHsD6WmryzOZh39YtbkA+E239DB7M&#10;/608EC1d1mZ5wFBitTyAAMG1KcE7XED5kB+xoSqhXov1F0y814dfazHBPBFebYG7EwYk6JoibBQG&#10;rz80kjgk+E4DS7Ak6gZhU168ukdzhBf+Pqq3PPAu8cK3PDGSZpUzDYeuqwL1Hkjjkx4hwAUs3Z/P&#10;Gr8p3G9Zs3w32HsDa0xh5D/OmgDKUlGd0cVBaH3JWYEKfM37Zg28bzHvr8Grr70hX72G9uq/BOz8&#10;DQ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OSQEEXg&#10;QQAA4EEAABQAAABkcnMvbWVkaWEvaW1hZ2UzLnBuZ4lQTkcNChoKAAAADUlIRFIAAAEHAAABAggG&#10;AAAA82YSFAAAAAFzUkdCAK7OHOkAAAAJcEhZcwAADsQAAA7EAZUrDhsAAAAZdEVYdFNvZnR3YXJl&#10;AE1pY3Jvc29mdCBPZmZpY2V/7TVxAABBYElEQVR4Xu1dB3gVxRY+SUgnIST03qVLbwKC+LBjA6RL&#10;EQQFQRBQngpWsNCRbgEr+lREsTxRkU4oUkSa9E5ISCPlpr3/7N0AD1N25t4ku3tn/OZLMOfszvwz&#10;979TTin20ksvkSoKAYWAuRB48cUXQ9CiaqjVUWui1kGthFoWtTiqN2oi6iXUE6iHUQ/oP4+9/PLL&#10;Dld7VMzVByh9hYBCwHUEQAb+eEoz1M6obVEbolZF9RJ8ehrkD+F56/DzW9TfQBQpgs/QxBU5yKCm&#10;dBQCbkIAH+IWeNT9qPeg3ozKKwJXii+UG+h1BH7uxjvew8/lIIlYkQcrchBBS8kqBNyAAD6sEXhM&#10;N9S+qLcW8Jc0E85s1DF475v4uRQkkW6kG4ocjKCkZBQCbkAAH87KeMxA1EdR+RyhMAufXSxA7YV2&#10;jAFB7Mrv5Yoc8kNI/V0h4CICOinwEn8wKh8oFmXhlcpatGksCIK3G7kWRQ5FOUzq3bZGAB/Acujg&#10;E6jDUUubqLMl0JZ30b4KIIhXc2uXIgcTjZhqij0QwIcuAD15DHUcajUT9+oVtNUPBPFiTm1U5GDi&#10;kVNNsx4C+LDdhVZPQW1lkda/gDafAUEsurG9ihwsMoKqmeZGAB+wGmjhZNQB5m5pjq2bjfbvAUFs&#10;vv6vihwsOJKqyeZBAB8qNlJ6EvUF1DLmaZlQS9gAaxb60uF6y0pFDkIYKmGFwDUE8GFqgn+x7cC/&#10;CgqX2JQLdC7hOB2P3UtRV45SXOoVSkqLo6ysTArwDaUw/xAqF1Kb6kQ0p6ol6pGPt59sU3gb9DTq&#10;G9kPUOQgC6XS81gEQAr8ueEP0vOooe4G4hiIYPf532jfxXV0PG4/JYAg0jPZKtpB3t6+5O3lo70y&#10;EwSRkemAfbU/+fr4U4WQOtSq4t10e40BFBFUUaZZo9A3NpKKZmVFDjIQKh2PRQAfHvZ5mIXaxZ0g&#10;JDpiafPpVbThxH/oSMxOSk6/jA+8HwX4BFGwXxAIwIuycnkh72uy8N+FKwdoxb7t9PORpfRA3bF0&#10;70282xEqzCi9UN9R5CCEmxL2dARADMOAwTTUku7C4lzCEfr56Ie06eSXdBHbBv9i/hToG4wtQ2ls&#10;Ha7RQW7EwO1w/g3rBxBJYLHi5Mi4Qkt2jqH9UVvoqTaL8cxAkeY+in4uxOohQ60cRGBTsh6JABsL&#10;oePT9W9Vt2BwJv4QfXdoPm0+9RUlOKKxOgih8KBrhHA9MYi8kLcaxbz9qXRwRdp4agWlZzlowi0f&#10;4SyC/bEMlcaQqoZ6RJGDIbyUkKciAGK4A32fj8pXlS6XmORztOrAXPr12HIcLF6mEP8wKhnoJAVZ&#10;QsipUfysUsEVaMvpr2kl3vdw/bFG2843F3w4qcjBKGJKzrMQACnwqd8kVLZdcJ4AulAcGSm0+tAi&#10;1HcoJvkUlQgIp7ACIIXrm8gEERYYgRXKPOpcvTeFB5Y32oMOEPxUrRyMwqXkPAYBEAMHWeFDOY6x&#10;4HLZevpb+nzfVDp2eRcV9y+B7UNZt68UcmukL7YY0Ulnacupb+juOuziYajUYylFDoawUkKegoBu&#10;/syuzUwQLpULV07QJ3teoY0nV5BfMT+QQplCI4XshvPqgW899l+KVOTg0mgqZY9GAMQwAQC85o4v&#10;zZ/+fg/Xiq9TfMpZbCHYIRNXkdfdPhQm0H6wgbhw5TDsIjKu2kjk834ORqNWDoU5SOpd5kQApMAu&#10;zLxa6O1qC88m/E3v7pxAf5z7EYeNsGAMdK4Wsi8cXX2+nL43pePMg20hDBZNUG0rDKKlxOyJAIiB&#10;r+7eR+Xgri6VH/9+nz7dO5mScQtRFFuI3BqfmZVOxf3KGV018GO0MHKKHFyaDkrZygiAGB5G+xej&#10;hrvSD76eXLLjGe3aMBSrhdCAUprvgxkKW1Y60pOpalh9zcrSYDmpyMEgUkrMfgiAGPiaks8XXCpb&#10;cBPx7s5xFJtyjiL4ahJPMwsxODvGLSpGjcpydDjD5aAiB8NYKUG7IABSCEJf+JpyoCt9Sstw0Ed7&#10;XoLdwhyYOwfi0DGiyA4c8+pHClYNFUPrU5NynA7DcNmiyMEwVkrQDgiAGKqhHx+itnelP2fiD9O8&#10;yBF08NImzcjIGzZSRXUTkVc/vLy86EpaPPWvPZT8fIT8KyIVObgyQ5SupRAAMbRDgz9GZYKQLutO&#10;fE7v7RxPKelxcIsug+tBvgMwfAsg/V5RRSaGhNTLVDeiHXWp0V9End219yhyEIFMyVoWARADJ4/h&#10;GInBsp3IyEyn5btfhCnyXAr2DYKlY5hGDGYt6dj2eHsF0NDmM+GIJRQAZh08MqMUOZh1ZFW73IYA&#10;iGEiHsZu1tLl4pWT2EY8QXsvrIF/AkeC8zblNuJaB7MQMSqaRrRcRDXCOeGVUOHVlVbUVaYQbkrY&#10;KgiAFNhHeRYq542QLrsQkWn+tuG4jTiLbUQ5Exg05d0V3k5EJ12ku+qMoq41B4r2ey8UvlfkIAqb&#10;krcMAiAGtltYhnqvK43meAsfYivhi9S2of7mvI24vn9MDDHJF6l1pYdoSNOroSBFIJiBLUWyIgcR&#10;yJSsZRDQQ8R/hAZzGnupwteUi3aMpV+Pvqu5Vvt4+Zp8GwHPDS9vupx8gRqU7kxPt1mCNgt7mXNY&#10;esbtalHbCqnpo5TMiACIoTXaxXtm6SS1UVdO0ZytQ+nPi7/r5wvO+IxmLt4ghtjUi1SzZHOa2P5D&#10;hIVjUw6h4oD0uBuzbytyEMJQCZsVARDDnToxSJtCH4iKpJlbhmBpfkw/XzCHCXRemPOKITYliiqH&#10;NqBJHf8DHwqp7s++MaENv1ORg1lnu2qXYQRADHyRvwSVQ5xJlbXHP6GlO8ZRJqVhK2Ee34j8iCGO&#10;iaFEfXq+40oKC5BK4L0V75iS03sUOUhNJaVkFgRADOPRFk4sI10++/MN+mLfK/jWLU4B3sVNf77A&#10;HdW2EikXqVpYY6wYVlJJOWK4iEcNwqohSZGD9PRRimZEAMTAR/IcoEWqcFzHxTuexsHjMphBh8N6&#10;oZjpzxe4o9mHj3zG8FzHL7FikMrCx1lyBoMY9ucGnlo5SE0rpVSUCOjBX9nicYhsOy7jW3fGpkG0&#10;L4oNm2C/gAeZ/eAxe8UQg1uJOhFt6bkOn2tXrJJlDIhhdV66ihwkkVVqRYMAiKE43sw2DA/JtuB0&#10;/EF6c+OjyEG5T4vIbEanqZz65s12DDBwali2Cz3b/hN4g4bIQvAaiIHD7edZFDnkh5D6u2kQADHw&#10;idunqEL+x9d3YM+F32jWlsHIGRGL5XgpLd+kFQp4gS6BGJqXv4fG37JM5royu5tzQQyc4zPfosgh&#10;X4iUgBkQ0I2bPkdbmsu2Zx3yUC7Y9gQMhDJx+FjCUsQQkxRFbSp1p6fbLoH7tfSlDN/ojDaKnyIH&#10;o0gpuSJDAMTQAC//CrWObCO+OTiPlu96HqQQCHPoIMtsJTh9bnTSJepQtR+NabNAJA7kjVB9gBUD&#10;5/o0XBQ5GIZKCRYFAiCGFjoxVJZ9/we7nqVvDszSthE+Xta4kcjua3RyFN1eYxg90XIWbikMx4D8&#10;BzHgfzwmip8iB1HElHyhIQBi6ISXrUCVuqtLz0yjeVtH0u8nPsDBIx9X8PewuU2hr4GLFQNuJe6p&#10;PRoxGVwy43gPzxyKVYPw4Yoih0Kb6upFIgiAGNijkkO6hYnoZcsmITza9E2P0c5z3yHwq/Oq0iol&#10;C3aa7ET1QN1naGCT111p9mKQwuOyD1DkIIuc0iswBEAMPfFwvq4MkHnJZYSKf2NDbzocs51K6aHc&#10;ZJ5TFDp8e3I55QL1rD+J+jSe4koTFoAYXIplocjBFfiVrtsRADEMwkPZwImDtQgXDv76xoaedD7x&#10;MLYSpS1zI+FMl5cOk+ho6tf4VepeX9rwkzGbBWJ4Whi8GxQUObiKoNJ3GwIghifxsLmoUidvh6J3&#10;0Fsb+yOw6hkklrESMRBILA2h3eJoEIK0dLvpKVcwnQZieM6VB2TrKnJwB4rqGS4jAGIYi4dMl33Q&#10;ngu/09ubBlJ6ZjyCv4abLLFM7r3iLFTpIIaE1AQtGOxdtYbKQsB6U0AML7nygOt1FTm4C0n1HGkE&#10;XM0+FXlmNc3YPBhRlrMoCCbF5so4lQ8xZDoo0XEFwWDn4sryUWkMofgsiEEqNlxuL1Xk4MpwKF2X&#10;EQAx8Dfdi7IP+u3YR7B6HEkBxfxhOWgl4yYvSstMRdKZVHqi1Xy6rTpHz5cuo0AM86S1c1FU5OBu&#10;RNXzDCMAYpjK33iGFW4Q/P7wQiSYGaeZQnNuBqvYMPBWgokhKc1Bo1otolur9ZCFIAOKbMPAWcLd&#10;XhQ5uB1S9UAjCIAY3obcOCOyOcl8sW8G0t0/rweAtY7V4zViSKOnWi+CWXR3WQhSociBWtgRrUCK&#10;IocCgVU9NC8EQAxz8PdRsih9uPtl+mr/NCqJAC1eFgnQwn11EkMKVgwZIIbFIAZpr3OO3NQfxMD+&#10;JgVWFDkUGLTqwTciAFLgK0rOcD1CFp0lOybS94fnghgi8FFDQgmL2D5mE0MyiGE0Qse3r/KALAQJ&#10;UHwExPCD7AOM6ilyMIqUknMHAgvxECHPwOtfOj/yKfrpyGLN6lHSFMIdfRB+BhODAyuG5HQmhsWu&#10;EEMMXt4TxPCLcCMkFBQ5SICmVMQQcDWsG19NzkXK+1+PLafSQWUtslZwYpS9YkjBiuHptkupXeX7&#10;xcC7Js3E8CCIYZ3sA0T1FDmIIqbkhRAAMfDan4OMsFm0cMnMyqBZsGFYf3IFVgwgBgt5UF07fEyn&#10;0a2XuEIMnPX6IRDDBmEAXVBQ5OACeEo1bwT0FcNSSA2UwYqjQ8/cPIC2nF4Jz8oKlgnQcm3FkErJ&#10;uK5kYmhf9UEZCFjnrE4MnF+iUIsih0KF23NeBmLgucXEIGX2l5KeCD+JvvTHuR+RfcpqxEC4lXDQ&#10;FUcKjcJ1ZXv5W4kzwK8bVgw7i2LmKHIoCtRt/k59K/EuujlApqtJaQnwrOyFfJW/ULhGDMJxSmRe&#10;6yYdL8qArwSbRI9stQAGTux9LlVOQet+EMMfUtpuUFLk4AYQ1SOuIaCvGPiMQYoYEh2Xadr63rT/&#10;0jotbLxVokM7EfByelemxNFw+Ep0rt5Hdmqc1FcMu2Uf4A49RQ7uQFE9Q0NAXzFIbyXiU6Pp9fWP&#10;0N/Rm7WwbtYiBlhc4PA0LvUyDWk+nbrWlDp/ZRhNQQzcEEUO6oPtFgSuu5WQOmNgYnh1XQ86GrMV&#10;qemsFYuBAdRCuyGCU/+bX0fcR2kbrxP6imGPWwbFxYcocnARQKWurRjY8nEx6mAZPGKSL9LU9T3p&#10;eOx2WD6WsdyKganhMvrQs8Hz9FC9Z2QgYB0mhvtwxrBX9gHu1lPk4G5EPex5OjGw5aNU3kr+UL22&#10;vgedit2J0PHWWzEwMUQj4cz99SZQ70bSnuengR8fPpqGGNS2wsM+yAXUXfaVkDKJjkk+T6/+3pNO&#10;xf9hqdR02Tjycik6+RJ1rTWcBjV5RRZevq7kFUORHj7m1Hi1cpAdUqXH24nZgEFqgx2DCNFMDKcT&#10;dlmTGJBgJhq5KzkT1YgWM2Rnw3koPgBi2CX7gILUU+RQkOja+NkghrfQPalIqJxC3kkMu6kEUshb&#10;7VbCy8tbO2NoWbEbrB/fkc1EdQn4sa/EdrNOE0UOZh0ZE7cLxPAamid18qZtJXArcTp+FwK1MDFY&#10;yFkCnWZiiAO51SvVnsa2fZd8vKUi6EfjUewrscXEw6yuMs08OGZsmx7zcZJM22JTonD4iBUDiCHU&#10;ksTgRXzlWjmsMY1v/xHiVgbLwMDxGNjter2McmHqqJVDYaJt8XeBGP6NLkgdyV9Owa0EVgwnYy16&#10;+IgzhiRHPJUKrEHPdfgS2yGp9J1XgB8HavnVClNBkYMVRskEbQQxcAqmV2Waolk+rnuETsTusOR1&#10;Jbtep6Qlkn+xcJrY/hPElKgoA4MDShzarcAjOMk0LicdRQ7uQtLGzwExjEb3pHIiMDHwiuF47DbL&#10;EkNqRjLORnzomVuWU9Ww+jIjzQcrj4EYvpZRLiodRQ5FhbxF3gtiGI6mzpJpbmJanOYrcQQm0SUt&#10;aBLNjlScjSolPYkm3PIZNSjdTgYG1hkJYuCM4ZYqihwsNVyF21gQQ3+8kY2chEtSWjy9wU5UMZuo&#10;ZID1nKi4w1mUQfHwsBzR8h1cW94jjIGuwJmo5ssqF6WeIoeiRN/E7wYxcCACjsnAYd6EigPL8Dc3&#10;wu06ah1WDNYkBs36MekS9Wo0mf5VU8qXjDGb6u4UdUID4aKwIgcXAbSjOojhPvTrA1ThS/w0hHZ7&#10;E4Fa9lxYA7frCpYzcOLx9MLNREzSOboL3pW9Gkon5JoPYpC68jXLnFLkYJaRMEk7QAy3oykfowaK&#10;NikjK52mI+bjToR2s14EJ2dvvdn6EdeuLSveT8MQl0GyfAI96aQ9ku90u5oiB7dDat0HghhuQetX&#10;oIaI9oKjRM/cNJAiT68CMZS3WGg3Z28168eUaKpWoiUyUi3Fv31EYWD5n1CHYNVgpdh2OfZTkYPM&#10;8NtQB8TQDN3i9Grhot3jBLZztgyjjae+QDBYJgZrmUQ7iYGNnOKwFaoMW4YPKdgvVBQGlt+G2gfE&#10;kCKjbDYdRQ5mG5EiaA+IgS/v+Q5eyuxvXuST9PuJjxA+3qLEwBmpcIjq4+1PE9jIKbiyzCgcglIP&#10;EAMnn7FFUeRgi2GU7wSIoQa0V6FWkXnKwu1j6Zej74MYymH9YL0VA/eZz0qSHA56Bv4SNUreLAPD&#10;OSg9DGLgaE62KYocbDOU4h0BMVTSVww1xbWJ3tv5b/rp8EJsJUrLqJtEJ4tiEbBlaPM51EbOloH9&#10;JXqBGP40SYfc1gxFDm6D0loPAjGUQov/g9pYpuUf7XmFvj00E4eP/Bi2CrBe4XOG6KQLdO9NT9Hd&#10;daSCWfGh46DCzF9ZmCgrcihMtE3yLhBDcTTlC9TWMk36fN90+vKvaTi8i7AsMWhXlgjY0rriwzSw&#10;6VQZGFhnDIiBcbRlUeRgy2HNvVMghgD8le0YOsl0fdWBd+jTvS/AJJqJQdh4UuaVbtfhFQM7hFVF&#10;XIZRbRaQj9yV5TQQw1y3N85ED1TkYKLBKOim6JGi2SS6m8y7fjy8mJbtHg9iCNdtAKx3AKm5X6cn&#10;U5BvWURywpWlr9SVJRs5Wdr60cj4K3IwgpJ9ZBagK1I52tad+IyW7hxDof4lQQw8baxHDDyM6VkO&#10;SstIowntllLF0FoyI/sblIZi1WBNAAR6rMhBACwri2LVwPEYHpfpw5ZT39LcrcNhGFQCS3Bfy15Z&#10;MqHFpcTCLHoWNS53qwwUB6DUF8SQJKNsNR1FDlYbMYn26uHdOJKTcNl1/jeavXUoBRYLIF8YCVnV&#10;liH7ZuKeOqPhUCV1M8HGTRzijW0aPKIocrD5MIMYnkAXpcK7/RW1hd7aMICKeWeSX7EgS5pF8/Dy&#10;zURsyiVqUq4rDW7KgbOFSyo0OMSbKXJYCrdeUkGRgyRwVlADMfRDO6VO1I/E7IHrNdS9ksnfp7hl&#10;iYEPIK+kxVKZ4Jr0VJulIAqpKT8WxPC9FcbcnW2UQsqdDVDPKhgEQAz34slL+ItT9A1n4g/RtA2P&#10;kCMzBqf6oZYlBu53Wia+9LP8cDPxHm5ZpFxHZlo1kpPouN8or8jBVQRNqA9i6IhmfYrKNg1CJSrp&#10;JOI+PkQJjnNU3K+kJV2vr3U4E/1IoFEtl1LNcHY6FS4roTFeWMsmCoocbDKQ2d0AMTTB7xyTga0g&#10;hQobBk1D0pmopOO4sixtaWJwHkBG0YN1x1HnGr2EcNCFd+EnR4zOkFG2g44iBzuMot4HEEN1/Mr+&#10;EuVEu5WclkBvbOhLJ+P2IU2dtYnBG8RwGdm1mpS7k/o2fkkUCpa/iNoPxMBp6zy2KHKwydCDGJgQ&#10;OCaDsIelIyOV3to0mA5cWg9/iTKWjPuYPYzOA8hEKhVUjUa3WYQYDcJTPB3PGgxi2GeTqSHdDWHk&#10;pN+kFAsMARAD2wB/jiocjICjNs3eMoJ2nV9teWLQ8kxkOigr0xth3t5FEp2yMphPBDGsllG0m44i&#10;B4uPKIjBD11gR6oOMl15Z9tI2nTqE8RkKGvpWwnuOzuOx6VepqHNZlL90m1k4FgKYpgho2hHHUUO&#10;1h/VxegCX1sKl2W7JtGao4uRHLYCiEFY3VQKznDy56lLjSGIzcBJuoTLBmiMEdaysYIiBwsPLlYN&#10;b6H5UhlXvt4/g1bun+6MFG1hDLQVA4ghMTUOId5aI6LT2zK9OQ2lAVg1cFQnVXQEFDlYdCqAGCai&#10;6c/INP+/Rz6gD3dPRjaqMliKWzOK07V+e8HLMoV8fYJgAbkI1pzC6TbYNJoPII/JYGlnHUUOFhxd&#10;EMNQNHuaTNPXn/iKluwYS6EBoVqeBusXGDqlJtDotu9TlRJ1ZbrDuSx/llG0u44iB4uNMIjhITRZ&#10;KjHrznNraF7k4xTo60fFLO167Rw0dqi6hHOG+24aQ7dW5dSewmUZiGGWsJaHKChysNBAgxj4RuID&#10;VOFxOxyznWZu7kd+SOLk5x1gWdfr7OHKDvVWt9St1L/xyzKjuB1KT8ooeoqO8CTzFGDM1k8QQyO0&#10;SSpV3dmEw5r1Y0ZWGhypQix/ZcmXlg6cMwQUC4M9wzycNwjn+2XLx4HqADLvWa7IwWwskEN7QAxV&#10;8b+/RC0v2txLSWfo9XW9KdFxAY5UYTYgBkYgk6444uFp+RGVD5EK9TZCWUDmP5PcSg6YxHzCVRGV&#10;J3M1fTKXxE+24GNjHT4a59NhvjK6jMrRdc6inkG9wNWTHV1yGi5gyvhx+PPa+Q/n/0tcSYuD63Vf&#10;unjlEPwlwmEWbfVLS55AsGdASPm7kWvilip8/CJc3rRzOHlhNPJQcJkcMHk5Rnl71E6oLVBvQhWN&#10;W86JR+NQj+J5x/FzF+pe1D0YSCYOjyzAwh8d/wi1pSgA6ZlpNGPTADoeG6mZEWdmWT7p81V7htrh&#10;bejRm18RhYTlf0F9XkbRE3WkyQETlycsRxriMOfVXASP4w5wZWP4tqi99edF4T0c1HMz6lrUnSAL&#10;XmF4SlmIjt4t09l5kcNp57kf4YBUwRbEwBikZTgQsi6Qnmz9DuJZ8kJUqPCXzBDMnzQhLQ8WFiYH&#10;fFj5w8vGN/ej4uy7QAsnYeTKp/QcIPU83r8JP9egrkfdZ9cQ4ejnm+jfQBl0l+6YQGuPfQxiKG8b&#10;YuDI0fGpsfREy/mwZ+Ck4EKFPS2HYa7YKtGtEAISwobJAZO1FJ4/BZXDmxvWk2hTXirslswbTa4c&#10;HnwH2vUdfn6Pgf/Tze8qssehT0/j5VIRiD7f9zatPjwPjlRlLH9dmT0AbKwVk3SROlXrR/+qKcWX&#10;r3liDEhXJ7ChDzkm6+140TxUPk8wSwlCQ3hFwfUltJG3HpxKnonikFkaKdoO9IPDFkl5Bq6BWfRn&#10;e9ksOhyPsLpZtBM5PoBMTounCiF1aUgzXkwJlx+hIXVAIfwmmynkSw6YrKPQZ3bw4cMxsxY+r+is&#10;15fRZs5KxCf8P4IoLpm10Te2Syfh92TaG3n6O1q8YxTCu5XAx4mH1fo3E4xDRlY6gsRm0YhWs7Wr&#10;WMHC5wyPqxswQdR08TzJAZOVTc9ekHt0kWmF4M18SMr1JPrwDX5+hgnCZxWmLWhnEzSObyaEPYf+&#10;urgZiWeGUYBvEA7s/GyznfAGzUUnX6I+jSdTg9J8ISZU+HqGzxlOCmkp4asI5EoOmKwvWpAYbhza&#10;KvgfvPIZie6sw89lqKvMFhsQbauEdvFKRzh00cm4g/TmxgFQTYNpdLBNjJycbthxKTHUuGwXeqie&#10;lPMpZ8H2uFwT7uS2HMkBk5UPHaUic7qzcW58Fm/AOTkiV15NsLXhh5g8f7jxHVKPQltKQJFDvAmb&#10;+kUnnUXimUcoJeMSltwlbEMMDCS7YQf6htOIlnOxGhI2j+YvgilSA6KUcl85YLJyfC2pAzGL4Mqr&#10;Cb4NeBJ9/QE/P0BdXRT333g/z3pezfD1sFBJQrToNzf2potJf1MJhJG3g5FTNgDM5PEI3jKy1Zsw&#10;j64hhAuE2eqWtxPKnkEUuRvk/2/lgMnKuQ7YHZhvAqQLJ1s9n3AcZrtHkaMwluId0ZSafgWpl7yp&#10;mE8ADs3C8U1XHD9LIahpRS3oiI9cmjLpNkKRrWjYVoPrLvR9KX5+jkkV5cpDBXXn6O8XUuNDupmb&#10;h9Lf8LRk7OxEDBxWPiY5ijpUeQQh33i7JFxGYQwPCmsphX8gcOO2gr9Rm8ri9FfUJtp65juEON9E&#10;FxLPURKyJmXAnl8LKqIfnuNf+C8LvvjpIIoQeAmWorDAUCoTVIeqhd1EVUs0RLivxlQquEphRilq&#10;gj7zVe0zIAk+FFyOCXZYFgcjengPm/FKBTtcuH0cbT/7jdOWwQZm0dl4adeW6UlaWPnBzfiCTLhw&#10;gNhPhLWUQo4IXCUHTFZOiDJWBqe9F9bRf/56QyOFjCwH+SMjsx/StfMKQbtuz8nhB98QPLEzkI/x&#10;QsJFOh13gCJPp4A0AigYq4oKIfWpdngTalyuC9UKb+58VsGXangFf2ifAB7sHr2kIM4l8OzBeLbU&#10;3fvHeybTmiMLKSKwnOWDwt44nFnwtkxOS6XRrWfAH4QNY4XKX5CWMhwTeosHCV+/chiNfoeJ9J0/&#10;3MsQi3D1oTn4UGdpuRX5lJlzIXDh7UWu1+2ajBf0fHHKzhX/8mPnzSwQRgYdu7yNDkavp+8Ozcc3&#10;ZHWqHdGUmpXvSo3KtKfSWFUUcGEmGoE6GB/klfg5HyTBh1wuFzzvDjyEfSaEyw+Hl4CE39S2Evaw&#10;YrgGAUd1ikZUpztrj6CWFRkioeKA9HCMUayQlhLOEwGNHDBhK+BHHxGs0jJTaPqmgbT51Ep8i5XS&#10;UpszGWQTg8izsmWzdb29fHBSXRwHH2yyQDiNv0DbzqzEu/6D2IdlqE54CxDFXUh3dhuVLc7e4QVW&#10;2PDrEa7AiC3t3kHlw0upz6Zuy8A5JoSP3zefWkXv/jFBc70GpRZYh4viwVqWKsRnqBTaQDaq0ysY&#10;E/a1UcWNCGSvHPhQzvA6jg/AZuFAbMupr6g0vP40UiiA77LsZxbz8seqxF9blXBGo90X/ks7zv5A&#10;IX6lqX6ZdtS+Sg9qUr4LBRYTzh0rAuWdEOa6Fh/yufi5EhPSsB80dCpDh7cq7M4uVP66uIHmbh2K&#10;85kAW8R+vLHz2FxiXDNoWIuZ2peCYPkV8lMFdZS4AQSuJwcD4k6Rr/fPovUnVlCZYCcxFFbhlYUP&#10;VhXBvjAR9vPC9sOBg7lVtOX0SqwgalGrindT28oP0k0RwuEPRLrQCcJcN+EDz7cNX4MkeFmba4Ec&#10;L4E+Ra0j8iKWPZdwBCu0R0GM6TjHQYi3QsRbtK0y8kz4l5Oi6YF6E6hhGeGkXRww6EllHi2DfP46&#10;xTBxy0DM8KfpTPwhkMNbOAcoVaQTlYmCtx8hOOfAJwdh0M7jfGIO/fT3Utx2NKEOVXtQ60rdqKRc&#10;vsT8kSNqByGu23WSWJETSeBvfCS7BPUWIw+9XiYWmaKnru+DxLDRVNy/pK1uJrifTAy8nahesik9&#10;0pA98oUL57XkeB+qFAACvHJoiGr4KmD14UWUkh6H4J7mcAnW1i0gCl/cjoT5c1TlTBxm7sDNyQb6&#10;Cod3LSveR53h6lsrolkBwKc9kqNfLUdlE+3Z+Mm2Ehw/ILvwnRyfWwiVFNiFvA2z6HOJ+3HOEGE7&#10;YmAwMmGvkQGnqqHNpyMZjbBpzRfAmUlXlQJCgMmBoxobKvGp0bTt9GpnoFITLm+dbfJyHmbi5iM1&#10;I5F+/Hsh/YrAJw1Kd4RRTV9qXuEO3IwI+zYZwacVhPiwcTRIYhZ+/gf1MdRxRpRvlJm/7Un669Kv&#10;OOy1TySn6/vozG0ZTd3rP0t1SwknvT3FOMvgqnSMI8DkYPgrdR8Oxi6nnMUddLgpyeH6bvM1K3so&#10;lsTtBq8m/oxag4PMH6lyaD3qWK03VhN98Y3MOyq3FyYJNsRhmxHhkEXcmuW7XtTOdNiWwU7Wj9lI&#10;8+1EErYTNUo2px4NOKufcHkaq4ZzwlpKQQgBJgfDE/hw9HZ80Kxlsp69mgj25fRvXjDpPkbLd0+C&#10;bcZC7ZajS41HcYUmHNjZCMi83RAuqw7Ox5kOJ7gtbcK1mXB3clRw3k5k0WPN3sYqjkNxCJX3QQzs&#10;OKdKASPA5MDuwobKucSTMHn2N/2qIbfO8CEmW28GYNvhyIinVQdnIgX9cmpR4S7qivBj9UoL+z8Z&#10;ws2oUOSZb+nDXRNhTs7R6O0RyenGvjtvJ6JwO/EM8BbeThzB85QVpNEJ5aIckwPPxHwLL9NjU0AO&#10;sGi0erm65QiEN2NmOm049YlmYNWw7K10V61hOJdgc4bCLQcvbac5W5DH0i9Ic0Iz45mOq4ho2wmE&#10;fKsa1pR6NRSOEM8HSk+ZLRaHq5iYWZ/JwVD4N14KOnDAB+K3TeGVhBeuQ0v44TYA5xJ7L/xCu8+v&#10;wTdaR7obZrxtKt1TKH29kHic3trYD+cLDgrwKe6SlWmhNFjyJTCMR5yGLDhVvSGznViggrdIAi+p&#10;xuTA1275xpL0RhR6P58StsiadCNW2ecSbDPBvx+O3khvX1wHf47WWrTjDlW6Ix+jIQ4VHgb+Jn17&#10;U39KcJyFc1mELQ8gGRRtO5EcTXfUGgH/mI6iOLGHrNXCFYr20XTyTAocgJVDvudZ2O26SlgjOhSz&#10;WTdTLjzLyPza5q6/Zy/lg/jwEtEeTsTtpHciN+Hwci4m9eO44ejjVpLguAyztwyjo7DLCA+0R1aq&#10;3MaC7TbKBNegPo2kthNjsGrgIC6qFCICTA5sYZYvOXCb2lXuBnfhd7V4DPajhv9HnZ1G2VeDs1Jf&#10;SPybFm57gn44vJjuqTOCOlbtKbMs/sewvrvzWdp6+hvErrA3MbCnbXJaEjJiT9M8dwXLQrWdEETM&#10;TeJMDhyVuZOR5zUu24law+Jwy5kvcQdvp2xKuffeecMRrN1wRCUdpvnbRmAlMR8riSFIstIHlqLB&#10;RqD7h8yqg3NANnNhhl7WtmcM3GneTsQignT7Kn3g+3KvKFa8nRBeaoi+RMnnjACTwwaj4PBp82Mw&#10;dT2beIzOxO/RAnLY0UgnJzw0kkB05wCsJqKSjtDi7U/B+nIx3VtnFLYbvclHIAjqZuSYWL7rBT2g&#10;iY1OeHMAzoFAsaH+FZD4lrMcCJdxajshjJnbFJgctqNGoxpyJQ6H1d7kTl8j6nFvOhS9GYFH7P3N&#10;dyPSTpKArURQMF2CQdX8yMev22700Kwy8yqHo3fQvK3DNfdru15ZZvefv0wSESh2eIvXYdRVXnTS&#10;fgBi+FZUScm7D4FiHFAVvgA/45Gchs1QYU/HFzt9QzM3DYLL9GocptkvMlF+QFzbbgTT+cQDOLhk&#10;klhI3W56SvMIzalcSjqDm4m+2EYkkR8OPV0JjJNf+4r670wM8Y4YaoQwf11rDRJtDvtOSNlVi75I&#10;yeeOQPYVJnu3seeg4TVuYLEQmtjhM5q9eTitO/Ex9s4cK8awum3GhA8u+dyBnb3OJvyFIDiDQBKL&#10;qFvd0bCTuO9qP1MQOHX6psHwTTlHoX7wTbFRYNicBjMjKw0ro0Aa3PQNmXkxAV9aF20zSSzaEY0c&#10;MBC/YvXASzhOIWe48LJ4bLul+GCE0H+PLMIKgncm9gphZhQMXgXweQSTxLHYHXC37qtZXPaoPwFG&#10;Ve1oIc4oDl5ar0WMtvs5TXa2qkcaTEY08QZGIcyW+xLz8TNRJSXvfgSuN36ahMffhiocp2tES2d4&#10;r5UH3qbwgFLOUPQeWnglkW0nwTElXl8fiQ9IPdhM/Any5ANce18CO7NiJ8L7tRE9WG+M6CxgWwap&#10;qC+iL1Ly+SNwlRzA1vuwengWKpy/QbgMbPIKvjmD6PM/X9aCk3DAWbtkehYGg3sODmBPULYIOQli&#10;4K2HvWnBiRL3NzU9hfrfPEXGFmQy5uFRGbyVjvsR+D+zaQzMOyAIjgwllWylV8Pn8CEIhGfhc4gS&#10;HY49p68HmEvlPSj8Tcp2Ep5QNJsGhLa7BdmqWlS4W7TLv0NhgaiSki84BHLyqXgKr+OtRT+Z1z5Q&#10;dwychwJo6R9jqbhvSS0Jqv3tKWWQsp9OWkYqxrw09WssbNOQDDTYpiHDfqhYt0f/IAcMUBpWD4+i&#10;SwmonNhFuNxZe7gW92HBtlEU4h+qh1MXfoxSsBACvGpIgE3D4GYzkHTIcIiQ7B7OwrzbYaHuekRT&#10;c/TG1PMxcEq4OKDA5xDC5fYag7BqCMD9Pxv8BGkBYNUKQhhGSyhkh32rhZQAd8KsXLCwb880QR0l&#10;XggI5OmqDZJ4TicIqaQhnWBWzJm1524dhoCvSPOkCKIQhrTwX8GxMBwZGdhOvKRtIwXLeMyzeEEd&#10;JV4ICOQbxwEDN00nCL7FEL6j7FjtEdxceNNsLWOTIohCGNNCfYXTsSoKnqr9iR3zBMtnmF/fCeoo&#10;8UJCIF9y4HZgABfoBPEu/ikcEbQ9zIkz8Z+2gvD1wgrCT20xCmmAC/o12iGkfznq23iy6KvYpuHf&#10;okpKvvAQMEQOOkF8AoJIxO8foToz3AqUjlXZOjsLcRKHUjBySjiXn55w8y8AksVE2dgtITWWBjV9&#10;HpafnItZqLyubBqE8Cp0YcPkoBPEKhDEw/j9c9Qw0dZ2rNoLIcnT4Mk4HLcYYdhuKIIQxdAs8s5D&#10;yDiqGd6c7qo9VLRZ26DAyYhVMTECQuSgE8TPIAjOys0ZnQxn5s7G4Lbq/RFkNAXxEEbBUKqUx1tS&#10;mnhu5Nk0zRIyw0F9sJ3Iz039hgexLQM7VuWZfNiquNip3cLkoBPEOhAEO2mtRC0rCsgdtYZiYqXQ&#10;B3+M1wKeeLIvhih2ZpDXHKsQLLZNpYepabl/iTbpQxDDWlElJV/4CEiRg04QW0AQHPdrFapwJI9u&#10;N41CQt5k+nTvZM0hyRPdvQt/uN3zxgxsDf19S+AQUjggdBRa8JJ7WqGeUtAISJODThCcfp6DFjBB&#10;CJ9I9WwwQfPg+/rAW1QKBIEsEgXdX/V8FxFwXl1eRo7LSVQhpJbo06Zi1XBcVEnJFw0CLpGDThA7&#10;QBCc/YXvqyuKduPRJi9TcnoC/YQoShzrQN1fiCJYuPKpCFpTvnhNuh8rP8HC5tHzBXWUeBEi4DI5&#10;6ASxSz+D4BWEMEE83mIG0qTF0YYTn2r5G5SZdRHOiDxezTcUVxwJNKTZLFxHlxBpZCaEn8WqIVVE&#10;SckWLQJuIQedIHbqtxi8gjCUByO76zzpRrdeRImOS7Tn/M8IWmvP1PNFO9SuvV0LFuuIpQZlOtGt&#10;VXuLPmwFiGGNqJKSL1oE3EYO120x+JqTQ86VEekah3Yf23YZTVnbDcFRdiOcOcdZVJsMEQwLUpb9&#10;JzJhPd+n0WQtF4VAYe/eKQLyStQkCLiVHHSCiNQNpXiLIZTeiLMhTbjlE5r8WzcEDTmhLV3tHojV&#10;JPMgz2Y4g7hEI2doH8TDbCPa5JlYNRwSVVLyRY+A28lBJ4gNIIju+P1r1FCRbpYJrkzPdvgYBHE3&#10;wo0laolk1BmECILul2Wr1sBiobihEA7vyBmrpru/ReqJhYFAgZCDThAc0ZqjSbElZd6ZXm7oadUS&#10;9enpNu/S1HU9YEGZCgs8znCtthiFMSFufAcbqMXD4OnBehNlri45JqRyxy6KgXPDOwuMHHSC+BYE&#10;MRi/L0cVcve+GclQHm85n+YhWUxoQDEtLoQqhY+AA1eXpYNrghyeFn35b1BYIaqk5M2DQIGSg04Q&#10;H4MgwvC7cFTrztV7IS/lKVhRvoDEvXzFqUphIqCFfsPVZe/GryE7Ng+h4ZIOyRf1iGKGlZSguRAo&#10;cHLQCYKjWvPZw+ui3e/ZYDxdSPybfju2XMtIbfe8D6L4FKR8cloC1SzZjG6Hs5xg+QjEsEFQR4mb&#10;DIFCIQedIKaCINiJQnh9+niLOSCIM3Qw+nfkxCilbjAKYRLxqiEF+Scerv8M+SJYsECJhaxw+GmB&#10;5yvRQkKg0MhBJ4ixIAi2f+gr0j8/TM5xSLv3719ux5XaWS2jlLrBEEFQTNZp8HSZGsLgqW1lNlsR&#10;KrOxajgmpKGETYlAoZKDjgBHBuEVRFcRRNhqko2kJq+9j9IyU1WwWhHwBGU1g6csL+rV8HloChk8&#10;cbaqOYKvU+ImRaDQyQHfKsn6FefPwORmEVxqRTSnES3n0ozN/SnMP0LFgRABz6BsdhLcNpW6w+Cp&#10;rUGtq2LTML4cG1IVGyBQ6OTAmGECRelWlGvxT6EMKO2rPEyn4g7Qin2vUikcUCoTa/fOwszMDOS4&#10;LC5j8LQTLVnm3taopxUlAkVCDjpBHAFBsAfPD6hCmb17NZwEgthPkWe/QiQpuHkrHwy3zKFsM+mu&#10;NYdRFWQGFyx8dalCvwmCZmbxIiMHnSDYzHoYfueI1oatnHgSj2g1h06u+Yuik45fzWZtZqCt0Lb0&#10;TAfsGSLogXpjRJv7A4hhtaiSkjc3AkVKDjpBfAqCqIbfhWwgQvzCNRPrF3+7UzugFAxyau5RKYLW&#10;MeHGJ8fQQ/WfpbLBPByGSxok1dWlYbisI1jk5KATBNtA1MHvA0WgqxnelB5D4BFOllMykB1AhU7W&#10;RV5le1mOCB4RVJW63TRStK+fY9WwRVRJyZsfAVOQgw7Tk/hZA7WjCGydq/emIzE7afXhuZjc5ZWB&#10;lAh4umx2hux+N09EHI1SIk9IgvCrIgpK1joImIYc8O2ThNXDo4Dud9QqIhAOaPIKHbm8m45e3oJk&#10;OSpIjAh2LOtAFPByIbWRIZt95ITKIowbZ8lWxYYImIYcGFuOTAyCGIBfv0cNMoq3n08AjW6ziJ5d&#10;c5s20fnfyoLSGHqc5DgBmaseaTgZlqdCcSE5zPzbxt6ipKyIgKnIQSeI30EQY/H7QhFAyxWvTsOa&#10;z6bpG/uSbyCn2TN8+SHyGtvJpiCgTqXQ+tSlBnOyUJkHMj8rpKGELYWA6chBJ4hFIAi2nhwhgma7&#10;yt3oYJ0n6dtDs7Tzh8wsDnqsSm4I8FlDouMKDWgyhgKKCZmanMIzFyhk7Y2AKclBh3wcfjZCbS8y&#10;BP1ufokOxWzH+cM2CkFMSrW9yB295LQrVB0u2Z2rCUeT5riQvK1QxcYImJYcdB8MDiSwEdVwNi12&#10;L36y1QKatKYL7B9S9BBzNh5Bya7xqiE5/QquLp8ARrwNM1z+huQSw9JK0LIImJYcGFH9gPJx/LoS&#10;1ccoypVCa9PgZtNozpbHYP8gnAjc6GssLAdi0AK5NCX2VREsb2BcEgV1lLgFETA1OegE8R3OH/gu&#10;fbIIvp2q9aG9F9fR2mPLkEVLJcm5Hjs2FUtOS6JudUeLrqz2QJVN3VXxAARMTw76GLyCny1R7xYZ&#10;k8FN36BDlyIpOvk4BSG0ujp/cKKXlBZPdSLa0S2VOXuAUHkTq4YUIQ0lbFkELEEOmJAZuoMWnz9U&#10;NYp2MO7tR7Scp2XRyshKR5h7wzsTo6+wnJwW/i3DgVXDKOAhdN3LLtlfWK7DqsHSCFiCHLh3IIgz&#10;IAg+f/gO1XC765duRw/Ve4ZW/DkF8R/U9aa2aghvRa0r3Ss6aTiQi3LJFkXNwvKGP2Rm6CMm508g&#10;iGloC8cvM1y61x9Hey/8Sn/HbIV5Na43PTT+A68aUtNT6b6bniQfL6GhZ8eqLw0DrgRtgYDQDDFJ&#10;j9k9+BbUzkbbw1d1j7eYRc/x9WaG57p3JyEHRe3wFtSmknDQWF41KIsyoxPOJnKWIwdM0jSsHjhI&#10;7QbUckbHoQpS7PW/+VVatP0pWE9yeHujmvaQc4aaT6J764wiH2+hYV8PBDhruioehoDQLDELNiAI&#10;DjHHFpQfi7TpzlpDaOe5n+iPcz94XP6LJNg11IpojVDzD4hAxrLT1apBFDJ7yFuSHBh6TNhPQBC8&#10;tXhMZCiGNHuLJv43EtuLZNE7fpHXmEoWiwasGlKxasBZg9iqgW+H+ABYFQ9EwLLkoI/VePzk+OkN&#10;jI5d2eCq2vZiXuRjWno9T9he8HaielgTalupm1GYsuXYGjJDVEnJ2wMBS5MDJm4sVg/subkG1c/o&#10;kHSp0Q/bi//S1jMcvZrPH+x7AMFnDUmORLrr5qGiae3WqVWD0RllTzlLk4O+vVgPgngDv78gMkSD&#10;m06l/Zc2kSMjUcueZdeSCucqjtfQvqqwNSR7XtqXNe064G7sl+XJQcfiNfzsgtrOKDYRQRWpX+OX&#10;EZx2CEUEYnuB/+xWOOflFVxf9mk0DPEagkW6t0mtGkTgsqesLcgB33Cp+vaCrzdDjA7VbdX70Paz&#10;39O2Mytxe1HadsFpHTh0LV+8LrETmmDhVUO6oI4StxkCtiAHfXuxBwQxBb9PFxkjds7aH7XRdrcX&#10;zihPCdS9/gsU6GuYLxm6HajfiGCoZO2JgG3IQR+e2fh5F+rtRoerFLYXfRq/RAsih1N4EK8ejGqa&#10;W44tQUvhZqZzDeFVA9s1cKIaVTwcAVuRg+69+RTGlH0BQo2O7b8QXDXy9De0+8LPyNsQYfnthZcW&#10;UTqW7qg1AqHywo3CwHK7UJUPhQhiNpa1FTno24v92F78G7/PFRm3QdheTPh5M6XjG9dHLGyayGsK&#10;RZZzXpbwL0Ndaw4Sfd9c5XkpCpl95W1HDvpQvYOf7JN8h9GhqxBSi3o2mETv/zFeN46y5v7CCyH5&#10;E1Iv0921R8FFvbLR7rMcJ6dZIaKgZO2NgC3Jge/n9dwXfCVnOFPLPXWG05ZT39LR2EgqjkAxVrze&#10;zMxKo8BiYSAHDn0hVBYAtytCGkrY1gjYkhz07cVfIIiX8PsMoyPIMQ44MO3zv3RF5KgM0UhJRl9T&#10;YHJs1xCP7FUdq/aj8iGcdtRw4TwUHxqWVoIegYBtyUEfPT534OAFtxodzVrI3H03VhBf738b24ty&#10;ljqczKJMnJf401212aNdqPCq4bKQhhK2PQK2Jgc25MHqYRRGcTOqYRPB7vXH0zYYR8UkndAzQZn/&#10;/IFXDYm4oWhcrivVCm8mMnHPQ/hdEQUl6xkI2Joc9O3FXhDEVPz+qtEhDfINpYFNptLr6x4WNTs2&#10;+ooCkeOt0J21hDzYuR0fgEQvFkiD1EMtjYDtyUEfHbaafAC1hdHRal6+K3Wo2oc2nPzYEp6bVxA4&#10;tlZ4G2pS7l9Gu8hycWrVIAKXZ8l6BDlwrgWsHp7G0P6GarjP/Ro/T7vP/xem1ZxWz7BHeKHPIC1w&#10;LOwz7qo9TPQQ9Qtgw+ntVFEI/AMBwx8Uq2OHD8EGEAQfUDJJGCpsJ9CjwbO0ZMdo/XDSnGcPHMyl&#10;SomGosFcOMw824OoohDIEQGPIQe99xy5mo2jahudD3zyv/Hk13QkZjMVN2HWbi2YS1oi3Va9P4K5&#10;BBjtFst9C8LcJaKgZD0LAY8iBz1y1EQM8VdGh5ktDgc1fR22D3dQJg782G/BTCUd2avCAyvCtqGH&#10;aLPmiSooec9CwKPIgYcWBPE1thec1s3wp4mvBrvWHEKrD89B1u4ypgkrx6sGdrC6t84AHJqWFZm5&#10;fPbyu4iCkvU8BDyOHPQh5tUDR44y7LLYo8F4ijyziq6kXSI/n0BTzJTMzAxctYaCuAaLtmehCgEn&#10;CpnnyXskOeCDcUwPDDPH6JCHwJW7V6MXaM6WweQfGFTkfhdOU+lYale5J1UMrWO0Gyz3J+p3IgpK&#10;1jMR8Ehy0Id6IX72QjUcd7JTtd607sQX9OfFXyi0iA8n2SnMC74gd4gbPS0BOSZ55nRXvRZBwGPJ&#10;QU+rNwFgrUU1jMOAm1+mSb9sgmNWOmwKfESwdqssZ7CqG9GW6pVuI/LcsxAWyhIm8nAlay8EDH8o&#10;7NVtZ29AEBuxveAVxEij/asW1pDuqPkYfXPgbYSVK18kjll8EOmA0dNtNfpjc4F0VsYLm0pHGxdX&#10;kp6MgEeTgz7w7NbNnpuGI6M8VG8sbT79NcK+RxXJ4WRqejJVCKlNrSveJzJ34yH8voiCkvVsBDye&#10;HPBNegmrh+cxDZYZnQoh/uHUG4eTszYPguVkYKEGpXXmooijbnXHIqp0caNNZrmVylRaBC4l6/Hk&#10;oE+Bj/CzH6phr6Vbq/aitcc+p7+ifkUQ17BCu71IR6SnEP+y1LlaX5HZmwnhpSIKSlYhoMjBefaQ&#10;idXDs/i1I6rh3Hj9Gr9I//5lPUKspOP7vOAPJ/l0gVcNt1YbiPiQlURm73oIc8ZsVRQChhFQ5KBD&#10;BYLYCYJgk+JxRtGrGd6EuiCs/Y9/z4flZMFHjeLrS28vfxg9DTTaxGw5Nnri1YMqCgHDCChy+H+o&#10;Xsc/H0KtbhTBHg0maJaTqRnxSMgr5Phk9BVX5djBqm6pdlQnormI7kEIrxJRULIKAUZAkcN18wDf&#10;rjFYPXC2bj6DMFTYp6E73LoXbhuJhLwBBZaON/v6sgu8L0ns+vI9ZfRkaCiV0A0IKHL455T4FP+L&#10;s8Gw74Whcnv1gfTbsc/oROx2Ci6gkPacFLdc8RrUoiJn+zNcYiD5mWFpJagQuA4BRQ43TAf9cPI5&#10;/O8NqIbCP/l4+1BfXG2+/Hs3rBx4ay9kmJTvhHQGj42H8dUI4viWAuVL9OekgLwSVQhcRUCRQw6T&#10;AR+obdheLMKfOHK1odKobEe6pfLDtPHUCioRUMqtbt1sqh3kWxIBXQYYaosulIGfyuhJBDEl+38I&#10;KHLIfUK8gj89iGr4zvCRRpNox7kfiHNV+nj5umWqadeXCB7bumJ30UQ166DKCYVVUQhIIaDIIRfY&#10;sHqIwurhVfyZfS8MlfLFayLwylP02Z8vwQ6hLCJHuSfmZFaWF65MhYyeuL1LVcwGQ8OmhHJBQJFD&#10;3lODl+WPorY1OoO63TSS1sOtOzb1JPn7BBlVy1WOg8dWDWtEjcqwfZbhcgSS6vrSMFxKMCcEFDnk&#10;MS84HT1WD5Mg8guqoeCR7O/Qs8FEmrVlEAUEBrtkVu0MHnuFOlTpjjR3QtuUj9D2RDXlFQKuIKDI&#10;IR/08CFbC4LgGAhsYGCodKzWg9Yc/YAORW9CxGp5v4uMzDQcbpam9lUMh7vk9iWgfmKooUpIIZAH&#10;AoocjE2PKRC7B9VgzEkvzWtz8to7cbGZKRpzQWuR8/oyTsu6FRFU0VgrnVI/gtAOiSgoWYVATggo&#10;cjAwL/BhO4rVwwyI8gGloVKvdFuEi+8L46hl8LsoLXy1qYWBgwFrl+p85CFUPhCSVsIKgVwQUORg&#10;fGpwtizeWtxkVKVnw+do25nVUlebyemJVCO8OdUvYzjEJTdrLyqfj6iiEHAZAUUOBiHE6iFej1jN&#10;5tWGShmk07unzgjtajM8sKzh1QMfRKYg2lMHnDUIhoFbhnamGmqcElII5IOAIgeBKYIP3mcgiCFQ&#10;ud2oGpPDuhMrKC7lNELKBUMtf9uHdBxEhvmXpzaVOXqd4XIZkisMSytBhYAiB7fPgX/jiR1QDQWF&#10;YUes7vXG0+ytHFIOV5v5cAOn30tMvUydcNYQEVhepPEcBu60iIKSVQjkhYBaOQjOD3wAI7F64HiT&#10;w4yq3lq9N/1y7GM6cGktriY5nV5ucVe8KC0zBQlxg+g+GFMJFKYcw27mAs9Voh6MgCIHucGfCrWH&#10;USOMqPO5wROt5tCLv94Dy8nTVML/n45ZfM6QCrfshNRYGtlqEVUt0cDIo7NlduAX9iJVRSHgNgQU&#10;OUhAidXDcf1q8zWj6ux3MaXTKnonciTtv7SJinl7kV+xAO3Akc8YUtNTcWhZiZ5uMwcxIh8x+ths&#10;uU/YmlNUSckrBNS2omDmAOfZZB9qw1ebnNPy1S4/0saTX9GOs7/S2cR9lJHJpFAbmatawCW7D7Jl&#10;lxZtbSwUOGu4KgoBtyKgVg6ScLLvgujVJr/K28sbVo/dtcpnD/yfD3JeulA+UweRLqCnVHNFwKVZ&#10;qXDVvrH5YLKzDBZeIAofY/5cuT2enatmybxb6SgE8kNAkUN+COXxd3xjZ+hemxxYRcht0oXXXq86&#10;E23g6NKqKATcjoAiBxchxYdzCwiCQ9pPdvFRouqRUHhDVEnJKwSMIqDIwShSecuxQ1ZjVA4rVxjl&#10;PF4yEMR0pTBept7hmQgocnDDuONDmo7VA4ezL4F6mxsemdcjONz8w3jn/gJ+j3q8hyOgyMFNEwAf&#10;1jgQBBtGcWi5B9z02BsfcwL/ozfetbmAnq8eqxC4ioAiBzdOBnxoY0EQ3fHIKagTUd15SPk9njcS&#10;7zjmxiarRykEckVAkYObJwffYOCRL4AkftZJQuqa87pmMRm8jbpARZN282Cpx+WJgCKHApog+CDz&#10;9eZtIAneYnA4JyYJPpMwUtiRiv0lOJXdh3jWRSNKSkYh4E4EFDm4E80cnoUP9kr875UgCU6O0xKV&#10;Y8y3Qq2FyjEpOao13zrwecIu1N9R+ZryT+jm5r5ZwK1Wj1cIqCzbhTYHdBNnjrfwdaG9VL1IIeAC&#10;Av8DG/YR+yWpA6EAAAAASUVORK5CYIJQSwMECgAAAAAAAAAhANuGJBW+HwAAvh8AABQAAABkcnMv&#10;bWVkaWEvaW1hZ2UyLnBuZ4lQTkcNChoKAAAADUlIRFIAAABRAAAAUQgGAAAB3Yh6oAAAAAFzUkdC&#10;AK7OHOkAAAAEZ0FNQQAAsY8L/GEFAAAACXBIWXMAACHVAAAh1QEEnLSdAAAfU0lEQVRoQ+VbCXxN&#10;Rxe/QexaO629tEppUVWthK5Kqb0NVVstLaW2pJZY+rV2tad2UZIgQqlaQ4TUVhKJPSJBYicUEZHG&#10;u+c7/3Pfvbnv5T318qH9vu/8fv83c+fNzD1z7ixnzpxR/iPyelMhIpU4CjinId09Sb2wktLS0khN&#10;mO68QPNXFVIPdhN4enpSkyZNSA1/JWsBy0plDs3m10dPIlrjSZ999hmVLl1aMkt6iF2BgnkkgQoV&#10;KkTvvvuuZMKzNfwOeQzKyMiY5j9vKtGpGUTnQwy8/PLLftYsmVSjRg165ZVXyN3dXWocO3YsHT58&#10;WN6k5TDR7Nmz6ezZs5IR6Nu3L0VFRenPtpScnGxkzJUrl9FIa5pTcsMPf5lc8vRICJ8ZCB6geFuT&#10;spKaMEN4wycGQgY5yKwe/Fz7xHHjJPPVs3vlqy3uowzWcjClzy9K6qaWpO4dRO+88470BfX4cFJD&#10;q+lfzF0y3g5SUt3dc0lN6AfAoZhox31ATVqsfVKG5dh38knVKxuRSURm0MmTJ6lMmTL0559/Ss3V&#10;q1cXcPxDyWAiyaBnBIoVK4awGSOTEhIS5M8XX3yRPv/8cypRooRe4A38b9DKlStzciD8REZGSivD&#10;w8Nd+5Tt6it0+fJlecMaH5Ncs0Nfd2ax3vg9C/gvWtLXxcq/7cMfMna0hqPe0qU52YB6wEuA+KrB&#10;ig+HzuntGlxgWw1St9cky6E+xswBpKenU/369bVKw2tJF9OBtE8bKG2kEjO1ek0pli+3NimoW9vT&#10;gAFfU6lSJSj9TCjPNBNphK8v/bZ1NV0/tYPKlSun9TIr/pyl0B+LlQyuJr9Wmy3luBJQ5DqHRlOB&#10;uP3rpG/TOisCSsvz9anMwHrpR2MZORiO6aWXXiL0VkxAiKNv8ewlcQCT0auvvioTEsSBNC72olba&#10;OUmB3LlzG5yaezgmLVS2b98+vbcDbzOc0+bNm8tdY7p79+79O3fuWFJSUlQGQktqaqrl9u3b8oz/&#10;8IyQiz2vlXZCPEjLNmrUaHf37t2jAG9v75iePXtG6vFvvvkmqlevXvvxzOkHEXKx17XSfxdhYsJE&#10;4O/vT/eDRXbabJYdQmWjRo2S2VlHtitN3+Kpzv5xWtbxfue0Pp3m1nI+BFG4J82eMV5W/nt/xEk3&#10;0ZcGgK6FEa/jD8cpKlv44xht4ojpRYsWLaKCBQtKpTowcVDCrL9uPpoyYsDHNhMGJgYMPfwNYMHV&#10;Jww64euc0/QgJWNgz+akhvFMtPtdm5mI/6Y2bdoYleoVSqVxY0nVKrWd3T2rWWeVBQU1/eZkEK9r&#10;DXmqa05btmyhKlWqGJwalVlnIaQxeqAeg9Bc/Kkur0pq4kZq1uwD8ps1nT799FNZMGUG0kNrRTpK&#10;FZYKfbWaMqli4hyFvv76a8qXL6/+Vho9erRNhUb8d1+pDHlyuSlbOSzDyELVIiY9bVSm4/LpGOIx&#10;rs2Pwbz+b2jMsgugPO5ulC+v2zbO8wIjK/FQcI+NjQ2K2DBblnz1GI8S6/KPpd8S8b6m2fFzcHAw&#10;haxYdIGLOa4MNG3atML6xBoSIuqgxKEaTJo0SbjEc9u2bSWEZsjTGqYxx2RfIScZ4MWfKlasKP+V&#10;LVtWwrx589K8efMSUNYhoUIOpALOSAEBATYVYtFCPEeOHBEIy5cvTzzRIs0p5WUYFd68edOoEFi2&#10;bJnNMyq8fv064s4JMuG3ynTPWwKZ6gFeGgT37t0z0pDnl19+WWEt6piaNm2KJokKnpiYKIsVmjp1&#10;6lTpk/Hx8dwZyOBy8uTJR6WgMxozZsyGfv36HcB60aVLl8jWrVvvQ7xr166RxYsX38bLbQSe+/fv&#10;H4Pwtdde22AtmpXQDxnGIs5x84DXVU9DBeX/bdXRR0mYre4G8Yfrr9BZjHGeG/aPU7z4L+idfy+B&#10;mQ4eCo0cOZKFYEv4GxO7VSvM/oKZXcIKxAoi+Q73Ibp3wTn+vCHMYm73760M4vjjZxbMefC6MWv6&#10;BKLkHRouria6tEYD4o5wM1qYheSXaDuwR88smBv5pSct8BtH6hk/UuMn8zr+rcSj9kdQhQoVhAnW&#10;1ujSmYMSh9I6c+ZMupjA28OjgwV0frnRDX5+VN0ALR/FzC30Y4YO89J9qLctdr3FCkdPiQ8bNpTc&#10;3NyECR1q3Hgt3McqwG8NMnHiW4PZ5f1kI+w6szxaVY8XFfLp3Upb6nfUtVVa7MF5sOBCs0TIVRiA&#10;xolQVxnMIP4a+A/CsG7E/5rZu0uU8reXKvRazUo2KoO6uASpm1sRHZvDm/ZFrBANITWqayaTZ+ZR&#10;vXr1yHL2J5o+fbowat1dawzubeaQSfWXClr9O74g95was5y/OnhxSunLlOktedTemW5icPkLXElP&#10;TbliqPt8Sd3Zy1BZdLUFqyddiaD8+fNT3bp1KePiJuLdhCzDKbHzNaY2VjHqtQe/XmdyNKMg+HFG&#10;7rcWK+cO/aAQDFUorPoXpfXrQqhhwzf55bWoZMniUmHOnDnp/fdZczExi2fRs/CMl//yDnl5eUka&#10;8lOg7RfSkcONQ2bQPZeyiev+mPGXiwCWpmq3AvPcPTQ9c3foDFBgdCbfeuutTCaBnxsQzeWVEfEr&#10;+2VHmS9fPmEslb9WLnziNXlQTygD+2BsBl1aGrHmVjsXXOZy6MRSYjqjHc2d49zPjLUatjBTZoSU&#10;4HSeR6/+RrfWelLpkkXIElqeihdy287v0JlzvlF3RmvXri2kq4DYyCPEZh7qIOIbNmyQTT3i2Nhj&#10;oOj5gcQz8bLJN6dh725+Zu2EvvvuO9g7sjdfmvVUR0wCPXr0kBBMQvGtWbMmHT16VNLw2XUmO3To&#10;QP/y/cJg8o033uA+3lDiMNrw6z7Q3uoimXVfVI6JOk+ePKK26uk6zNYM6MUIoTDCsoE4ymFVgoUD&#10;z7DlYkOIeEJCwm0OGzBcJ2bmaQ6kouXLteWMFUqDyT/++ENCwMwkthQIwZTOJLa/r7/+utEAmGKg&#10;fyNu1cFtjZAukFuBAgXeXb169YmLFy/e471NAktz7aBBg9by/Le3c+fOYm3hfhnN8WP8Sc9/8skn&#10;ybzTvdG4ceNrrIof+eKLL3Zzl4hEHmfA//yuJtors0HJycn09ttvU6lSpYx1GXsADJLChQtLP9y5&#10;c6fsn2DPfeqpp8jPz08G1LfffktfffWVTDlPP/007d271zCuY85EWLJkSQoMDMTcWJWRPeJPmgZz&#10;L1YQM5MIwRQ+Gzp+1apV6dlnn5W+hoGFOO98pDEYwagDhMaiLDY8CNEvrRsaW1Oyi4SpoQ6jFeN9&#10;RktrHEC8NaMF4yNrmp6OEOkYtXjG5zSXxbSjx2E9L834PyZapbyHNRebryDehGEzhk0Z//VABeGJ&#10;UMZypaXVeiYWNhwiQG9sW19TFDi9pGT8O0gNyWTOnrBjbN/AYLKUFHiSlBGkfJTJXKYp1gyYaeXM&#10;NJPJx7fRN1PGVo8mamhtjTnenjrctloxYvg3BIX5iTGZ8Wu1D7FDFN0wNTGr7dkBhnj3I5z+YH/E&#10;VTw+JtUdDZrSzwVFOaU7cdq+Wt9PX2I90X4/bcLAvt1kT/7Y+mRGWMMW6nar5K5tJ/V8sBjbAd3S&#10;B5iN7vbw6d+VmtV5DEzSNo9WFoO5bdrGHxt5hAykIxugnhgpyx3W3a5du9LmzZt55zjU2Pj7Du5G&#10;H7/xCJlkqbU0mLu4KvNIEsARJEtm6dKlNkzaIyXhZ+O4Ehjl3enRTEE8CTe3/FpWXq4m+We1SMT0&#10;InVXI4lT8m+iA3IxA8OHDaV27dpB5be1SPzmQaMGedlL0rWBowYrTaxHIUSnf7S1Ppix/2NhsmfP&#10;ntIQ8wYfuHfvroRZNvnhtci3fztqbtsnH45JllxTayGi2H9pFR40WR7ssed9Wjh/tjAIFC1a1GAQ&#10;+iPCjNML7BjU8E2fVgTTzENPQepypZz1vIeZ+147uQ6rSer2l0mN7kmWw3057JGFySMHtsgmSeUR&#10;DiZ1vQ84ExflkDkdOJd66yWWdqByn/M/eO2G5GBXgX0l00rgRuqqOtx3+jLTS7nPTSDLwZ42DPr6&#10;+opSqh7+2pAkqgPq1OGyDhhDo2mOm7yjXs1KBDvS2y+JlSwfeHFIxqc1mGNmg1mKe3w0W07MZJ4u&#10;5pAa+rFmVVjbkDfsO4Shc2djxaaoM4h+iboAe+YoqLDNO+CNgk+9aZhymPM7PyDKwuD8vKSuf58o&#10;amymsWkHS29jc8MMcu7Yb8KQ5fhPEuLzYg5UkwLozTfftGGQAm0Z0wHjVou6Ci0boMRy/vrgxSHd&#10;DVBuli7M28wp1sIL8pO67m0eraMo8dQh6tz5U2rZshm98MILRBFf0dQpk+lw5C6i0PbCLBjEdENL&#10;yxGt0+w5tWrVousnt2Vhyoz8cKpg4eTJpaxhNl7TuHFAZYorzyMjLFNisuM+gk/s4VGfX1afN0lV&#10;jI04GLlyPNSQJO38UhiKjdlDtKyqMHkrMVLSsNHatC7EIXMlCyl0aDJv7GcqqVzvLEY58OKM3PPl&#10;VtrqnzplaQ0JcQyqOyKZAdMG/T5CY/DwLGEm6cRe7dm/GFFwLWEc+dCwrl27ZGEukcPrmmtJMAOb&#10;+r/0B8Jeoj3MZzCjcfyBOBm5VWPogjZY6M75TKnOzamZ6jiO815sYek0a0DMVLkiCsVMy03JS/KA&#10;uZWMtgyH/i+OqGCxQjk6wc8FZ7n8/EBQWEfq06ePxuCtU5k+M8B8ZopDHP7BVELzFapcQqGdk56m&#10;C4ueusvlXWZOp4LPl3PvCltfvjxudHqlnc3QjJOzMu2He7pltSEGciOu8mCK7E/tW3gQbJKnFjx7&#10;h9+RbeYUi8Uy5datWz9G7g3dDf+2KVOmkBpnPeRmWA50zTz0BpKWaYfeiQF0f1cLnrS9tWfg3Eqi&#10;eD+KCF1JMXvWkMqKLu9ZDvJr2jEKyAtdpRkzZohtr1OnToaX0o0bNySsVq0a/Zl2S+LNmzen3r17&#10;S1wHXP9unA23SYNJBOXMaadPn8YaXEJ7o4v0IAYB3Z3KzGD//v0NS2xqaqqRF31vx44dBoNhYWES&#10;Wg1L3Rk4TneN/orB9u3bSwgGMUBgefXx8ZFJHOkpKSlG3uiovTR72giDwTt37kgI7ZtfNZVRVF7q&#10;CoFBmNrsGUQazGucRQDGmjVrJnEwradz/zWkCabPnDkjDKK87iiJgyIOZzCKM1wjbLw5oI8++kic&#10;2jCHXbt2TdJ0kxzwIAb1eKVKlWACNp7hY4DQulb/i/EUwzVCp+ZAGNRtgzqDZi+8h2Fw1apVN6pW&#10;rQq/mCz/McYzYCd3jXQGsdjrCij6DkIwrG83zQx6eHhICNy+fduIYy+Nfqo/2zE4k+H6J758+fKv&#10;HBgVwTg+ePDg44iDwZiYGEk3M6gDXSAuLg4aspGGwaTHHwmDTMU/+eSTWfHx8XdPnjyZ8txzz+2s&#10;XLlyYL9+/UJhDOcXiotJt27dDnXs2DHey8vrKgzqQPny5ZNY8vtgVDcb0B2B34NRnC0G3dLS0lJ5&#10;ulC3bt26Dw6Z8MTRPXTwjLjupGn23rHG7yOP/owQ5fVyABw7+T0wA7u+1KmqmocD2VPAb9jb25vW&#10;rFkjkytGH/omRifOSLgB8rlg8cdxLeI41IEeuHHjRuM04IMPPqAffvhB/Jiw2kDD4bwdGK5P1Hv2&#10;7MHmhZKSkmR/MWzYMFmukKYziOMK9EGWjqRDidUZxEjH3IeDH8yDOHdGX12yZAlNmzZN8lgZ/Jbh&#10;urk4PDw8LwZGkSJFxGKK06L9+/fT/PnzZYsJiUCamHh1BgsUKCAjHoME5ySQIhjkvitx1AOPxE2b&#10;NsmZCvfn7DPIlIMna58hQ4YcKFu27FZexg726NFD/HYB+PTyHPk7p4lvlg6eTg7Cv5cHyx4uE83d&#10;wyaP1S/YqIffA4/GbBvcsZFuykBHxnkHzkbMZx54hppuTkMc6ciPM5TmDOQxlzGfldRjuHZcS0Ss&#10;q2vOYxyaC9unZTFVWP9zVFYnVrEdpv/zieYp+S0hShA2bY6QtkxZOa6TUoyzYmP1YDvO/xupwUoL&#10;CMkSrJB/H81ExMk2QBr+Qx7k3Txc6cvpWIRcu7nyv0YZK5RWEAiOhrwaaMLCJoK3bTyabAlp1tlT&#10;jolQBmWtrm6wMP53Dr/skt7zIAi4hXKS9arDw5Gu9ndgwevCDB5oI8z/3aGeEVqvGRoMY327NzTh&#10;jRgxjLtZGtH9FNfAZUaOGC514G7Zfa4TdQdq17/+94SZsa1BU5xJ4nTN+3NPOQMfNmQgUdpFopRY&#10;xolsgstyHcOHDBJhNq2liJ8whGn1u/zvF6a6On8TnIpQaC36ooNmNPabMZko9SzRHwfkqJKuhj4a&#10;3D5O3v17iTBff14TJN79XyvMjK0ezfWeN7Crp+wJBvbtSnTrMNGVDba4vJ7o3BK6k3xKVG+o8NgY&#10;JV85R3R+GVGSv2u4vkfexWzQey9n9szl2qXff/4ClLHdsyWEh6Pd4b20njd31jhu2C5Szy4gFWeC&#10;p8aTmvSTDTZv3iRD3GwLAmCCkTInx1Dq+W10LSGM1CubtHJn5pAaP1X+kzx2oEvraOhA7QpY63qZ&#10;C5D1/sI/T5gU7tFKhBfmSaP7aMJb8ONY6WXqqcmMSZnA4Tyc4o8PM9JuXoyRMgAc51AlAAsgtuP6&#10;LtcZcCtfxZ041GuDXkSJC2mkdxfJBzXKUI18/iHCzFhduIUhvN6aEBb6cU84F0TqMR/CXWfHGEzq&#10;/raaz3v8FDqdEMc9dT73si10YNcGOnb0iOHw5wiwY0RF/k7BywONfIej95O6j+vb29QBPuSPNZFG&#10;e3eUvGZhWq/rP/k5U7Ue20NVafO6IuaEhTNHEp2ZR+rBzx8ekR1J3VGb1Ig3+bkbUcJUGjJkiNEr&#10;YTji1zkETBnx0b9SwOLZ8gxTh+UIfyC5O+4E/C46PpxGDvhYyrRm3tEGtMV6M/7xCzMjRGmKFU/l&#10;l77PkzYn0dC+bYhOjGQG67BQOokwXMa+FtzIV0g98AkNHTrUEKIOs4ORPUJDQ8WdFfEePXpwD2+j&#10;1fVA1BKeh/XTPJ3RFrQJbXtswsxYpjTB1wKgPnASDez1EdFJnofsGbT2qmyByy5ZOF38eCG8tLQ0&#10;Q6gwk5tt/GYMGDCADhyAysQLD3q2PU8PAPHCNIjbgnp01Qjw/0rupD0aYfJOYBcqHdhMY3hw1w+I&#10;dn5lc4SdCTdSFxQkNfgFUn/rQpbjY8lyagpjMlliR2kOMI6EZ8adM3JMDk+x9JunOO1zunr1qtEr&#10;McTNDjI6pBfuaexQUA9EWA2iwKe5TX2kbVLXu9wWbvPFBUocP8PpGmdmrt/9ALEAB6CyEW01Rq9s&#10;8RZBORTe4uKkrn6N1K1epP4+nCh6ouZWEhtAFLeMF5PZ3MhBpG5uS7S2EanbPuIJv0Pm5Sueq1aF&#10;BIugcBvnVvIZLjNITix1AZrx3HPP2QgRQ1rd39qxoOyxuSrRwjwO23GV24j6fLnNaPvCL+X6EQyq&#10;MKy6LsiMYGUuKqrznMaoZW7urC+ek4PUpWVIXQvlmheHyDGGT46BmB9IPTyNhTiQ1C3tCLfuDT8I&#10;K64dDzUENGHCBFG4sQLjMj30R9jO9f/HjRtHVy7ESxy2dfAGpB3n9zgS2tbqPDpKGp5RD4LKbURd&#10;tSvxM7d93VDx/fmGAS9+515UzujCXOVTVLTKW2Ny3ZdZXyr+QiteJHU9hlIPogOjWXDcC08spCtn&#10;oikiIpwOH9jOas8m2hO2ihIPbc70fgF2fkFJR8Pl4gUEt2rVKu6hw+S/80lnRVANGjSQEzvokNdO&#10;7+We250/Sn8KCgqS/3F1EMP/StIhol8rEy0rynw5+OAPgV97a21Fm9H2Lxsr+/gZhxcY1oUYLlP+&#10;xNnKfFR2dKp2iQ03+u5MM714Xl5SAyvwUK7LDZtKPy2eR/37f0Xdu3ehVq2a03vvNaLatWvSs8+W&#10;5rkup/QqNBonza1bt6b169dTRsyPROtsbwHStk5yXKT3vnlzZxNtZk0A7/QvruU5PEPmQj0Pjtlx&#10;IhR/KIJofoFMHh8SpZ/S2niE24o2B/ZRElkGgQwYgGswcGbnMmFVKlK+mPLOHX/lBio+NVP7UhBm&#10;in6X8+B4mjThe27EC1S5ckXWGytRpUrlqHTpktyoAlm2cwB6Fhq+Zs3PRHBqNAsQODRNdiK6gMSZ&#10;TP9vaVntvXAuW/sW3Y9fTd9//72RF+d1eOf4cbxr2tjCRlCOUKqQxhPahjZeW6Tcy+eubOW0IAZ2&#10;NnDlw4WxbK/SKAjHHdxf8kpZmiOdVuWgU344z1PkemaFZ7V7pdkBdhxo+KmYcFshnt8uB526YGz8&#10;yXTM16560up6mWl/psgpLKYA/eNJ+aN+NoLL8NN6HtoQNysHoU03g3LgaBlXReFNhRuZOE2rzHB9&#10;LnRCWJlwZljN3V359NaKfLfUX56ifT8UoNy5HAvIFeAQliL6cM/iBv/SiCjtGjVq1MgkxHPaf/YI&#10;qUM0l4WwiNWUtR5GetrFg1IOp86DBn5NtKI6LywK3eShWrGYIjzvnVyA0IarAQXv5XKTngfhjWPA&#10;HQ1XWtF5sqfa/AUZwixXOkeXqwFFr6qbnqGwCcUob27ty0PdgABcRXR0tMyRLVu2FIcaHW3a8Fx4&#10;M5ZoAwvIGVZW4LmSe9mqKvRH8iURIOo8EsXzI/+fvKA0VSmpCI/gFTzHLSmcWrigWxjz/MSEZ0+6&#10;MKvXqODe7XxIxUuWbVUodFIZYbRoQYUSoVKEcC9xFeuKEYWzGpQdrCmk1RHGQ5yfUzY1pPYtPend&#10;dxrS/qAWZAmvQXGLy6eUKCyXqOHbimH7xIWnXLhwIX94eDiNGTPGAJwurly5Ijqcnob43bt36eDB&#10;g0YablncTblBt08F466okT5nzhy6f/8+rVixQhYJPV0HnOYidu4g9d51uh39HaXFzZd7L/b5dOBK&#10;M/Mp77P/b+LEibhNrN64cSN9+/bt4wsUKPDkrTi42qy7KuqARyAujOtegQDi8A40Xx4HPvzwQ1JV&#10;1bjtDsALC/6XODLVPQQBxO2f4XGjqpYst+HNgDcOBGnvQGquC8AV6+PHj8dws95k4Bw7J9r42AmX&#10;2P8TIaJh8G96GCHCf+rYsWOGnyiA+S4lJSWLEHFrH/vs6Mi9dOxIVBYh4ugB5fSb/ABsk3CO5WZB&#10;ocaFeagyj5/+EyFi+wb/LABChDsU1Bw0EELExSrYCnWgXiw4uC4EkxgEDCE4EiI+xO7du+VKOixA&#10;9kKEdWjt2rXybix+uBkOnZJ5hG8ifF/hMJQt1z6XCULEAToUZhhD4SvWsWNHESIYBOMA4hCiv7+/&#10;Q8uLGcgL3zF7B0y4skZGRtqkQZhwvMRQxHYPwgYf+BgA9tPx8fEyFyMO6L695nrwTpzjeHh4RPDz&#10;JMZ7DNe9nLNDuhA5agCqCL48BKungXEwyXOokYbzEghYf9aRXSGa0+F1eOnSJcuRI0fuxsbGpu7b&#10;t8/mf/Q8lLM38t67dw/haAbmxWztj10mCBF+nhw1AL9NuPSahYjecfPmTRsh4n+4VNr3TGdCxDwX&#10;FRVlk/YgIfKKnM7D+TLzcsGZEDFyzOnXr19HOI0BX0B4nT1+8vHxKXTu3DkbRiAUs1kKaNy4MYR4&#10;316IEOykSZNs8joToiPAgIH5016IZmB+tBf+XwgRvthPbk5kysUNqc5DJgq9D5YULBC4N/r888/T&#10;iBEj6OLFi9S9e/fD3JMOYGGAdzEA601ycrIF0NMAzJvQE1euXGmk2WPhwoUy1y1YsCB19OjRN3C+&#10;4igfgMXs8uXLNmkzZ86UoQud1JwOXZbb9MSFCIJZqCIDLrQ+PGnPYvzEWMbPsH4sYuCuQh/GZwyc&#10;WfzAmGOFHwOMI5zNmMuYz1jKCGFsZIQzdjF2W0PsMnBLAHVDJRnIGMWYztDrzQ7AB45OoeIUYTwZ&#10;IqJcPPyOYi7EqgfAqBoRESFDBM8Y3mfPnpUzE+xeypYtK/MWrDP4H/lwaQlqD+IA5rvixTOtQhi6&#10;sHRjBe7cubOkBQQESBl9XsWu5JlnnjHKQPfDqMD1nV27dkka3gejLnROPGPXAl99GIO3bNmCD9eQ&#10;gbuXuRlPhuCzz0NSGGrVqhV5eXmJrtelSxdpHHz48R92DvpiA0HARAXFGc/wvYG+h7kQcyJcSeA+&#10;r6+eyA+VBTopVnXolUjnoSwrP08X8kHq1q0rdUBoqBsE/Q9TjD7HYluKEEMaIT4sBIt7AZyGu3o4&#10;AqjLyN59veyQvRBr165NhQoVEuUYQsQdAfwH5RZC1NUaXIqA4guDK5RxTPYQnCMhQsFGb/bz8xMh&#10;6he4oV5BiL169ZJeh/qdCbFp06ZShudR4UsXpu4YACFOnjz5KMf1I4BsXxHIDuVISkoagx0CGMEd&#10;w0OHDqnnz5/PwCYfrsEYdrhKhUZjNceQXrx4sSwOyA9guHFvVCEoID09XXoeFidunAw7CAhGCdSJ&#10;RYE/3v3t27fLe3HmjAWEV10L6kcdoPHjx8v7sHPBcEfZ5cuXi/Lv6+tLvCjKNIHt5/Tp0/82IYKw&#10;z8Ql8y8Z0Phxpxu3oiYysIhgwv6RgcUD/wF6HCH+A5APehq2Xvp/ZpjLIj/yof7J1jj+Q/kp1lBf&#10;sPSyejksYGZ+9DwTGLg0inOUR2bFdoVgQsLXg2oAkxKu2GLrpD+XtoaOgP8AnOmiHEJH+czQ60P9&#10;UIz1MiiPNGd1oNwzVtjzhDLoENA4XDCHKcq/ASrYmiQfqe6/AAAAAElFTkSuQmCCUEsDBAoAAAAA&#10;AAAAIQAUwVBNzwUAAM8FAAAUAAAAZHJzL21lZGlhL2ltYWdlMS5wbmeJUE5HDQoaCgAAAA1JSERS&#10;AAAB4gAAAJsIBgAAAL6zmB4AAAABc1JHQgJAwH3FAAAACXBIWXMAAA7EAAAOxAGVKw4bAAAAGXRF&#10;WHRTb2Z0d2FyZQBNaWNyb3NvZnQgT2ZmaWNlf+01cQAABU9JREFUeNrt3StyHFcYhmHDQEHDLCFL&#10;MPQSBA2zDa0iUNDQ0NAb6Br3AYIqsVEmQIaGyUiuctnOXLp7zulze8BTNUzV+sFb8+kyr25ubl4B&#10;AHn4JgCAEAOAEANA8babzRshBoBMduP4+enu7rUQA0AGf4/jwy6Ej0IMAJlCvPfvdrN5J8QAkCnE&#10;u3H80sJE7agAVBnilxg3MFE7KgDVhriFidpRAag6xLVP1I4KQNUhrn2idlQAqg9xzRO1owLQRIhr&#10;nagdFYAmQvwihPdCDAC5QvwtxtdCDAD5QvxY00TtqAC0FeLKJmpHBaC9EFc0UTsqAK2GuIqJ2lEB&#10;aDPElUzUjgpAuyGuYKJ2VABaD3HRE7WjAtB2iAufqB0VgPZDXPBE7agA9BLiIidqRwWgjxAXOlE7&#10;KgD9hLjAidpRAegtxEVN1I4KQF8hLmyidlQA+gtxQRO1owLQa4iLmKgdFYA+Q1zIRO2oAPQb4gIm&#10;akcFoPcQZ52oHRWAvkO8txvHWyEGgEwhfrYN4a0QA0CmEL9M1MNwJcQAkCPEmSZqRwVAiDNO1N9f&#10;PL8d3242bwCgZM8TcsoQrz1Rf3/x8nApHwwAKrHmRC3EAJBxohZiADhkpYlaiAHgiDUmaiEGgBNS&#10;T9RCDACnJJ6ohRgAzkg5UQsxAEyQaqIWYgCYItFELcQAMFGKiVqIAWCG2BO1EAPAHJEnaiEGgJli&#10;TtRCDAALxJqohRgAlog0UQsxACwUY6IWYgC4wHM/hRgA8nm4v7//TYgBIJNdCH8JMQBktHSiFmIA&#10;iGPRRC3EABDJkolaiAEgorkTtRADQFyzJmohBoDI5kzUQgwACUydqIUYANKYNFELMQAkMmWiFmIA&#10;SOjcRC3EAJDWyYlaiAEgsVMTtRADwAqOTdRCDADrODhRCzEArOTQRC3EALCiXydqIQaAdf00UQsx&#10;AKzsx4laiAEgw7tiIQaATH78ObEQA8CKfv3NaSEGgPX872+JhRgAVnLov2sJMQCs4Nj/mxZiAEjv&#10;6CcwCTEAJHbqM4mFGAASOvURiEIMAGkdnaSFGAASOzVJCzEAJHRukhZiAEjn7CQtxACQyJRJWogB&#10;IIGpk7QQA0B8kydpIQaAyOZM0kIMABHtxvF2boSFGABiCOHxaRiuhBgAMtiG8HZJhIUYAC60dJIW&#10;YgC41AWTtBADwIUumaSFGAAucOkkLcQAsFSESVqIAWChGJO0EAPAArEmaSEGgLkiTtJCDAAzxZyk&#10;hRgAZog9SQsxAEyVYJIWYgCYKMUkLcQAMEGqSVqIAeCchJO0EAPA+RBfp4ywEAPA8Qi/Tx1hIQaA&#10;wxF+fLq7e71qiP8Zhj/2X/wTABQthK8rhPh6jQj/FGIAqME+lA8tTNJCDIAQZ5ykhRgAIc44SQsx&#10;AEKccZIWYgCEOOMkLcQACHHGSVqIARDijJO0EAMgxBknaSEGQIgzTtJCDEDfIc48SQsxAP2GuIBJ&#10;WogB6DnE2SdpIQagyxDvxvFDSc/jqAB0E+J9hL+UMkkLMQDdhXi72bwr7XkcFYAuQrwL4WOJz+Oo&#10;ADQf4hInaSEGoJsQlzhJCzEAXYS41ElaiAFoPsQlT9JCDEDzIS55khZiAJoOcemTtBAD0GyIa5ik&#10;hRiAZkNcwyQtxAA0GeJaJmkhBqC5ENc0SQsxAM2FuKZJWogBaCrEtU3SQgxAMyGucZIWYgCaCfE2&#10;hD9rfR5HBaD2EH+q+XkcFYB6QxzC1+0w/C7EAJAhxDVP0kIMQO0hrnqSFmIA6g1xA5O0EANQbYhb&#10;mKSFGIAq7cbxtqXncVQAqvI0DFdCDABE8R/8X5np7R8T3wAAAABJRU5ErkJgglBLAwQUAAYACAAA&#10;ACEAPubdBuEAAAALAQAADwAAAGRycy9kb3ducmV2LnhtbEyPMU/DMBCFdyT+g3VIbNQmaZs2xKkQ&#10;KAMDQxtQ10vsJqHxOYrdNv33uBOMT/fpve+yzWR6dtaj6yxJeJ4JYJpqqzpqJHyVxdMKmPNICntL&#10;WsJVO9jk93cZpspeaKvPO9+wUEIuRQmt90PKuatbbdDN7KAp3A52NOhDHBuuRryEctPzSIglN9hR&#10;WGhx0G+tro+7k5FQlNuy6BfR5/77vfio8Nitf5KrlI8P0+sLMK8n/wfDTT+oQx6cKnsi5VgfcpQs&#10;AiphFcfAboBYL+fAKglxMhfA84z//yH/BQAA//8DAFBLAQItABQABgAIAAAAIQCxgme2CgEAABMC&#10;AAATAAAAAAAAAAAAAAAAAAAAAABbQ29udGVudF9UeXBlc10ueG1sUEsBAi0AFAAGAAgAAAAhADj9&#10;If/WAAAAlAEAAAsAAAAAAAAAAAAAAAAAOwEAAF9yZWxzLy5yZWxzUEsBAi0AFAAGAAgAAAAhADS5&#10;tdLeBQAAWiAAAA4AAAAAAAAAAAAAAAAAOgIAAGRycy9lMm9Eb2MueG1sUEsBAi0AFAAGAAgAAAAh&#10;ADcnR2HMAAAAKQIAABkAAAAAAAAAAAAAAAAARAgAAGRycy9fcmVscy9lMm9Eb2MueG1sLnJlbHNQ&#10;SwECLQAKAAAAAAAAACEA5JAQReBBAADgQQAAFAAAAAAAAAAAAAAAAABHCQAAZHJzL21lZGlhL2lt&#10;YWdlMy5wbmdQSwECLQAKAAAAAAAAACEA24YkFb4fAAC+HwAAFAAAAAAAAAAAAAAAAABZSwAAZHJz&#10;L21lZGlhL2ltYWdlMi5wbmdQSwECLQAKAAAAAAAAACEAFMFQTc8FAADPBQAAFAAAAAAAAAAAAAAA&#10;AABJawAAZHJzL21lZGlhL2ltYWdlMS5wbmdQSwECLQAUAAYACAAAACEAPubdBuEAAAALAQAADwAA&#10;AAAAAAAAAAAAAABKcQAAZHJzL2Rvd25yZXYueG1sUEsFBgAAAAAIAAgAAAIAAFhyAAAAAA==&#10;">
                <v:shape id="_x0000_s1175" type="#_x0000_t75" style="position:absolute;width:61525;height:18459;visibility:visible;mso-wrap-style:square">
                  <v:fill o:detectmouseclick="t"/>
                  <v:path o:connecttype="none"/>
                </v:shape>
                <v:shape id="Рисунок 15380" o:spid="_x0000_s1176"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7yAAAAN4AAAAPAAAAZHJzL2Rvd25yZXYueG1sRI9BS8NA&#10;EIXvgv9hGcGb3bRSDWk3oRSqomC1lXods9MkNDsbsmsa/71zELzNMG/ee9+yGF2rBupD49nAdJKA&#10;Ii69bbgy8LHf3KSgQkS22HomAz8UoMgvL5aYWX/mdxp2sVJiwiFDA3WMXaZ1KGtyGCa+I5bb0fcO&#10;o6x9pW2PZzF3rZ4lyZ122LAk1NjRuqbytPt2Btzn23y/fZi9nLaH1y87rDB9vH825vpqXC1ARRrj&#10;v/jv+8lK/fltKgCCIzPo/BcAAP//AwBQSwECLQAUAAYACAAAACEA2+H2y+4AAACFAQAAEwAAAAAA&#10;AAAAAAAAAAAAAAAAW0NvbnRlbnRfVHlwZXNdLnhtbFBLAQItABQABgAIAAAAIQBa9CxbvwAAABUB&#10;AAALAAAAAAAAAAAAAAAAAB8BAABfcmVscy8ucmVsc1BLAQItABQABgAIAAAAIQBf/Or7yAAAAN4A&#10;AAAPAAAAAAAAAAAAAAAAAAcCAABkcnMvZG93bnJldi54bWxQSwUGAAAAAAMAAwC3AAAA/AIAAAAA&#10;">
                  <v:imagedata r:id="rId18" o:title=""/>
                  <v:path arrowok="t"/>
                  <o:lock v:ext="edit" aspectratio="f"/>
                </v:shape>
                <v:shape id="Блок-схема: альтернативний процес 15381" o:spid="_x0000_s1177"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SwxQAAAN4AAAAPAAAAZHJzL2Rvd25yZXYueG1sRE/bagIx&#10;EH0v9B/CFHyrWeuFZWsUKwpCaaG2tD4OmzG7uJksSVzXv28KQt/mcK4zX/a2ER35UDtWMBpmIIhL&#10;p2s2Cr4+t485iBCRNTaOScGVAiwX93dzLLS78Ad1+2hECuFQoIIqxraQMpQVWQxD1xIn7ui8xZig&#10;N1J7vKRw28inLJtJizWnhgpbWldUnvZnq+DQ/Hwf3evs/W2j/Uvo8okx44NSg4d+9QwiUh//xTf3&#10;Tqf503E+gr930g1y8QsAAP//AwBQSwECLQAUAAYACAAAACEA2+H2y+4AAACFAQAAEwAAAAAAAAAA&#10;AAAAAAAAAAAAW0NvbnRlbnRfVHlwZXNdLnhtbFBLAQItABQABgAIAAAAIQBa9CxbvwAAABUBAAAL&#10;AAAAAAAAAAAAAAAAAB8BAABfcmVscy8ucmVsc1BLAQItABQABgAIAAAAIQApjpSwxQAAAN4AAAAP&#10;AAAAAAAAAAAAAAAAAAcCAABkcnMvZG93bnJldi54bWxQSwUGAAAAAAMAAwC3AAAA+QIAAAAA&#10;" fillcolor="#c0504d" strokecolor="#f9f9f9" strokeweight="3pt">
                  <v:textbox>
                    <w:txbxContent>
                      <w:p w14:paraId="7E58AD8B"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15382" o:spid="_x0000_s1178"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wQ7xgAAAN4AAAAPAAAAZHJzL2Rvd25yZXYueG1sRE9Na8JA&#10;EL0L/Q/LFLxIs9FqCWlWEUXsSWxaD70N2WkSmp0N2Y3G/vquIPQ2j/c52WowjThT52rLCqZRDIK4&#10;sLrmUsHnx+4pAeE8ssbGMim4koPV8mGUYarthd/pnPtShBB2KSqovG9TKV1RkUEX2ZY4cN+2M+gD&#10;7EqpO7yEcNPIWRy/SIM1h4YKW9pUVPzkvVEwPy2mX8fffWKpyK/bU37YbfuJUuPHYf0KwtPg/8V3&#10;95sO8xfPyQxu74Qb5PIPAAD//wMAUEsBAi0AFAAGAAgAAAAhANvh9svuAAAAhQEAABMAAAAAAAAA&#10;AAAAAAAAAAAAAFtDb250ZW50X1R5cGVzXS54bWxQSwECLQAUAAYACAAAACEAWvQsW78AAAAVAQAA&#10;CwAAAAAAAAAAAAAAAAAfAQAAX3JlbHMvLnJlbHNQSwECLQAUAAYACAAAACEAytMEO8YAAADeAAAA&#10;DwAAAAAAAAAAAAAAAAAHAgAAZHJzL2Rvd25yZXYueG1sUEsFBgAAAAADAAMAtwAAAPoCAAAAAA==&#10;">
                  <v:imagedata r:id="rId19" o:title=""/>
                </v:shape>
                <v:shape id="Блок-схема: альтернативний процес 15383" o:spid="_x0000_s1179"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Y6xQAAAN4AAAAPAAAAZHJzL2Rvd25yZXYueG1sRE9Na8JA&#10;EL0L/Q/LCN50o1KJMRtJW2u9tdXS85Adk9DsbJpdNf57Vyj0No/3Oem6N404U+dqywqmkwgEcWF1&#10;zaWCr8PrOAbhPLLGxjIpuJKDdfYwSDHR9sKfdN77UoQQdgkqqLxvEyldUZFBN7EtceCOtjPoA+xK&#10;qTu8hHDTyFkULaTBmkNDhS09V1T87E9GQT77Pi3f+t+NjrdP+cdCLg8v716p0bDPVyA89f5f/Ofe&#10;6TD/cR7P4f5OuEFmNwAAAP//AwBQSwECLQAUAAYACAAAACEA2+H2y+4AAACFAQAAEwAAAAAAAAAA&#10;AAAAAAAAAAAAW0NvbnRlbnRfVHlwZXNdLnhtbFBLAQItABQABgAIAAAAIQBa9CxbvwAAABUBAAAL&#10;AAAAAAAAAAAAAAAAAB8BAABfcmVscy8ucmVsc1BLAQItABQABgAIAAAAIQDq1JY6xQAAAN4AAAAP&#10;AAAAAAAAAAAAAAAAAAcCAABkcnMvZG93bnJldi54bWxQSwUGAAAAAAMAAwC3AAAA+QIAAAAA&#10;" fillcolor="#9bbb59" strokecolor="#f9f9f9" strokeweight="3pt">
                  <v:textbox>
                    <w:txbxContent>
                      <w:p w14:paraId="7E58AD8C" w14:textId="166DDD12" w:rsidR="004B15C4" w:rsidRDefault="004B15C4" w:rsidP="004B15C4">
                        <w:pPr>
                          <w:pStyle w:val="a3"/>
                          <w:spacing w:before="0" w:beforeAutospacing="0" w:after="160" w:afterAutospacing="0" w:line="256" w:lineRule="auto"/>
                          <w:jc w:val="center"/>
                        </w:pPr>
                        <w:r>
                          <w:rPr>
                            <w:rFonts w:eastAsia="Times New Roman"/>
                            <w:sz w:val="16"/>
                            <w:szCs w:val="16"/>
                          </w:rPr>
                          <w:t xml:space="preserve">Create Region </w:t>
                        </w:r>
                        <w:del w:id="189" w:author="Bohdan Benetskyi" w:date="2017-02-22T11:11:00Z">
                          <w:r w:rsidDel="00957975">
                            <w:rPr>
                              <w:rFonts w:eastAsia="Times New Roman"/>
                              <w:sz w:val="16"/>
                              <w:szCs w:val="16"/>
                            </w:rPr>
                            <w:delText>Report</w:delText>
                          </w:r>
                        </w:del>
                        <w:ins w:id="190" w:author="Bohdan Benetskyi" w:date="2017-02-22T11:11:00Z">
                          <w:r w:rsidR="00957975">
                            <w:rPr>
                              <w:rFonts w:eastAsia="Times New Roman"/>
                              <w:sz w:val="16"/>
                              <w:szCs w:val="16"/>
                            </w:rPr>
                            <w:t>Worksheet</w:t>
                          </w:r>
                        </w:ins>
                      </w:p>
                    </w:txbxContent>
                  </v:textbox>
                </v:shape>
                <v:shape id="Блок-схема: альтернативний процес 15384" o:spid="_x0000_s1180"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VDwwAAAN4AAAAPAAAAZHJzL2Rvd25yZXYueG1sRE9Li8Iw&#10;EL4v+B/CCF5EU5+UahRRZPe04APPQzN9aDOpTdTuv98sCHubj+85y3VrKvGkxpWWFYyGEQji1OqS&#10;cwXn034Qg3AeWWNlmRT8kIP1qvOxxETbFx/oefS5CCHsElRQeF8nUrq0IINuaGviwGW2MegDbHKp&#10;G3yFcFPJcRTNpcGSQ0OBNW0LSm/Hh1HA136WfW7qy/dlHE+jCWL82N2V6nXbzQKEp9b/i9/uLx3m&#10;zybxFP7eCTfI1S8AAAD//wMAUEsBAi0AFAAGAAgAAAAhANvh9svuAAAAhQEAABMAAAAAAAAAAAAA&#10;AAAAAAAAAFtDb250ZW50X1R5cGVzXS54bWxQSwECLQAUAAYACAAAACEAWvQsW78AAAAVAQAACwAA&#10;AAAAAAAAAAAAAAAfAQAAX3JlbHMvLnJlbHNQSwECLQAUAAYACAAAACEAnJsFQ8MAAADeAAAADwAA&#10;AAAAAAAAAAAAAAAHAgAAZHJzL2Rvd25yZXYueG1sUEsFBgAAAAADAAMAtwAAAPcCAAAAAA==&#10;" fillcolor="#8064a2" strokecolor="#f9f9f9" strokeweight="3pt">
                  <v:textbox>
                    <w:txbxContent>
                      <w:p w14:paraId="7E58AD8D"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5385" o:spid="_x0000_s1181"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nfpxAAAAN4AAAAPAAAAZHJzL2Rvd25yZXYueG1sRE9Ni8Iw&#10;EL0v+B/CCF4WTVUUqUapC4KHXVi14HVsxrbYTEqS1frvNwsL3ubxPme16Uwj7uR8bVnBeJSAIC6s&#10;rrlUkJ92wwUIH5A1NpZJwZM8bNa9txWm2j74QPdjKEUMYZ+igiqENpXSFxUZ9CPbEkfuap3BEKEr&#10;pXb4iOGmkZMkmUuDNceGClv6qKi4HX+MAve1fZ+e8/Jwuky+MZu7zwzzQqlBv8uWIAJ14SX+d+91&#10;nD+bLmbw9068Qa5/AQAA//8DAFBLAQItABQABgAIAAAAIQDb4fbL7gAAAIUBAAATAAAAAAAAAAAA&#10;AAAAAAAAAABbQ29udGVudF9UeXBlc10ueG1sUEsBAi0AFAAGAAgAAAAhAFr0LFu/AAAAFQEAAAsA&#10;AAAAAAAAAAAAAAAAHwEAAF9yZWxzLy5yZWxzUEsBAi0AFAAGAAgAAAAhABrmd+nEAAAA3gAAAA8A&#10;AAAAAAAAAAAAAAAABwIAAGRycy9kb3ducmV2LnhtbFBLBQYAAAAAAwADALcAAAD4AgAAAAA=&#10;" fillcolor="#4f81bd" strokecolor="#f9f9f9" strokeweight="3pt">
                  <v:textbox>
                    <w:txbxContent>
                      <w:p w14:paraId="7E58AD8E" w14:textId="77777777" w:rsidR="004B15C4" w:rsidRDefault="004B15C4" w:rsidP="004B15C4">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5387" o:spid="_x0000_s1182"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0esxAAAAN4AAAAPAAAAZHJzL2Rvd25yZXYueG1sRE9Na8JA&#10;EL0X/A/LCL3VTZW2krqKKJVcG9NDb0N2mg3JzobsmkR/vVso9DaP9zmb3WRbMVDva8cKnhcJCOLS&#10;6ZorBcX542kNwgdkja1jUnAlD7vt7GGDqXYjf9KQh0rEEPYpKjAhdKmUvjRk0S9cRxy5H9dbDBH2&#10;ldQ9jjHctnKZJK/SYs2xwWBHB0Nlk1+sgpyqvSuaU9PVt/H7a5DZ6mgypR7n0/4dRKAp/Iv/3JmO&#10;819W6zf4fSfeILd3AAAA//8DAFBLAQItABQABgAIAAAAIQDb4fbL7gAAAIUBAAATAAAAAAAAAAAA&#10;AAAAAAAAAABbQ29udGVudF9UeXBlc10ueG1sUEsBAi0AFAAGAAgAAAAhAFr0LFu/AAAAFQEAAAsA&#10;AAAAAAAAAAAAAAAAHwEAAF9yZWxzLy5yZWxzUEsBAi0AFAAGAAgAAAAhAOAzR6zEAAAA3gAAAA8A&#10;AAAAAAAAAAAAAAAABwIAAGRycy9kb3ducmV2LnhtbFBLBQYAAAAAAwADALcAAAD4AgAAAAA=&#10;">
                  <v:imagedata r:id="rId27" o:title=""/>
                  <v:path arrowok="t"/>
                </v:shape>
                <v:shape id="Рисунок 15388" o:spid="_x0000_s1183"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WExwAAAN4AAAAPAAAAZHJzL2Rvd25yZXYueG1sRI9Ba8Mw&#10;DIXvg/0Ho0IvpXW2sRKyumUrDHZYD0tLzyLWEtNYDrbbpvv102Gwm8R7eu/TajP6Xl0oJhfYwMOi&#10;AEXcBOu4NXDYv89LUCkjW+wDk4EbJdis7+9WWNlw5S+61LlVEsKpQgNdzkOldWo68pgWYSAW7TtE&#10;j1nW2Gob8SrhvtePRbHUHh1LQ4cDbTtqTvXZG7C78yzu3I935ZHrz+Vh+1bMamOmk/H1BVSmMf+b&#10;/64/rOA/P5XCK+/IDHr9CwAA//8DAFBLAQItABQABgAIAAAAIQDb4fbL7gAAAIUBAAATAAAAAAAA&#10;AAAAAAAAAAAAAABbQ29udGVudF9UeXBlc10ueG1sUEsBAi0AFAAGAAgAAAAhAFr0LFu/AAAAFQEA&#10;AAsAAAAAAAAAAAAAAAAAHwEAAF9yZWxzLy5yZWxzUEsBAi0AFAAGAAgAAAAhAJ1RhYTHAAAA3gAA&#10;AA8AAAAAAAAAAAAAAAAABwIAAGRycy9kb3ducmV2LnhtbFBLBQYAAAAAAwADALcAAAD7AgAAAAA=&#10;">
                  <v:imagedata r:id="rId27" o:title=""/>
                </v:shape>
                <v:shape id="Рисунок 15389" o:spid="_x0000_s1184"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AfxAAAAN4AAAAPAAAAZHJzL2Rvd25yZXYueG1sRE9NawIx&#10;EL0X/A9hhF6kZq1UtlujWKHgQQ+u0vOwme6GbiZLEnXbX28Ewds83ufMl71txZl8MI4VTMYZCOLK&#10;acO1guPh6yUHESKyxtYxKfijAMvF4GmOhXYX3tO5jLVIIRwKVNDE2BVShqohi2HsOuLE/ThvMSbo&#10;a6k9XlK4beVrls2kRcOpocGO1g1Vv+XJKtC708jvzL81+TeX29lx/ZmNSqWeh/3qA0SkPj7Ed/dG&#10;p/lv0/wdbu+kG+TiCgAA//8DAFBLAQItABQABgAIAAAAIQDb4fbL7gAAAIUBAAATAAAAAAAAAAAA&#10;AAAAAAAAAABbQ29udGVudF9UeXBlc10ueG1sUEsBAi0AFAAGAAgAAAAhAFr0LFu/AAAAFQEAAAsA&#10;AAAAAAAAAAAAAAAAHwEAAF9yZWxzLy5yZWxzUEsBAi0AFAAGAAgAAAAhAPIdIB/EAAAA3gAAAA8A&#10;AAAAAAAAAAAAAAAABwIAAGRycy9kb3ducmV2LnhtbFBLBQYAAAAAAwADALcAAAD4AgAAAAA=&#10;">
                  <v:imagedata r:id="rId27" o:title=""/>
                </v:shape>
                <w10:wrap type="topAndBottom" anchorx="page" anchory="page"/>
                <w10:anchorlock/>
              </v:group>
            </w:pict>
          </mc:Fallback>
        </mc:AlternateContent>
      </w:r>
      <w:del w:id="176" w:author="Bohdan Benetskyi" w:date="2017-02-25T10:37:00Z">
        <w:r w:rsidR="005D730B" w:rsidDel="006E4A06">
          <w:rPr>
            <w:lang w:eastAsia="en-GB"/>
          </w:rPr>
          <w:delText xml:space="preserve">Now </w:delText>
        </w:r>
      </w:del>
      <w:del w:id="177" w:author="Bohdan Benetskyi" w:date="2017-02-25T10:36:00Z">
        <w:r w:rsidR="005D730B" w:rsidDel="006E4A06">
          <w:rPr>
            <w:lang w:eastAsia="en-GB"/>
          </w:rPr>
          <w:delText xml:space="preserve">we can create new </w:delText>
        </w:r>
        <w:r w:rsidR="005D730B" w:rsidDel="006E4A06">
          <w:rPr>
            <w:b/>
            <w:lang w:eastAsia="en-GB"/>
          </w:rPr>
          <w:delText>Dashboard</w:delText>
        </w:r>
        <w:r w:rsidR="005D730B" w:rsidDel="006E4A06">
          <w:rPr>
            <w:lang w:eastAsia="en-GB"/>
          </w:rPr>
          <w:delText xml:space="preserve"> and </w:delText>
        </w:r>
      </w:del>
      <w:ins w:id="178" w:author="Bohdan Benetskyi" w:date="2017-02-25T10:37:00Z">
        <w:r w:rsidR="006E4A06">
          <w:rPr>
            <w:lang w:eastAsia="en-GB"/>
          </w:rPr>
          <w:t xml:space="preserve">Make sure that at </w:t>
        </w:r>
      </w:ins>
      <w:ins w:id="179" w:author="Bohdan Benetskyi" w:date="2017-02-25T10:36:00Z">
        <w:r w:rsidR="006E4A06">
          <w:rPr>
            <w:lang w:eastAsia="en-GB"/>
          </w:rPr>
          <w:t xml:space="preserve">section </w:t>
        </w:r>
        <w:r w:rsidR="006E4A06">
          <w:rPr>
            <w:b/>
            <w:lang w:eastAsia="en-GB"/>
          </w:rPr>
          <w:t xml:space="preserve">3 </w:t>
        </w:r>
      </w:ins>
      <w:ins w:id="180" w:author="Bohdan Benetskyi" w:date="2017-02-25T10:37:00Z">
        <w:r w:rsidR="006E4A06" w:rsidRPr="006E4A06">
          <w:rPr>
            <w:lang w:eastAsia="en-GB"/>
            <w:rPrChange w:id="181" w:author="Bohdan Benetskyi" w:date="2017-02-25T10:37:00Z">
              <w:rPr>
                <w:b/>
                <w:lang w:eastAsia="en-GB"/>
              </w:rPr>
            </w:rPrChange>
          </w:rPr>
          <w:t>selec</w:t>
        </w:r>
        <w:r w:rsidR="006E4A06">
          <w:rPr>
            <w:lang w:eastAsia="en-GB"/>
          </w:rPr>
          <w:t xml:space="preserve">t type </w:t>
        </w:r>
        <w:r w:rsidR="009C2C9F">
          <w:rPr>
            <w:lang w:eastAsia="en-GB"/>
          </w:rPr>
          <w:t>is</w:t>
        </w:r>
        <w:r w:rsidR="006E4A06">
          <w:rPr>
            <w:lang w:eastAsia="en-GB"/>
          </w:rPr>
          <w:t xml:space="preserve"> </w:t>
        </w:r>
        <w:r w:rsidR="006E4A06" w:rsidRPr="009C2C9F">
          <w:rPr>
            <w:b/>
            <w:lang w:eastAsia="en-GB"/>
          </w:rPr>
          <w:t>Tiled</w:t>
        </w:r>
        <w:r w:rsidR="009C2C9F">
          <w:rPr>
            <w:lang w:eastAsia="en-GB"/>
          </w:rPr>
          <w:t xml:space="preserve">, and </w:t>
        </w:r>
      </w:ins>
      <w:r w:rsidR="005D730B" w:rsidRPr="009C2C9F">
        <w:rPr>
          <w:lang w:eastAsia="en-GB"/>
        </w:rPr>
        <w:t>move</w:t>
      </w:r>
      <w:r w:rsidR="005D730B">
        <w:rPr>
          <w:lang w:eastAsia="en-GB"/>
        </w:rPr>
        <w:t xml:space="preserve"> all worksheets inside</w:t>
      </w:r>
      <w:ins w:id="182" w:author="Bohdan Benetskyi" w:date="2017-02-25T10:36:00Z">
        <w:r w:rsidR="009C2C9F">
          <w:rPr>
            <w:lang w:eastAsia="en-GB"/>
          </w:rPr>
          <w:t xml:space="preserve"> </w:t>
        </w:r>
      </w:ins>
      <w:ins w:id="183" w:author="Bohdan Benetskyi" w:date="2017-02-25T10:38:00Z">
        <w:r w:rsidR="009C2C9F">
          <w:rPr>
            <w:lang w:eastAsia="en-GB"/>
          </w:rPr>
          <w:t>resulting view</w:t>
        </w:r>
        <w:r w:rsidR="009C2C9F">
          <w:rPr>
            <w:b/>
            <w:lang w:eastAsia="en-GB"/>
          </w:rPr>
          <w:t>(6)</w:t>
        </w:r>
        <w:r w:rsidR="009C2C9F">
          <w:rPr>
            <w:lang w:eastAsia="en-GB"/>
          </w:rPr>
          <w:t>.</w:t>
        </w:r>
      </w:ins>
      <w:del w:id="184" w:author="Bohdan Benetskyi" w:date="2017-02-25T10:36:00Z">
        <w:r w:rsidR="005D730B" w:rsidDel="006E4A06">
          <w:rPr>
            <w:lang w:eastAsia="en-GB"/>
          </w:rPr>
          <w:delText>:</w:delText>
        </w:r>
      </w:del>
    </w:p>
    <w:p w14:paraId="7E58ACFB" w14:textId="7D3677C1" w:rsidR="005D730B" w:rsidRDefault="0069620C">
      <w:pPr>
        <w:jc w:val="center"/>
        <w:rPr>
          <w:lang w:eastAsia="en-GB"/>
        </w:rPr>
        <w:pPrChange w:id="185" w:author="Bohdan Benetskyi" w:date="2017-02-22T16:58:00Z">
          <w:pPr/>
        </w:pPrChange>
      </w:pPr>
      <w:del w:id="186" w:author="Bohdan Benetskyi" w:date="2017-02-22T16:57:00Z">
        <w:r>
          <w:rPr>
            <w:lang w:eastAsia="en-GB"/>
          </w:rPr>
          <w:pict w14:anchorId="7E58AD46">
            <v:shape id="_x0000_i1041" type="#_x0000_t75" style="width:389.4pt;height:4.05pt">
              <v:imagedata r:id="rId49" o:title="2017-01-18 00_21_25-Tableau - Book2 - Tableau license expires in 7 days"/>
            </v:shape>
          </w:pict>
        </w:r>
      </w:del>
      <w:r w:rsidR="00C612FB">
        <w:rPr>
          <w:rStyle w:val="ab"/>
        </w:rPr>
        <w:commentReference w:id="187"/>
      </w:r>
      <w:ins w:id="188" w:author="Bohdan Benetskyi" w:date="2017-02-22T16:57:00Z">
        <w:r>
          <w:rPr>
            <w:lang w:eastAsia="en-GB"/>
          </w:rPr>
          <w:pict w14:anchorId="04983F7E">
            <v:shape id="_x0000_i1042" type="#_x0000_t75" style="width:317.4pt;height:252.85pt">
              <v:imagedata r:id="rId50" o:title="2017-02-22 16_55_52-Clean_Windows_7 Clone [Running] - Oracle VM VirtualBox"/>
            </v:shape>
          </w:pict>
        </w:r>
      </w:ins>
    </w:p>
    <w:p w14:paraId="7E58ACFC" w14:textId="77777777" w:rsidR="005D730B" w:rsidRDefault="005D730B" w:rsidP="002F7F5B">
      <w:pPr>
        <w:rPr>
          <w:lang w:eastAsia="en-GB"/>
        </w:rPr>
      </w:pPr>
    </w:p>
    <w:p w14:paraId="7E58ACFD" w14:textId="77777777" w:rsidR="005D730B" w:rsidRDefault="005D730B" w:rsidP="002F7F5B">
      <w:pPr>
        <w:rPr>
          <w:lang w:eastAsia="en-GB"/>
        </w:rPr>
      </w:pPr>
      <w:r>
        <w:rPr>
          <w:lang w:eastAsia="en-GB"/>
        </w:rPr>
        <w:t>In the right panel, you have filters from all sheets</w:t>
      </w:r>
      <w:r w:rsidR="00FF3559">
        <w:rPr>
          <w:lang w:eastAsia="en-GB"/>
        </w:rPr>
        <w:t xml:space="preserve"> -</w:t>
      </w:r>
      <w:r>
        <w:rPr>
          <w:lang w:eastAsia="en-GB"/>
        </w:rPr>
        <w:t xml:space="preserve"> if you need to make it global just select </w:t>
      </w:r>
      <w:r w:rsidR="00FF3559">
        <w:rPr>
          <w:lang w:eastAsia="en-GB"/>
        </w:rPr>
        <w:t xml:space="preserve">the </w:t>
      </w:r>
      <w:r>
        <w:rPr>
          <w:lang w:eastAsia="en-GB"/>
        </w:rPr>
        <w:t>proper option:</w:t>
      </w:r>
    </w:p>
    <w:p w14:paraId="7E58ACFE" w14:textId="6A577A0B" w:rsidR="00101093" w:rsidDel="003152C6" w:rsidRDefault="005D730B">
      <w:pPr>
        <w:jc w:val="center"/>
        <w:rPr>
          <w:del w:id="189" w:author="Bohdan Benetskyi" w:date="2017-02-22T16:36:00Z"/>
          <w:lang w:eastAsia="en-GB"/>
        </w:rPr>
        <w:pPrChange w:id="190" w:author="Bohdan Benetskyi" w:date="2017-02-25T10:41:00Z">
          <w:pPr/>
        </w:pPrChange>
      </w:pPr>
      <w:r>
        <w:rPr>
          <w:noProof/>
          <w:lang w:val="en-GB" w:eastAsia="en-GB"/>
        </w:rPr>
        <w:drawing>
          <wp:inline distT="0" distB="0" distL="0" distR="0" wp14:anchorId="7E58AD47" wp14:editId="7E58AD48">
            <wp:extent cx="3894477" cy="1400175"/>
            <wp:effectExtent l="0" t="0" r="0" b="0"/>
            <wp:docPr id="15391" name="Рисунок 15391" descr="C:\Users\BohdanPC\AppData\Local\Microsoft\Windows\INetCacheContent.Word\2017-01-18 00_23_00-Tableau - Book2 - Tableau license expires in 7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BohdanPC\AppData\Local\Microsoft\Windows\INetCacheContent.Word\2017-01-18 00_23_00-Tableau - Book2 - Tableau license expires in 7 day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087" cy="1418371"/>
                    </a:xfrm>
                    <a:prstGeom prst="rect">
                      <a:avLst/>
                    </a:prstGeom>
                    <a:noFill/>
                    <a:ln>
                      <a:noFill/>
                    </a:ln>
                  </pic:spPr>
                </pic:pic>
              </a:graphicData>
            </a:graphic>
          </wp:inline>
        </w:drawing>
      </w:r>
    </w:p>
    <w:p w14:paraId="7E58ACFF" w14:textId="38F1EB9C" w:rsidR="00FF3559" w:rsidDel="003152C6" w:rsidRDefault="00FF3559">
      <w:pPr>
        <w:jc w:val="center"/>
        <w:rPr>
          <w:del w:id="191" w:author="Bohdan Benetskyi" w:date="2017-02-22T16:36:00Z"/>
          <w:lang w:eastAsia="en-GB"/>
        </w:rPr>
        <w:pPrChange w:id="192" w:author="Bohdan Benetskyi" w:date="2017-02-25T10:41:00Z">
          <w:pPr/>
        </w:pPrChange>
      </w:pPr>
    </w:p>
    <w:p w14:paraId="7E58AD00" w14:textId="0A69F3F9" w:rsidR="0058362C" w:rsidRDefault="00FF3559">
      <w:pPr>
        <w:jc w:val="center"/>
        <w:rPr>
          <w:ins w:id="193" w:author="Bohdan Benetskyi" w:date="2017-02-25T10:06:00Z"/>
          <w:lang w:eastAsia="en-GB"/>
        </w:rPr>
        <w:pPrChange w:id="194" w:author="Bohdan Benetskyi" w:date="2017-02-25T10:41:00Z">
          <w:pPr/>
        </w:pPrChange>
      </w:pPr>
      <w:del w:id="195" w:author="Bohdan Benetskyi" w:date="2017-02-22T16:36:00Z">
        <w:r w:rsidDel="003152C6">
          <w:rPr>
            <w:lang w:eastAsia="en-GB"/>
          </w:rPr>
          <w:delText xml:space="preserve">That is it!  You have successfully completed this </w:delText>
        </w:r>
        <w:commentRangeStart w:id="196"/>
        <w:r w:rsidDel="003152C6">
          <w:rPr>
            <w:lang w:eastAsia="en-GB"/>
          </w:rPr>
          <w:delText>section</w:delText>
        </w:r>
        <w:commentRangeEnd w:id="196"/>
        <w:r w:rsidR="004327F7" w:rsidDel="003152C6">
          <w:rPr>
            <w:rStyle w:val="ab"/>
          </w:rPr>
          <w:commentReference w:id="196"/>
        </w:r>
        <w:r w:rsidDel="003152C6">
          <w:rPr>
            <w:lang w:eastAsia="en-GB"/>
          </w:rPr>
          <w:delText>!</w:delText>
        </w:r>
      </w:del>
    </w:p>
    <w:p w14:paraId="1DC1507B" w14:textId="77777777" w:rsidR="0058362C" w:rsidRDefault="0058362C">
      <w:pPr>
        <w:rPr>
          <w:ins w:id="197" w:author="Bohdan Benetskyi" w:date="2017-02-25T10:06:00Z"/>
          <w:lang w:eastAsia="en-GB"/>
        </w:rPr>
      </w:pPr>
      <w:ins w:id="198" w:author="Bohdan Benetskyi" w:date="2017-02-25T10:06:00Z">
        <w:r>
          <w:rPr>
            <w:lang w:eastAsia="en-GB"/>
          </w:rPr>
          <w:br w:type="page"/>
        </w:r>
      </w:ins>
    </w:p>
    <w:p w14:paraId="40A4B96A" w14:textId="7594948D" w:rsidR="00FF3559" w:rsidRDefault="00FF3559" w:rsidP="003A77C4">
      <w:pPr>
        <w:rPr>
          <w:ins w:id="199" w:author="Bohdan Benetskyi" w:date="2017-02-25T10:07:00Z"/>
          <w:lang w:eastAsia="en-GB"/>
        </w:rPr>
      </w:pPr>
    </w:p>
    <w:p w14:paraId="6013CA86" w14:textId="701FC2CE" w:rsidR="0058362C" w:rsidRDefault="0058362C" w:rsidP="003A77C4">
      <w:pPr>
        <w:rPr>
          <w:ins w:id="200" w:author="Bohdan Benetskyi" w:date="2017-02-25T10:07:00Z"/>
          <w:lang w:eastAsia="en-GB"/>
        </w:rPr>
      </w:pPr>
    </w:p>
    <w:p w14:paraId="0D813A9F" w14:textId="1DD03534" w:rsidR="0058362C" w:rsidRDefault="0058362C">
      <w:pPr>
        <w:pStyle w:val="2"/>
        <w:rPr>
          <w:ins w:id="201" w:author="Bohdan Benetskyi" w:date="2017-02-25T10:09:00Z"/>
          <w:lang w:eastAsia="en-GB"/>
        </w:rPr>
        <w:pPrChange w:id="202" w:author="Bohdan Benetskyi" w:date="2017-02-25T10:09:00Z">
          <w:pPr/>
        </w:pPrChange>
      </w:pPr>
      <w:ins w:id="203" w:author="Bohdan Benetskyi" w:date="2017-02-25T10:09:00Z">
        <w:r w:rsidRPr="0058362C">
          <w:rPr>
            <w:lang w:eastAsia="en-GB"/>
          </w:rPr>
          <w:t>Let's summarize our lesson</w:t>
        </w:r>
      </w:ins>
      <w:ins w:id="204" w:author="Bohdan Benetskyi" w:date="2017-02-25T10:08:00Z">
        <w:r w:rsidRPr="00445D7C">
          <w:rPr>
            <w:noProof/>
            <w:lang w:val="en-GB" w:eastAsia="en-GB"/>
          </w:rPr>
          <mc:AlternateContent>
            <mc:Choice Requires="wpc">
              <w:drawing>
                <wp:anchor distT="0" distB="0" distL="114300" distR="114300" simplePos="0" relativeHeight="251706368" behindDoc="0" locked="1" layoutInCell="1" allowOverlap="1" wp14:anchorId="1897E875" wp14:editId="18B4D43C">
                  <wp:simplePos x="0" y="0"/>
                  <wp:positionH relativeFrom="page">
                    <wp:align>center</wp:align>
                  </wp:positionH>
                  <wp:positionV relativeFrom="page">
                    <wp:posOffset>528955</wp:posOffset>
                  </wp:positionV>
                  <wp:extent cx="6152515" cy="1845945"/>
                  <wp:effectExtent l="0" t="0" r="635" b="1905"/>
                  <wp:wrapTopAndBottom/>
                  <wp:docPr id="14" name="Полотно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Рисунок 2"/>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6152515" cy="1845945"/>
                            </a:xfrm>
                            <a:prstGeom prst="rect">
                              <a:avLst/>
                            </a:prstGeom>
                          </pic:spPr>
                        </pic:pic>
                        <wps:wsp>
                          <wps:cNvPr id="6" name="Блок-схема: альтернативний процес 6"/>
                          <wps:cNvSpPr/>
                          <wps:spPr>
                            <a:xfrm>
                              <a:off x="94275" y="551475"/>
                              <a:ext cx="1005840" cy="731520"/>
                            </a:xfrm>
                            <a:prstGeom prst="flowChartAlternateProcess">
                              <a:avLst/>
                            </a:prstGeom>
                            <a:solidFill>
                              <a:srgbClr val="C0504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DC35F"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First Worksheet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3542325" y="0"/>
                              <a:ext cx="558800" cy="558800"/>
                            </a:xfrm>
                            <a:prstGeom prst="rect">
                              <a:avLst/>
                            </a:prstGeom>
                          </pic:spPr>
                        </pic:pic>
                        <wps:wsp>
                          <wps:cNvPr id="8" name="Блок-схема: альтернативний процес 8"/>
                          <wps:cNvSpPr/>
                          <wps:spPr>
                            <a:xfrm>
                              <a:off x="1180125" y="570525"/>
                              <a:ext cx="1005840" cy="731520"/>
                            </a:xfrm>
                            <a:prstGeom prst="flowChartAlternateProcess">
                              <a:avLst/>
                            </a:prstGeom>
                            <a:solidFill>
                              <a:srgbClr val="9BBB59"/>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E147D" w14:textId="77777777" w:rsidR="0058362C" w:rsidRDefault="0058362C" w:rsidP="0058362C">
                                <w:pPr>
                                  <w:pStyle w:val="a3"/>
                                  <w:spacing w:before="0" w:beforeAutospacing="0" w:after="160" w:afterAutospacing="0" w:line="256" w:lineRule="auto"/>
                                  <w:jc w:val="center"/>
                                </w:pPr>
                                <w:r>
                                  <w:rPr>
                                    <w:rFonts w:eastAsia="Times New Roman"/>
                                    <w:sz w:val="16"/>
                                    <w:szCs w:val="16"/>
                                  </w:rPr>
                                  <w:t xml:space="preserve">Create Region </w:t>
                                </w:r>
                                <w:del w:id="205" w:author="Bohdan Benetskyi" w:date="2017-02-22T11:11:00Z">
                                  <w:r w:rsidDel="00957975">
                                    <w:rPr>
                                      <w:rFonts w:eastAsia="Times New Roman"/>
                                      <w:sz w:val="16"/>
                                      <w:szCs w:val="16"/>
                                    </w:rPr>
                                    <w:delText>Report</w:delText>
                                  </w:r>
                                </w:del>
                                <w:ins w:id="206" w:author="Bohdan Benetskyi" w:date="2017-02-22T11:11:00Z">
                                  <w:r>
                                    <w:rPr>
                                      <w:rFonts w:eastAsia="Times New Roman"/>
                                      <w:sz w:val="16"/>
                                      <w:szCs w:val="16"/>
                                    </w:rPr>
                                    <w:t>Worksheet</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Блок-схема: альтернативний процес 9"/>
                          <wps:cNvSpPr/>
                          <wps:spPr>
                            <a:xfrm>
                              <a:off x="2265975" y="570525"/>
                              <a:ext cx="1005840" cy="731520"/>
                            </a:xfrm>
                            <a:prstGeom prst="flowChartAlternateProcess">
                              <a:avLst/>
                            </a:prstGeom>
                            <a:solidFill>
                              <a:srgbClr val="8064A2"/>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EBF6"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Bar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Блок-схема: альтернативний процес 10"/>
                          <wps:cNvSpPr/>
                          <wps:spPr>
                            <a:xfrm>
                              <a:off x="3370875" y="558800"/>
                              <a:ext cx="1005840" cy="731520"/>
                            </a:xfrm>
                            <a:prstGeom prst="flowChartAlternateProcess">
                              <a:avLst/>
                            </a:prstGeom>
                            <a:solidFill>
                              <a:srgbClr val="4F81BD"/>
                            </a:solidFill>
                            <a:ln w="38100">
                              <a:solidFill>
                                <a:srgbClr val="F9F9F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FF1AA"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Pie Chart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Рисунок 11"/>
                            <pic:cNvPicPr>
                              <a:picLocks noChangeAspect="1"/>
                            </pic:cNvPicPr>
                          </pic:nvPicPr>
                          <pic:blipFill>
                            <a:blip r:embed="rId26"/>
                            <a:stretch>
                              <a:fillRect/>
                            </a:stretch>
                          </pic:blipFill>
                          <pic:spPr>
                            <a:xfrm>
                              <a:off x="352426" y="75225"/>
                              <a:ext cx="485480" cy="476250"/>
                            </a:xfrm>
                            <a:prstGeom prst="rect">
                              <a:avLst/>
                            </a:prstGeom>
                          </pic:spPr>
                        </pic:pic>
                        <pic:pic xmlns:pic="http://schemas.openxmlformats.org/drawingml/2006/picture">
                          <pic:nvPicPr>
                            <pic:cNvPr id="12" name="Рисунок 12"/>
                            <pic:cNvPicPr/>
                          </pic:nvPicPr>
                          <pic:blipFill>
                            <a:blip r:embed="rId26"/>
                            <a:stretch>
                              <a:fillRect/>
                            </a:stretch>
                          </pic:blipFill>
                          <pic:spPr>
                            <a:xfrm>
                              <a:off x="1494450" y="75225"/>
                              <a:ext cx="485140" cy="476250"/>
                            </a:xfrm>
                            <a:prstGeom prst="rect">
                              <a:avLst/>
                            </a:prstGeom>
                          </pic:spPr>
                        </pic:pic>
                        <pic:pic xmlns:pic="http://schemas.openxmlformats.org/drawingml/2006/picture">
                          <pic:nvPicPr>
                            <pic:cNvPr id="13" name="Рисунок 13"/>
                            <pic:cNvPicPr/>
                          </pic:nvPicPr>
                          <pic:blipFill>
                            <a:blip r:embed="rId26"/>
                            <a:stretch>
                              <a:fillRect/>
                            </a:stretch>
                          </pic:blipFill>
                          <pic:spPr>
                            <a:xfrm>
                              <a:off x="2570775" y="82550"/>
                              <a:ext cx="485140" cy="476250"/>
                            </a:xfrm>
                            <a:prstGeom prst="rect">
                              <a:avLst/>
                            </a:prstGeom>
                          </pic:spPr>
                        </pic:pic>
                      </wpc:wpc>
                    </a:graphicData>
                  </a:graphic>
                </wp:anchor>
              </w:drawing>
            </mc:Choice>
            <mc:Fallback>
              <w:pict>
                <v:group w14:anchorId="1897E875" id="Полотно 14" o:spid="_x0000_s1185" editas="canvas" style="position:absolute;margin-left:0;margin-top:41.65pt;width:484.45pt;height:145.35pt;z-index:251706368;mso-position-horizontal:center;mso-position-horizontal-relative:page;mso-position-vertical-relative:page" coordsize="61525,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owD4QUAABogAAAOAAAAZHJzL2Uyb0RvYy54bWzsWdFu2zYUfR+wfxD0&#10;nlqSJUs26hSO0wwFgi5oO/SZlqlYqCRqFB0nGwasG7anvewP9gnFgALdunW/oPzRziUlJ26SNViS&#10;pRmcwDYpkpeXh/eeS17df3CYZ9YBl1UqiqHt3nNsixexmKbF/tD+4tnORmRblWLFlGWi4EP7iFf2&#10;g81PP7m/KAfcEzORTbm0IKSoBotyaM+UKgedThXPeM6qe6LkBRoTIXOmUJX7nalkC0jPs47nOL3O&#10;QshpKUXMqwpPt02jvanlJwmP1edJUnFlZUMbuin9LfX3hL47m/fZYF+ycpbGjRrsX2iRs7TApEtR&#10;20wxay7TM6LyNJaiEom6F4u8I5IkjbleA1bjOu+tZsyKA1bpxcRAp1UQpWuUO9kHBhA5WGAzOMpl&#10;Gg/wadBA6cxkH94VjFJzye1GSH4pGTmTL+blBoApmUonaZaqI73JQICUKg720nhPmkr8+GBPWul0&#10;aHu2VbActlX/Ur85fnn8ff1n/a7+3fJoc2kcdTUDGS1sV8QvKjR1Vtt0dWWKSZaWO2mW0b5SuVkM&#10;rOfDVmp2dlvE85wXypiq5BnWJYpqlpaVbckBzyccC5CPpq42Hn6oditF06FkzOdrLxo5Tt/b2hgH&#10;znjDd8KHG6O+H26EzsPQd/zIHbvjb2i06w/mFcfiWLZdpq0tu/4Zbc81wcarjBVqa7YOmPYZQkor&#10;1P5qFfGIICFdKyW5imdUTIDWE/icGbNs0NCeoEm4VyVtJBscJjKnX+BlHWq3PFq6JYEQ42HPDbzA&#10;DWwrRpsb+UHfD2hvoUM7vJSV+oyL3KICEIUOGlF2AG1N17ZLs/FGAa0Z9CEPAAFV7R6jdjnciH7O&#10;c92nM1ZyqEBiT0y1tzTVn+u3ZKQbsNcf6tf1H/WrgVW/qt8e/3T8Xf36+FvY8CuU3tS/ovSm/s2q&#10;/8LDd8c/ovGl1aPlN6KfAsmmdgGofd8LgR7ACwLXRxHdjYkRuq7jBJEPbiR0wy6w1qx4MbhJJhbj&#10;GZNqlCkuC6b4nuHfixGHkYgsnbbOVMn9yTiTxsLGTuD4281+rnTLCmsxtLsRNNSiVxpXZOz06f+s&#10;DCwiK7DhBJUBR5fUUcYJgqx4whNwCFDwzAwUdvhSNRbHcF7jm9WMTbnROHDw107WjtDmqAWSZOMI&#10;jexGQNvTCGllG+Ns+ut90VFrqViz9H8azNsRemZRqOXgPC2EPG9lGVbVzGz6tyAZaAgldTg51Pza&#10;i6grPZqI6RFIVwq4GAymKuOdFP62yyq1xyTiJh7iLIDWmZBf2dYCcXVoV1/OGYWC7FEBp+q7Phmb&#10;0hU/CGFtljzdMjndUszzsQANuXo2XaT+KmuLiRT5c/jgiGZFEytizD20YyXbyliZeI9DRMxHI93N&#10;xJjd4imFUrM/xA/PDp8zWTYkosA/j0XryGzwHpeYvgR5IUZzJZJUE80JTg2kIJW7F1PDJVGtxtSQ&#10;TOF03CQjovptBU7jt+vA2Q18r+sZlm9OtW34DIIoAl9pfm/KxvXvWPDETaI5510teC7pDHH5w8HT&#10;dSPHbYANQgcnEXKBjyd89re2toJzQh9Ft3X4REigzdLXybNx3bjBTYdPvTknYWEdPgcnofaS4ZPQ&#10;u/HDef+a+GW535fiF8/rBf32eP4R8kvk9PyRvkrjML1yAl/zi76w3ja/hDrcr/nlKsfz/4RfXJzB&#10;ruUAA0GIXKTzpRim2w2dqGUYcxb8qE4w/k7kbq0TAJQ5S/TJsr3Om8zE7Z9gQp0rWDPMVRiG7sj4&#10;3JmkuouMy7lZdTSAPU6nAMhmUddpdasQSA0W+3xUlcjBUm6FDtmr3W81YdA117dlbrrN1V0had0N&#10;PN9Dapfyp4H3/gXRjwI/aq7fftjzgjZ1eH3Xb4IXn7tjXBe9snHPvLNpree28ks3YC6u3/d9WMHF&#10;9uK26fi1vegMtNu9iIz09pxml/+hvXhIO4XN+S3yAsMfJwko8MtN2wven+j3z2DylTfcp+son36l&#10;v/k3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OSQ&#10;EEXgQQAA4EEAABQAAABkcnMvbWVkaWEvaW1hZ2UzLnBuZ4lQTkcNChoKAAAADUlIRFIAAAEHAAAB&#10;AggGAAAA82YSFAAAAAFzUkdCAK7OHOkAAAAJcEhZcwAADsQAAA7EAZUrDhsAAAAZdEVYdFNvZnR3&#10;YXJlAE1pY3Jvc29mdCBPZmZpY2V/7TVxAABBYElEQVR4Xu1dB3gVxRY+SUgnIST03qVLbwKC+LBj&#10;A6RLEQQFQRBQngpWsNCRbgEr+lREsTxRkU4oUkSa9E5ISCPlpr3/7N0AD1N25t4ku3tn/OZLMOfs&#10;zvwz979TTin20ksvkSoKAYWAuRB48cUXQ9CiaqjVUWui1kGthFoWtTiqN2oi6iXUE6iHUQ/oP4+9&#10;/PLLDld7VMzVByh9hYBCwHUEQAb+eEoz1M6obVEbolZF9RJ8ehrkD+F56/DzW9TfQBQpgs/QxBU5&#10;yKCmdBQCbkIAH+IWeNT9qPeg3ozKKwJXii+UG+h1BH7uxjvew8/lIIlYkQcrchBBS8kqBNyAAD6s&#10;EXhMN9S+qLcW8Jc0E85s1DF475v4uRQkkW6kG4ocjKCkZBQCbkAAH87KeMxA1EdR+RyhMAufXSxA&#10;7YV2jAFB7Mrv5Yoc8kNI/V0h4CICOinwEn8wKh8oFmXhlcpatGksCIK3G7kWRQ5FOUzq3bZGAB/A&#10;cujgE6jDUUubqLMl0JZ30b4KIIhXc2uXIgcTjZhqij0QwIcuAD15DHUcajUT9+oVtNUPBPFiTm1U&#10;5GDikVNNsx4C+LDdhVZPQW1lkda/gDafAUEsurG9ihwsMoKqmeZGAB+wGmjhZNQB5m5pjq2bjfbv&#10;AUFsvv6vihwsOJKqyeZBAB8qNlJ6EvUF1DLmaZlQS9gAaxb60uF6y0pFDkIYKmGFwDUE8GFqgn+x&#10;7cC/CgqX2JQLdC7hOB2P3UtRV45SXOoVSkqLo6ysTArwDaUw/xAqF1Kb6kQ0p6ol6pGPt59sU3gb&#10;9DTqG9kPUOQgC6XS81gEQAr8ueEP0vOooe4G4hiIYPf532jfxXV0PG4/JYAg0jPZKtpB3t6+5O3l&#10;o70yEwSRkemAfbU/+fr4U4WQOtSq4t10e40BFBFUUaZZo9A3NpKKZmVFDjIQKh2PRQAfHvZ5mIXa&#10;xZ0gJDpiafPpVbThxH/oSMxOSk6/jA+8HwX4BFGwXxAIwIuycnkh72uy8N+FKwdoxb7t9PORpfRA&#10;3bF070282xEqzCi9UN9R5CCEmxL2dARADMOAwTTUku7C4lzCEfr56Ie06eSXdBHbBv9i/hToG4wt&#10;Q2lsHa7RQW7EwO1w/g3rBxBJYLHi5Mi4Qkt2jqH9UVvoqTaL8cxAkeY+in4uxOohQ60cRGBTsh6J&#10;ABsLoePT9W9Vt2BwJv4QfXdoPm0+9RUlOKKxOgih8KBrhHA9MYi8kLcaxbz9qXRwRdp4agWlZzlo&#10;wi0f4SyC/bEMlcaQqoZ6RJGDIbyUkKciAGK4A32fj8pXlS6XmORztOrAXPr12HIcLF6mEP8wKhno&#10;JAVZQsipUfysUsEVaMvpr2kl3vdw/bFG2843F3w4qcjBKGJKzrMQACnwqd8kVLZdcJ4AulAcGSm0&#10;+tAi1HcoJvkUlQgIp7ACIIXrm8gEERYYgRXKPOpcvTeFB5Y32oMOEPxUrRyMwqXkPAYBEAMHWeFD&#10;OY6x4HLZevpb+nzfVDp2eRcV9y+B7UNZt68UcmukL7YY0Ulnacupb+juOuziYajUYylFDoawUkKe&#10;goBu/syuzUwQLpULV07QJ3teoY0nV5BfMT+QQplCI4XshvPqgW899l+KVOTg0mgqZY9GAMQwAQC8&#10;5o4vzZ/+fg/Xiq9TfMpZbCHYIRNXkdfdPhQm0H6wgbhw5TDsIjKu2kjk834ORqNWDoU5SOpd5kQA&#10;pMAuzLxa6O1qC88m/E3v7pxAf5z7EYeNsGAMdK4Wsi8cXX2+nL43pePMg20hDBZNUG0rDKKlxOyJ&#10;AIiBr+7eR+Xgri6VH/9+nz7dO5mScQtRFFuI3BqfmZVOxf3KGV018GO0MHKKHFyaDkrZygiAGB5G&#10;+xejhrvSD76eXLLjGe3aMBSrhdCAUprvgxkKW1Y60pOpalh9zcrSYDmpyMEgUkrMfgiAGPiaks8X&#10;XCpbcBPx7s5xFJtyjiL4ahJPMwsxODvGLSpGjcpydDjD5aAiB8NYKUG7IABSCEJf+JpyoCt9Sstw&#10;0Ed7XoLdwhyYOwfi0DGiyA4c8+pHClYNFUPrU5NynA7DcNmiyMEwVkrQDgiAGKqhHx+itnelP2fi&#10;D9O8yBF08NImzcjIGzZSRXUTkVc/vLy86EpaPPWvPZT8fIT8KyIVObgyQ5SupRAAMbRDgz9GZYKQ&#10;LutOfE7v7RxPKelxcIsug+tBvgMwfAsg/V5RRSaGhNTLVDeiHXWp0V9End219yhyEIFMyVoWARAD&#10;J4/hGInBsp3IyEyn5btfhCnyXAr2DYKlY5hGDGYt6dj2eHsF0NDmM+GIJRQAZh08MqMUOZh1ZFW7&#10;3IYAiGEiHsZu1tLl4pWT2EY8QXsvrIF/AkeC8zblNuJaB7MQMSqaRrRcRDXCOeGVUOHVlVbUVaYQ&#10;bkrYKgiAFNhHeRYq542QLrsQkWn+tuG4jTiLbUQ5Exg05d0V3k5EJ12ku+qMoq41B4r2ey8Uvlfk&#10;IAqbkrcMAiAGtltYhnqvK43meAsfYivhi9S2of7mvI24vn9MDDHJF6l1pYdoSNOroSBFIJiBLUWy&#10;IgcRyJSsZRDQQ8R/hAZzGnupwteUi3aMpV+Pvqu5Vvt4+Zp8GwHPDS9vupx8gRqU7kxPt1mCNgt7&#10;mXNYesbtalHbCqnpo5TMiACIoTXaxXtm6SS1UVdO0ZytQ+nPi7/r5wvO+IxmLt4ghtjUi1SzZHOa&#10;2P5DhIVjUw6h4oD0uBuzbytyEMJQCZsVARDDnToxSJtCH4iKpJlbhmBpfkw/XzCHCXRemPOKITYl&#10;iiqHNqBJHf8DHwqp7s++MaENv1ORg1lnu2qXYQRADHyRvwSVQ5xJlbXHP6GlO8ZRJqVhK2Ee34j8&#10;iCGOiaFEfXq+40oKC5BK4L0V75iS03sUOUhNJaVkFgRADOPRFk4sI10++/MN+mLfK/jWLU4B3sVN&#10;f77AHdW2EikXqVpYY6wYVlJJOWK4iEcNwqohSZGD9PRRimZEAMTAR/IcoEWqcFzHxTuexsHjMphB&#10;h8N6oZjpzxe4o9mHj3zG8FzHL7FikMrCx1lyBoMY9ucGnlo5SE0rpVSUCOjBX9nicYhsOy7jW3fG&#10;pkG0L4oNm2C/gAeZ/eAxe8UQg1uJOhFt6bkOn2tXrJJlDIhhdV66ihwkkVVqRYMAiKE43sw2DA/J&#10;tuB0/EF6c+OjyEG5T4vIbEanqZz65s12DDBwali2Cz3b/hN4g4bIQvAaiIHD7edZFDnkh5D6u2kQ&#10;ADHwidunqEL+x9d3YM+F32jWlsHIGRGL5XgpLd+kFQp4gS6BGJqXv4fG37JM5royu5tzQQyc4zPf&#10;osghX4iUgBkQ0I2bPkdbmsu2Zx3yUC7Y9gQMhDJx+FjCUsQQkxRFbSp1p6fbLoH7tfSlDN/ojDaK&#10;nyIHo0gpuSJDAMTQAC//CrWObCO+OTiPlu96HqQQCHPoIMtsJTh9bnTSJepQtR+NabNAJA7kjVB9&#10;gBUD5/o0XBQ5GIZKCRYFAiCGFjoxVJZ9/we7nqVvDszSthE+Xta4kcjua3RyFN1eYxg90XIWbikM&#10;x4D8BzHgfzwmip8iB1HElHyhIQBi6ISXrUCVuqtLz0yjeVtH0u8nPsDBIx9X8PewuU2hr4GLFQNu&#10;Je6pPRoxGVwy43gPzxyKVYPw4Yoih0Kb6upFIgiAGNijkkO6hYnoZcsmITza9E2P0c5z3yHwq/Oq&#10;0iolC3aa7ET1QN1naGCT111p9mKQwuOyD1DkIIuc0iswBEAMPfFwvq4MkHnJZYSKf2NDbzocs51K&#10;6aHcZJ5TFDp8e3I55QL1rD+J+jSe4koTFoAYXIplocjBFfiVrtsRADEMwkPZwImDtQgXDv76xoae&#10;dD7xMLYSpS1zI+FMl5cOk+ho6tf4VepeX9rwkzGbBWJ4Whi8GxQUObiKoNJ3GwIghifxsLmoUidv&#10;h6J30Fsb+yOw6hkklrESMRBILA2h3eJoEIK0dLvpKVcwnQZieM6VB2TrKnJwB4rqGS4jAGIYi4dM&#10;l33Qngu/09ubBlJ6ZjyCv4abLLFM7r3iLFTpIIaE1AQtGOxdtYbKQsB6U0AML7nygOt1FTm4C0n1&#10;HGkEXM0+FXlmNc3YPBhRlrMoCCbF5so4lQ8xZDoo0XEFwWDn4sryUWkMofgsiEEqNlxuL1Xk4Mpw&#10;KF2XEQAx8Dfdi7IP+u3YR7B6HEkBxfxhOWgl4yYvSstMRdKZVHqi1Xy6rTpHz5cuo0AM86S1c1FU&#10;5OBuRNXzDCMAYpjK33iGFW4Q/P7wQiSYGaeZQnNuBqvYMPBWgokhKc1Bo1otolur9ZCFIAOKbMPA&#10;WcLdXhQ5uB1S9UAjCIAY3obcOCOyOcl8sW8G0t0/rweAtY7V4zViSKOnWi+CWXR3WQhSociBWtgR&#10;rUCKIocCgVU9NC8EQAxz8PdRsih9uPtl+mr/NCqJAC1eFgnQwn11EkMKVgwZIIbFIAZpr3OO3NQf&#10;xMD+JgVWFDkUGLTqwTciAFLgK0rOcD1CFp0lOybS94fnghgi8FFDQgmL2D5mE0MyiGE0Qse3r/KA&#10;LAQJUHwExPCD7AOM6ilyMIqUknMHAgvxECHPwOtfOj/yKfrpyGLN6lHSFMIdfRB+BhODAyuG5HQm&#10;hsWuEEMMXt4TxPCLcCMkFBQ5SICmVMQQcDWsG19NzkXK+1+PLafSQWUtslZwYpS9YkjBiuHptkup&#10;XeX7xcC7Js3E8CCIYZ3sA0T1FDmIIqbkhRAAMfDan4OMsFm0cMnMyqBZsGFYf3IFVgwgBgt5UF07&#10;fEyn0a2XuEIMnPX6IRDDBmEAXVBQ5OACeEo1bwT0FcNSSA2UwYqjQ8/cPIC2nF4Jz8oKlgnQcm3F&#10;kErJuK5kYmhf9UEZCFjnrE4MnF+iUIsih0KF23NeBmLgucXEIGX2l5KeCD+JvvTHuR+RfcpqxEC4&#10;lXDQFUcKjcJ1ZXv5W4kzwK8bVgw7i2LmKHIoCtRt/k59K/EuujlApqtJaQnwrOyFfJW/ULhGDMJx&#10;SmRe6yYdL8qArwSbRI9stQAGTux9LlVOQet+EMMfUtpuUFLk4AYQ1SOuIaCvGPiMQYoYEh2Xadr6&#10;3rT/0jotbLxVokM7EfByelemxNFw+Ep0rt5Hdmqc1FcMu2Uf4A49RQ7uQFE9Q0NAXzFIbyXiU6Pp&#10;9fWP0N/Rm7WwbtYiBlhc4PA0LvUyDWk+nbrWlDp/ZRhNQQzcEEUO6oPtFgSuu5WQOmNgYnh1XQ86&#10;GrMVqemsFYuBAdRCuyGCU/+bX0fcR2kbrxP6imGPWwbFxYcocnARQKWurRjY8nEx6mAZPGKSL9LU&#10;9T3peOx2WD6WsdyKganhMvrQs8Hz9FC9Z2QgYB0mhvtwxrBX9gHu1lPk4G5EPex5OjGw5aNU3kr+&#10;UL22vgedit2J0PHWWzEwMUQj4cz99SZQ70bSnuengR8fPpqGGNS2wsM+yAXUXfaVkDKJjkk+T6/+&#10;3pNOxf9hqdR02Tjycik6+RJ1rTWcBjV5RRZevq7kFUORHj7m1Hi1cpAdUqXH24nZgEFqgx2DCNFM&#10;DKcTdlmTGJBgJhq5KzkT1YgWM2Rnw3koPgBi2CX7gILUU+RQkOja+NkghrfQPalIqJxC3kkMu6kE&#10;Ushb7VbCy8tbO2NoWbEbrB/fkc1EdQn4sa/EdrNOE0UOZh0ZE7cLxPAamid18qZtJXArcTp+FwK1&#10;MDFYyFkCnWZiiAO51SvVnsa2fZd8vKUi6EfjUewrscXEw6yuMs08OGZsmx7zcZJM22JTonD4iBUD&#10;iCHUksTgRXzlWjmsMY1v/xHiVgbLwMDxGNjter2McmHqqJVDYaJt8XeBGP6NLkgdyV9Owa0EVgwn&#10;Yy16+IgzhiRHPJUKrEHPdfgS2yGp9J1XgB8HavnVClNBkYMVRskEbQQxcAqmV2Waolk+rnuETsTu&#10;sOR1Jbtep6Qlkn+xcJrY/hPElKgoA4MDShzarcAjOMk0LicdRQ7uQtLGzwExjEb3pHIiMDHwiuF4&#10;7DbLEkNqRjLORnzomVuWU9Ww+jIjzQcrj4EYvpZRLiodRQ5FhbxF3gtiGI6mzpJpbmJanOYrcQQm&#10;0SUtaBLNjlScjSolPYkm3PIZNSjdTgYG1hkJYuCM4ZYqihwsNVyF21gQQ3+8kY2chEtSWjy9wU5U&#10;MZuoZID1nKi4w1mUQfHwsBzR8h1cW94jjIGuwJmo5ssqF6WeIoeiRN/E7wYxcCACjsnAYd6EigPL&#10;8Dc3wu06ah1WDNYkBs36MekS9Wo0mf5VU8qXjDGb6u4UdUID4aKwIgcXAbSjOojhPvTrA1ThS/w0&#10;hHZ7E4Fa9lxYA7frCpYzcOLx9MLNREzSOboL3pW9Gkon5JoPYpC68jXLnFLkYJaRMEk7QAy3oykf&#10;owaKNikjK52mI+bjToR2s14EJ2dvvdn6EdeuLSveT8MQl0GyfAI96aQ9ku90u5oiB7dDat0Hghhu&#10;QetXoIaI9oKjRM/cNJAiT68CMZS3WGg3Z28168eUaKpWoiUyUi3Fv31EYWD5n1CHYNVgpdh2OfZT&#10;kYPM8NtQB8TQDN3i9Grhot3jBLZztgyjjae+QDBYJgZrmUQ7iYGNnOKwFaoMW4YPKdgvVBQGlt+G&#10;2gfEkCKjbDYdRQ5mG5EiaA+IgS/v+Q5eyuxvXuST9PuJjxA+3qLEwBmpcIjq4+1PE9jIKbiyzCgc&#10;glIPEAMnn7FFUeRgi2GU7wSIoQa0V6FWkXnKwu1j6Zej74MYymH9YL0VA/eZz0qSHA56Bv4SNUre&#10;LAPDOSg9DGLgaE62KYocbDOU4h0BMVTSVww1xbWJ3tv5b/rp8EJsJUrLqJtEJ4tiEbBlaPM51EbO&#10;loH9JXqBGP40SYfc1gxFDm6D0loPAjGUQov/g9pYpuUf7XmFvj00E4eP/Bi2CrBe4XOG6KQLdO9N&#10;T9HddaSCWfGh46DCzF9ZmCgrcihMtE3yLhBDcTTlC9TWMk36fN90+vKvaTi8i7AsMWhXlgjY0rri&#10;wzSw6VQZGFhnDIiBcbRlUeRgy2HNvVMghgD8le0YOsl0fdWBd+jTvS/AJJqJQdh4UuaVbtfhFQM7&#10;hFVFXIZRbRaQj9yV5TQQw1y3N85ED1TkYKLBKOim6JGi2SS6m8y7fjy8mJbtHg9iCNdtAKx3AKm5&#10;X6cnU5BvWURywpWlr9SVJRs5Wdr60cj4K3IwgpJ9ZBagK1I52tad+IyW7hxDof4lQQw8baxHDDyM&#10;6VkOSstIowntllLF0FoyI/sblIZi1WBNAAR6rMhBACwri2LVwPEYHpfpw5ZT39LcrcNhGFQCS3Bf&#10;y15ZMqHFpcTCLHoWNS53qwwUB6DUF8SQJKNsNR1FDlYbMYn26uHdOJKTcNl1/jeavXUoBRYLIF8Y&#10;CVnVliH7ZuKeOqPhUCV1M8HGTRzijW0aPKIocrD5MIMYnkAXpcK7/RW1hd7aMICKeWeSX7EgS5pF&#10;8/DyzURsyiVqUq4rDW7KgbOFSyo0OMSbKXJYCrdeUkGRgyRwVlADMfRDO6VO1I/E7IHrNdS9ksnf&#10;p7hliYEPIK+kxVKZ4Jr0VJulIAqpKT8WxPC9FcbcnW2UQsqdDVDPKhgEQAz34slL+ItT9A1n4g/R&#10;tA2PkCMzBqf6oZYlBu53Wia+9LP8cDPxHm5ZpFxHZlo1kpPouN8or8jBVQRNqA9i6IhmfYrKNg1C&#10;JSrpJOI+PkQJjnNU3K+kJV2vr3U4E/1IoFEtl1LNcHY6FS4roTFeWMsmCoocbDKQ2d0AMTTB7xyT&#10;ga0ghQobBk1D0pmopOO4sixtaWJwHkBG0YN1x1HnGr2EcNCFd+EnR4zOkFG2g44iBzuMot4HEEN1&#10;/Mr+EuVEu5WclkBvbOhLJ+P2IU2dtYnBG8RwGdm1mpS7k/o2fkkUCpa/iNoPxMBp6zy2KHKwydCD&#10;GJgQOCaDsIelIyOV3to0mA5cWg9/iTKWjPuYPYzOA8hEKhVUjUa3WYQYDcJTPB3PGgxi2GeTqSHd&#10;DWHkpN+kFAsMARAD2wB/jiocjICjNs3eMoJ2nV9teWLQ8kxkOigr0xth3t5FEp2yMphPBDGsllG0&#10;m44iB4uPKIjBD11gR6oOMl15Z9tI2nTqE8RkKGvpWwnuOzuOx6VepqHNZlL90m1k4FgKYpgho2hH&#10;HUUO1h/VxegCX1sKl2W7JtGao4uRHLYCiEFY3VQKznDy56lLjSGIzcBJuoTLBmiMEdaysYIiBwsP&#10;LlYNb6H5UhlXvt4/g1bun+6MFG1hDLQVA4ghMTUOId5aI6LT2zK9OQ2lAVg1cFQnVXQEFDlYdCqA&#10;GCai6c/INP+/Rz6gD3dPRjaqMliKWzOK07V+e8HLMoV8fYJgAbkI1pzC6TbYNJoPII/JYGlnHUUO&#10;FhxdEMNQNHuaTNPXn/iKluwYS6EBoVqeBusXGDqlJtDotu9TlRJ1ZbrDuSx/llG0u44iB4uNMIjh&#10;ITRZKjHrznNraF7k4xTo60fFLO167Rw0dqi6hHOG+24aQ7dW5dSewmUZiGGWsJaHKChysNBAgxj4&#10;RuIDVOFxOxyznWZu7kd+SOLk5x1gWdfr7OHKDvVWt9St1L/xyzKjuB1KT8ooeoqO8CTzFGDM1k8Q&#10;QyO0SSpV3dmEw5r1Y0ZWGhypQix/ZcmXlg6cMwQUC4M9wzycNwjn+2XLx4HqADLvWa7IwWwskEN7&#10;QAxV8b+/RC0v2txLSWfo9XW9KdFxAY5UYTYgBkYgk6444uFp+RGVD5EK9TZCWUDmP5PcSg6YxHzC&#10;VRGVJ3M1fTKXxE+24GNjHT4a59NhvjK6jMrRdc6inkG9wNWTHV1yGi5gyvhx+PPa+Q/n/0tcSYuD&#10;63VfunjlEPwlwmEWbfVLS55AsGdASPm7kWvilip8/CJc3rRzOHlhNPJQcJkcMHk5Rnl71E6oLVBv&#10;QhWNW86JR+NQj+J5x/FzF+pe1D0YSCYOjyzAwh8d/wi1pSgA6ZlpNGPTADoeG6mZEWdmWT7p81V7&#10;htrhbejRm18RhYTlf0F9XkbRE3WkyQETlycsRxriMOfVXASP4w5wZWP4tqi99edF4T0c1HMz6lrU&#10;nSALXmF4SlmIjt4t09l5kcNp57kf4YBUwRbEwBikZTgQsi6Qnmz9DuJZ8kJUqPCXzBDMnzQhLQ8W&#10;FiYHfFj5w8vGN/ej4uy7QAsnYeTKp/QcIPU83r8JP9egrkfdZ9cQ4ejnm+jfQBl0l+6YQGuPfQxi&#10;KG8bYuDI0fGpsfREy/mwZ+Ck4EKFPS2HYa7YKtGtEAISwobJAZO1FJ4/BZXDmxvWk2hTXirslswb&#10;Ta4cHnwH2vUdfn6Pgf/Tze8qssehT0/j5VIRiD7f9zatPjwPjlRlLH9dmT0AbKwVk3SROlXrR/+q&#10;KcWXr3liDEhXJ7ChDzkm6+140TxUPk8wSwlCQ3hFwfUltJG3HpxKnonikFkaKdoO9IPDFkl5Bq6B&#10;WfRne9ksOhyPsLpZtBM5PoBMTounCiF1aUgzXkwJlx+hIXVAIfwmmynkSw6YrKPQZ3bw4cMxsxY+&#10;r+is15fRZs5KxCf8P4IoLpm10Te2Syfh92TaG3n6O1q8YxTCu5XAx4mH1fo3E4xDRlY6gsRm0YhW&#10;s7WrWMHC5wyPqxswQdR08TzJAZOVTc9ekHt0kWmF4M18SMr1JPrwDX5+hgnCZxWmLWhnEzSObyaE&#10;PYf+urgZiWeGUYBvEA7s/GyznfAGzUUnX6I+jSdTg9J8ISZU+HqGzxlOCmkp4asI5EoOmKwvWpAY&#10;bhzaKvgfvPIZie6sw89lqKvMFhsQbauEdvFKRzh00cm4g/TmxgFQTYNpdLBNjJycbthxKTHUuGwX&#10;eqielPMpZ8H2uFwT7uS2HMkBk5UPHaUic7qzcW58Fm/AOTkiV15NsLXhh5g8f7jxHVKPQltKQJFD&#10;vAmb+kUnnUXimUcoJeMSltwlbEMMDCS7YQf6htOIlnOxGhI2j+YvgilSA6KUcl85YLJyfC2pAzGL&#10;4MqrCb4NeBJ9/QE/P0BdXRT333g/z3pezfD1sFBJQrToNzf2potJf1MJhJG3g5FTNgDM5PEI3jKy&#10;1Zswj64hhAuE2eqWtxPKnkEUuRvk/2/lgMnKuQ7YHZhvAqQLJ1s9n3AcZrtHkaMwluId0ZSafgWp&#10;l7ypmE8ADs3C8U1XHD9LIahpRS3oiI9cmjLpNkKRrWjYVoPrLvR9KX5+jkkV5cpDBXXn6O8XUuND&#10;upmbh9Lf8LRk7OxEDBxWPiY5ijpUeQQh33i7JFxGYQwPCmsphX8gcOO2gr9Rm8ri9FfUJtp65juE&#10;ON9EFxLPURKyJmXAnl8LKqIfnuNf+C8LvvjpIIoQeAmWorDAUCoTVIeqhd1EVUs0RLivxlQquEph&#10;Rilqgj7zVe0zIAk+FFyOCXZYFgcjengPm/FKBTtcuH0cbT/7jdOWwQZm0dl4adeW6UlaWPnBzfiC&#10;TLhwgNhPhLWUQo4IXCUHTFZOiDJWBqe9F9bRf/56QyOFjCwH+SMjsx/StfMKQbtuz8nhB98QPLEz&#10;kI/xQsJFOh13gCJPp4A0AigYq4oKIfWpdngTalyuC9UKb+58VsGXangFf2ifAB7sHr2kIM4l8OzB&#10;eLbU3fvHeybTmiMLKSKwnOWDwt44nFnwtkxOS6XRrWfAH4QNY4XKX5CWMhwTeosHCV+/chiNfoeJ&#10;9J0/3MsQi3D1oTn4UGdpuRX5lJlzIXDh7UWu1+2ajBf0fHHKzhX/8mPnzSwQRgYdu7yNDkavp+8O&#10;zcc3ZHWqHdGUmpXvSo3KtKfSWFUUcGEmGoE6GB/klfg5HyTBh1wuFzzvDjyEfSaEyw+Hl4CE39S2&#10;EvawYrgGAUd1ikZUpztrj6CWFRkioeKA9HCMUayQlhLOEwGNHDBhK+BHHxGs0jJTaPqmgbT51Ep8&#10;i5XSUpszGWQTg8izsmWzdb29fHBSXRwHH2yyQDiNv0DbzqzEu/6D2IdlqE54CxDFXUh3dhuVLc7e&#10;4QVW2PDrEa7AiC3t3kHlw0upz6Zuy8A5JoSP3zefWkXv/jFBc70GpRZYh4viwVqWKsRnqBTaQDaq&#10;0ysYE/a1UcWNCGSvHPhQzvA6jg/AZuFAbMupr6g0vP40UiiA77LsZxbz8seqxF9blXBGo90X/ks7&#10;zv5AIX6lqX6ZdtS+Sg9qUr4LBRYTzh0rAuWdEOa6Fh/yufi5EhPSsB80dCpDh7cq7M4uVP66uIHm&#10;bh2K85kAW8R+vLHz2FxiXDNoWIuZ2peCYPkV8lMFdZS4AQSuJwcD4k6Rr/fPovUnVlCZYCcxFFbh&#10;lYUPVhXBvjAR9vPC9sOBg7lVtOX0SqwgalGrindT28oP0k0RwuEPRLrQCcJcN+EDz7cNX4MkeFmb&#10;a4EcL4E+Ra0j8iKWPZdwBCu0R0GM6TjHQYi3QsRbtK0y8kz4l5Oi6YF6E6hhGeGkXRww6EllHi2D&#10;fP46xTBxy0DM8KfpTPwhkMNbOAcoVaQTlYmCtx8hOOfAJwdh0M7jfGIO/fT3Utx2NKEOVXtQ60rd&#10;qKRcvsT8kSNqByGu23WSWJETSeBvfCS7BPUWIw+9XiYWmaKnru+DxLDRVNy/pK1uJrifTAy8nahe&#10;sik90pA98oUL57XkeB+qFAACvHJoiGr4KmD14UWUkh6H4J7mcAnW1i0gCl/cjoT5c1TlTBxm7sDN&#10;yQb6Cod3LSveR53h6lsrolkBwKc9kqNfLUdlE+3Z+Mm2Ehw/ILvwnRyfWwiVFNiFvA2z6HOJ+3HO&#10;EGE7YmAwMmGvkQGnqqHNpyMZjbBpzRfAmUlXlQJCgMmBoxobKvGp0bTt9GpnoFITLm+dbfJyHmbi&#10;5iM1I5F+/Hsh/YrAJw1Kd4RRTV9qXuEO3IwI+zYZwacVhPiwcTRIYhZ+/gf1MdRxRpRvlJm/7Un6&#10;69KvOOy1TySn6/vozG0ZTd3rP0t1SwknvT3FOMvgqnSMI8DkYPgrdR8Oxi6nnMUddLgpyeH6bvM1&#10;K3solsTtBq8m/oxag4PMH6lyaD3qWK03VhN98Y3MOyq3FyYJNsRhmxHhkEXcmuW7XtTOdNiWwU7W&#10;j9lI8+1EErYTNUo2px4NOKufcHkaq4ZzwlpKQQgBJgfDE/hw9HZ80Kxlsp69mgj25fRvXjDpPkbL&#10;d0+CbcZC7ZajS41HcYUmHNjZCMi83RAuqw7Ox5kOJ7gtbcK1mXB3clRw3k5k0WPN3sYqjkNxCJX3&#10;QQzsOKdKASPA5MDuwobKucSTMHn2N/2qIbfO8CEmW28GYNvhyIinVQdnIgX9cmpR4S7qivBj9UoL&#10;+z8Zws2oUOSZb+nDXRNhTs7R6O0RyenGvjtvJ6JwO/EM8BbeThzB85QVpNEJ5aIckwPPxHwLL9Nj&#10;U0AOsGi0erm65QiEN2NmOm049YlmYNWw7K10V61hOJdgc4bCLQcvbac5W5DH0i9Ic0Iz45mOq4ho&#10;2wmEfKsa1pR6NRSOEM8HSk+ZLRaHq5iYWZ/JwVD4N14KOnDAB+K3TeGVhBeuQ0v44TYA5xJ7L/xC&#10;u8+vwTdaR7obZrxtKt1TKH29kHic3trYD+cLDgrwKe6SlWmhNFjyJTCMR5yGLDhVvSGznViggrdI&#10;Ai+pxuTA1275xpL0RhR6P58StsiadCNW2ecSbDPBvx+O3khvX1wHf47WWrTjDlW6Ix+jIQ4VHgb+&#10;Jn17U39KcJyFc1mELQ8gGRRtO5EcTXfUGgH/mI6iOLGHrNXCFYr20XTyTAocgJVDvudZ2O26Slgj&#10;OhSzWTdTLjzLyPza5q6/Zy/lg/jwEtEeTsTtpHciN+Hwci4m9eO44ejjVpLguAyztwyjo7DLCA+0&#10;R1aq3MaC7TbKBNegPo2kthNjsGrgIC6qFCICTA5sYZYvOXCb2lXuBnfhd7V4DPajhv9HnZ1G2VeD&#10;s1JfSPybFm57gn44vJjuqTOCOlbtKbMs/sewvrvzWdp6+hvErrA3MbCnbXJaEjJiT9M8dwXLQrWd&#10;EETMTeJMDhyVuZOR5zUu24law+Jwy5kvcQdvp2xKuffeecMRrN1wRCUdpvnbRmAlMR8riSFIstIH&#10;lqLBRqD7h8yqg3NANnNhhl7WtmcM3GneTsQignT7Kn3g+3KvKFa8nRBeaoi+RMnnjACTwwaj4PBp&#10;82MwdT2beIzOxO/RAnLY0UgnJzw0kkB05wCsJqKSjtDi7U/B+nIx3VtnFLYbvclHIAjqZuSYWL7r&#10;BT2giY1OeHMAzoFAsaH+FZD4lrMcCJdxajshjJnbFJgctqNGoxpyJQ6H1d7kTl8j6nFvOhS9GYFH&#10;7P3NdyPSTpKArURQMF2CQdX8yMev22700Kwy8yqHo3fQvK3DNfdru15ZZvefv0wSESh2eIvXYdRV&#10;XnTSfgBi+FZUScm7D4FiHFAVvgA/45Gchs1QYU/HFzt9QzM3DYLL9GocptkvMlF+QFzbbgTT+cQD&#10;OLhkklhI3W56SvMIzalcSjqDm4m+2EYkkR8OPV0JjJNf+4r670wM8Y4YaoQwf11rDRJtDvtOSNlV&#10;i75IyeeOQPYVJnu3seeg4TVuYLEQmtjhM5q9eTitO/Ex9s4cK8awum3GhA8u+dyBnb3OJvyFIDiD&#10;QBKLqFvd0bCTuO9qP1MQOHX6psHwTTlHoX7wTbFRYNicBjMjKw0ro0Aa3PQNmXkxAV9aF20zSSza&#10;EY0cMBC/YvXASzhOIWe48LJ4bLul+GCE0H+PLMIKgncm9gphZhQMXgXweQSTxLHYHXC37qtZXPao&#10;PwFGVe1oIc4oDl5ar0WMtvs5TXa2qkcaTEY08QZGIcyW+xLz8TNRJSXvfgSuN36ahMffhiocp2tE&#10;S2d4r5UH3qbwgFLOUPQeWnglkW0nwTElXl8fiQ9IPdhM/Any5ANce18CO7NiJ8L7tRE9WG+M6Cxg&#10;WwapqC+iL1Ly+SNwlRzA1vuwengWKpy/QbgMbPIKvjmD6PM/X9aCk3DAWbtkehYGg3sODmBPULYI&#10;OQli4K2HvWnBiRL3NzU9hfrfPEXGFmQy5uFRGbyVjvsR+D+zaQzMOyAIjgwllWylV8Pn8CEIhGfh&#10;c4gSHY49p68HmEvlPSj8Tcp2Ep5QNJsGhLa7BdmqWlS4W7TLv0NhgaiSki84BHLyqXgKr+OtRT+Z&#10;1z5QdwychwJo6R9jqbhvSS0Jqv3tKWWQsp9OWkYqxrw09WssbNOQDDTYpiHDfqhYt0f/IAcMUBpW&#10;D4+iSwmonNhFuNxZe7gW92HBtlEU4h+qh1MXfoxSsBACvGpIgE3D4GYzkHTIcIiQ7B7OwrzbYaHu&#10;ekRTc/TG1PMxcEq4OKDA5xDC5fYag7BqCMD9Pxv8BGkBYNUKQhhGSyhkh32rhZQAd8KsXLCwb880&#10;QR0lXggI5OmqDZJ4TicIqaQhnWBWzJm1524dhoCvSPOkCKIQhrTwX8GxMBwZGdhOvKRtIwXLeMyz&#10;eEEdJV4ICOQbxwEDN00nCL7FEL6j7FjtEdxceNNsLWOTIohCGNNCfYXTsSoKnqr9iR3zBMtnmF/f&#10;Ceoo8UJCIF9y4HZgABfoBPEu/ikcEbQ9zIkz8Z+2gvD1wgrCT20xCmmAC/o12iGkfznq23iy6KvY&#10;puHfokpKvvAQMEQOOkF8AoJIxO8foToz3AqUjlXZOjsLcRKHUjBySjiXn55w8y8AksVE2dgtITWW&#10;BjV9HpafnItZqLyubBqE8Cp0YcPkoBPEKhDEw/j9c9Qw0dZ2rNoLIcnT4Mk4HLcYYdhuKIIQxdAs&#10;8s5DyDiqGd6c7qo9VLRZ26DAyYhVMTECQuSgE8TPIAjOys0ZnQxn5s7G4Lbq/RFkNAXxEEbBUKqU&#10;x1tSmnhu5Nk0zRIyw0F9sJ3Iz039hgexLQM7VuWZfNiquNip3cLkoBPEOhAEO2mtRC0rCsgdtYZi&#10;YqXQB3+M1wKeeLIvhih2ZpDXHKsQLLZNpYepabl/iTbpQxDDWlElJV/4CEiRg04QW0AQHPdrFapw&#10;JI9uN41CQt5k+nTvZM0hyRPdvQt/uN3zxgxsDf19S+AQUjggdBRa8JJ7WqGeUtAISJODThCcfp6D&#10;FjBBCJ9I9WwwQfPg+/rAW1QKBIEsEgXdX/V8FxFwXl1eRo7LSVQhpJbo06Zi1XBcVEnJFw0CLpGD&#10;ThA7QBCc/YXvqyuKduPRJi9TcnoC/YQoShzrQN1fiCJYuPKpCFpTvnhNuh8rP8HC5tHzBXWUeBEi&#10;4DI56ASxSz+D4BWEMEE83mIG0qTF0YYTn2r5G5SZdRHOiDxezTcUVxwJNKTZLFxHlxBpZCaEn8Wq&#10;IVVESckWLQJuIQedIHbqtxi8gjCUByO76zzpRrdeRImOS7Tn/M8IWmvP1PNFO9SuvV0LFuuIpQZl&#10;OtGtVXuLPmwFiGGNqJKSL1oE3EYO120x+JqTQ86VEekah3Yf23YZTVnbDcFRdiOcOcdZVJsMEQwL&#10;Upb9JzJhPd+n0WQtF4VAYe/eKQLyStQkCLiVHHSCiNQNpXiLIZTeiLMhTbjlE5r8WzcEDTmhLV3t&#10;HojVJPMgz2Y4g7hEI2doH8TDbCPa5JlYNRwSVVLyRY+A28lBJ4gNIIju+P1r1FCRbpYJrkzPdvgY&#10;BHE3wo0laolk1BmECILul2Wr1sBiobihEA7vyBmrpru/ReqJhYFAgZCDThAc0ZqjSbElZd6ZXm7o&#10;adUS9enpNu/S1HU9YEGZCgs8znCtthiFMSFufAcbqMXD4OnBehNlri45JqRyxy6KgXPDOwuMHHSC&#10;+BYEMRi/L0cVcve+GclQHm85n+YhWUxoQDEtLoQqhY+AA1eXpYNrghyeFn35b1BYIaqk5M2DQIGS&#10;g04QH4MgwvC7cFTrztV7IS/lKVhRvoDEvXzFqUphIqCFfsPVZe/GryE7Ng+h4ZIOyRf1iGKGlZSg&#10;uRAocHLQCYKjWvPZw+ui3e/ZYDxdSPybfju2XMtIbfe8D6L4FKR8cloC1SzZjG6Hs5xg+QjEsEFQ&#10;R4mbDIFCIQedIKaCINiJQnh9+niLOSCIM3Qw+nfkxCilbjAKYRLxqiEF+Scerv8M+SJYsECJhaxw&#10;+GmB5yvRQkKg0MhBJ4ixIAi2f+gr0j8/TM5xSLv3719ux5XaWS2jlLrBEEFQTNZp8HSZGsLgqW1l&#10;NlsRKrOxajgmpKGETYlAoZKDjgBHBuEVRFcRRNhqko2kJq+9j9IyU1WwWhHwBGU1g6csL+rV8Hlo&#10;Chk8cbaqOYKvU+ImRaDQyQHfKsn6FefPwORmEVxqRTSnES3n0ozN/SnMP0LFgRABz6BsdhLcNpW6&#10;w+CprUGtq2LTML4cG1IVGyBQ6OTAmGECRelWlGvxT6EMKO2rPEyn4g7Qin2vUikcUCoTa/fOwszM&#10;DOS4LC5j8LQTLVnm3taopxUlAkVCDjpBHAFBsAfPD6hCmb17NZwEgthPkWe/QiQpuHkrHwy3zKFs&#10;M+muNYdRFWQGFyx8dalCvwmCZmbxIiMHnSDYzHoYfueI1oatnHgSj2g1h06u+Yuik45fzWZtZqCt&#10;0Lb0TAfsGSLogXpjRJv7A4hhtaiSkjc3AkVKDjpBfAqCqIbfhWwgQvzCNRPrF3+7UzugFAxyau5R&#10;KYLWMeHGJ8fQQ/WfpbLBPByGSxok1dWlYbisI1jk5KATBNtA1MHvA0WgqxnelB5D4BFOllMykB1A&#10;hU7WRV5le1mOCB4RVJW63TRStK+fY9WwRVRJyZsfAVOQgw7Tk/hZA7WjCGydq/emIzE7afXhuZjc&#10;5ZWBlAh4umx2hux+N09EHI1SIk9IgvCrIgpK1joImIYc8O2ThNXDo4Dud9QqIhAOaPIKHbm8m45e&#10;3oJkOSpIjAh2LOtAFPByIbWRIZt95ITKIowbZ8lWxYYImIYcGFuOTAyCGIBfv0cNMoq3n08AjW6z&#10;iJ5dc5s20fnfyoLSGHqc5DgBmaseaTgZlqdCcSE5zPzbxt6ipKyIgKnIQSeI30EQY/H7QhFAyxWv&#10;TsOaz6bpG/uSbyCn2TN8+SHyGtvJpiCgTqXQ+tSlBnOyUJkHMj8rpKGELYWA6chBJ4hFIAi2nhwh&#10;gma7yt3oYJ0n6dtDs7Tzh8wsDnqsSm4I8FlDouMKDWgyhgKKCZmanMIzFyhk7Y2AKclBh3wcfjZC&#10;bS8yBP1ufokOxWzH+cM2CkFMSrW9yB295LQrVB0u2Z2rCUeT5riQvK1QxcYImJYcdB8MDiSwEdVw&#10;Ni12L36y1QKatKYL7B9S9BBzNh5Bya7xqiE5/QquLp8ARrwNM1z+huQSw9JK0LIImJYcGFH9gPJx&#10;/LoS1ccoypVCa9PgZtNozpbHYP8gnAjc6GssLAdi0AK5NCX2VREsb2BcEgV1lLgFETA1OegE8R3O&#10;H/gufbIIvp2q9aG9F9fR2mPLkEVLJcm5Hjs2FUtOS6JudUeLrqz2QJVN3VXxAARMTw76GLyCny1R&#10;7xYZk8FN36BDlyIpOvk4BSG0ujp/cKKXlBZPdSLa0S2VOXuAUHkTq4YUIQ0lbFkELEEOmJAZuoMW&#10;nz9UNYp2MO7tR7Scp2XRyshKR5h7wzsTo6+wnJwW/i3DgVXDKOAhdN3LLtlfWK7DqsHSCFiCHLh3&#10;IIgzIAg+f/gO1XC765duRw/Ve4ZW/DkF8R/U9aa2aghvRa0r3Ss6aTiQi3LJFkXNwvKGP2Rm6CMm&#10;508giGloC8cvM1y61x9Hey/8Sn/HbIV5Na43PTT+A68aUtNT6b6bniQfL6GhZ8eqLw0DrgRtgYDQ&#10;DDFJj9k9+BbUzkbbw1d1j7eYRc/x9WaG57p3JyEHRe3wFtSmknDQWF41KIsyoxPOJnKWIwdM0jSs&#10;HjhI7QbUckbHoQpS7PW/+VVatP0pWE9yeHujmvaQc4aaT6J764wiH2+hYV8PBDhruioehoDQLDEL&#10;NiAIDjHHFpQfi7TpzlpDaOe5n+iPcz94XP6LJNg11IpojVDzD4hAxrLT1apBFDJ7yFuSHBh6TNhP&#10;QBC8tXhMZCiGNHuLJv43EtuLZNE7fpHXmEoWiwasGlKxasBZg9iqgW+H+ABYFQ9EwLLkoI/VePzk&#10;+OkNjI5d2eCq2vZiXuRjWno9T9he8HaielgTalupm1GYsuXYGjJDVEnJ2wMBS5MDJm4sVg/subkG&#10;1c/okHSp0Q/bi//S1jMcvZrPH+x7AMFnDUmORLrr5qGiae3WqVWD0RllTzlLk4O+vVgPgngDv78g&#10;MkSDm06l/Zc2kSMjUcueZdeSCucqjtfQvqqwNSR7XtqXNe064G7sl+XJQcfiNfzsgtrOKDYRQRWp&#10;X+OXEZx2CEUEYnuB/+xWOOflFVxf9mk0DPEagkW6t0mtGkTgsqesLcgB33Cp+vaCrzdDjA7VbdX7&#10;0Paz39O2Mytxe1HadsFpHTh0LV+8LrETmmDhVUO6oI4StxkCtiAHfXuxBwQxBb9PFxkjds7aH7XR&#10;drcXzihPCdS9/gsU6GuYLxm6HajfiGCoZO2JgG3IQR+e2fh5F+rtRoerFLYXfRq/RAsih1N4EK8e&#10;jGqaW44tQUvhZqZzDeFVA9s1cKIaVTwcAVuRg+69+RTGlH0BQo2O7b8QXDXy9De0+8LPyNsQYfnt&#10;hZcWUTqW7qg1AqHywo3CwHK7UJUPhQhiNpa1FTno24v92F78G7/PFRm3QdheTPh5M6XjG9dHLGya&#10;yGsKRZZzXpbwL0Ndaw4Sfd9c5XkpCpl95W1HDvpQvYOf7JN8h9GhqxBSi3o2mETv/zFeN46y5v7C&#10;CyH5E1Iv0921R8FFvbLR7rMcJ6dZIaKgZO2NgC3Jge/n9dwXfCVnOFPLPXWG05ZT39LR2EgqjkAx&#10;VrzezMxKo8BiYSAHDn0hVBYAtytCGkrY1gjYkhz07cVfIIiX8PsMoyPIMQ44MO3zv3RF5KgM0UhJ&#10;Rl9TYHJs1xCP7FUdq/aj8iGcdtRw4TwUHxqWVoIegYBtyUEfPT534OAFtxodzVrI3H03VhBf738b&#10;24tyljqczKJMnJf401212aNdqPCq4bKQhhK2PQK2Jgc25MHqYRRGcTOqYRPB7vXH0zYYR8UkndAz&#10;QZn//IFXDYm4oWhcrivVCm8mMnHPQ/hdEQUl6xkI2Joc9O3FXhDEVPz+qtEhDfINpYFNptLr6x4W&#10;NTs2+ooCkeOt0J21hDzYuR0fgEQvFkiD1EMtjYDtyUEfHbaafAC1hdHRal6+K3Wo2oc2nPzYEp6b&#10;VxA4tlZ4G2pS7l9Gu8hycWrVIAKXZ8l6BDlwrgWsHp7G0P6GarjP/Ro/T7vP/xem1ZxWz7BHeKHP&#10;IC1wLOwz7qo9TPQQ9Qtgw+ntVFEI/AMBwx8Uq2OHD8EGEAQfUDJJGCpsJ9CjwbO0ZMdo/XDSnGcP&#10;HMylSomGosFcOMw824OoohDIEQGPIQe99xy5mo2jahudD3zyv/Hk13QkZjMVN2HWbi2YS1oi3Va9&#10;P4K5BBjtFst9C8LcJaKgZD0LAY8iBz1y1EQM8VdGh5ktDgc1fR22D3dQJg782G/BTCUd2avCAyvC&#10;tqGHaLPmiSooec9CwKPIgYcWBPE1thec1s3wp4mvBrvWHEKrD89B1u4ypgkrx6sGdrC6t84AHJqW&#10;FZm5fPbyu4iCkvU8BDyOHPQh5tUDR44y7LLYo8F4ijyziq6kXSI/n0BTzJTMzAxctYaCuAaLtmeh&#10;CgEnCpnnyXskOeCDcUwPDDPH6JCHwJW7V6MXaM6WweQfGFTkfhdOU+lYale5J1UMrWO0Gyz3J+p3&#10;IgpK1jMR8Ehy0Id6IX72QjUcd7JTtd607sQX9OfFXyi0iA8n2SnMC74gd4gbPS0BOSZ55nRXvRZB&#10;wGPJQU+rNwFgrUU1jMOAm1+mSb9sgmNWOmwKfESwdqssZ7CqG9GW6pVuI/LcsxAWyhIm8nAlay8E&#10;DH8o7NVtZ29AEBuxveAVxEij/asW1pDuqPkYfXPgbYSVK18kjll8EOmA0dNtNfpjc4F0VsYLm0pH&#10;GxdXkp6MgEeTgz7w7NbNnpuGI6M8VG8sbT79NcK+RxXJ4WRqejJVCKlNrSveJzJ34yH8voiCkvVs&#10;BDyeHPBNegmrh+cxDZYZnQoh/uHUG4eTszYPguVkYKEGpXXmooijbnXHIqp0caNNZrmVylRaBC4l&#10;6/HkoE+Bj/CzH6phr6Vbq/aitcc+p7+ifkUQ17BCu71IR6SnEP+y1LlaX5HZmwnhpSIKSlYhoMjB&#10;efaQidXDs/i1I6rh3Hj9Gr9I//5lPUKspOP7vOAPJ/l0gVcNt1YbiPiQlURm73oIc8ZsVRQChhFQ&#10;5KBDBYLYCYJgk+JxRtGrGd6EuiCs/Y9/z4flZMFHjeLrS28vfxg9DTTaxGw5Nnri1YMqCgHDCChy&#10;+H+oXsc/H0KtbhTBHg0maJaTqRnxSMgr5Phk9BVX5djBqm6pdlQnormI7kEIrxJRULIKAUZAkcN1&#10;8wDfrjFYPXC2bj6DMFTYp6E73LoXbhuJhLwBBZaON/v6sgu8L0ns+vI9ZfRkaCiV0A0IKHL455T4&#10;FP+Ls8Gw74Whcnv1gfTbsc/oROx2Ci6gkPacFLdc8RrUoiJn+zNcYiD5mWFpJagQuA4BRQ43TAf9&#10;cPI5/O8NqIbCP/l4+1BfXG2+/Hs3rBx4ay9kmJTvhHQGj42H8dUI4viWAuVL9OekgLwSVQhcRUCR&#10;Qw6TAR+obdheLMKfOHK1odKobEe6pfLDtPHUCioRUMqtbt1sqh3kWxIBXQYYaosulIGfyuhJBDEl&#10;+38IKHLIfUK8gj89iGr4zvCRRpNox7kfiHNV+nj5umWqadeXCB7bumJ30UQ166DKCYVVUQhIIaDI&#10;IRfYsHqIwurhVfyZfS8MlfLFayLwylP02Z8vwQ6hLCJHuSfmZFaWF65MhYyeuL1LVcwGQ8OmhHJB&#10;QJFD3lODl+WPorY1OoO63TSS1sOtOzb1JPn7BBlVy1WOg8dWDWtEjcqwfZbhcgSS6vrSMFxKMCcE&#10;FDnkMS84HT1WD5Mg8guqoeCR7O/Qs8FEmrVlEAUEBrtkVu0MHnuFOlTpjjR3QtuUj9D2RDXlFQKu&#10;IKDIIR/08CFbC4LgGAhsYGCodKzWg9Yc/YAORW9CxGp5v4uMzDQcbpam9lUMh7vk9iWgfmKooUpI&#10;IZAHAoocjE2PKRC7B9VgzEkvzWtz8to7cbGZKRpzQWuR8/oyTsu6FRFU0VgrnVI/gtAOiSgoWYVA&#10;TggocjAwL/BhO4rVwwyI8gGloVKvdFuEi+8L46hl8LsoLXy1qYWBgwFrl+p85CFUPhCSVsIKgVwQ&#10;UORgfGpwtizeWtxkVKVnw+do25nVUlebyemJVCO8OdUvYzjEJTdrLyqfj6iiEHAZAUUOBiHE6iFe&#10;j1jN5tWGShmk07unzgjtajM8sKzh1QMfRKYg2lMHnDUIhoFbhnamGmqcElII5IOAIgeBKYIP3mcg&#10;iCFQud2oGpPDuhMrKC7lNELKBUMtf9uHdBxEhvmXpzaVOXqd4XIZkisMSytBhYAiB7fPgX/jiR1Q&#10;DQWFYUes7vXG0+ytHFIOV5v5cAOn30tMvUydcNYQEVhepPEcBu60iIKSVQjkhYBaOQjOD3wAI7F6&#10;4HiTw4yq3lq9N/1y7GM6cGktriY5nV5ucVe8KC0zBQlxg+g+GFMJFKYcw27mAs9Voh6MgCIHucGf&#10;CrWHUSOMqPO5wROt5tCLv94Dy8nTVML/n45ZfM6QCrfshNRYGtlqEVUt0cDIo7NlduAX9iJVRSHg&#10;NgQUOUhAidXDcf1q8zWj6ux3MaXTKnonciTtv7SJinl7kV+xAO3Akc8YUtNTcWhZiZ5uMwcxIh8x&#10;+thsuU/YmlNUSckrBNS2omDmAOfZZB9qw1ebnNPy1S4/0saTX9GOs7/S2cR9lJHJpFAbmatawCW7&#10;D7JllxZtbSwUOGu4KgoBtyKgVg6ScLLvgujVJr/K28sbVo/dtcpnD/yfD3JeulA+UweRLqCnVHNF&#10;wKVZqXDVvrH5YLKzDBZeIAofY/5cuT2enatmybxb6SgE8kNAkUN+COXxd3xjZ+hemxxYRcht0oXX&#10;Xq86E23g6NKqKATcjoAiBxchxYdzCwiCQ9pPdvFRouqRUHhDVEnJKwSMIqDIwShSecuxQ1ZjVA4r&#10;VxjlPF4yEMR0pTBept7hmQgocnDDuONDmo7VA4ezL4F6mxsemdcjONz8w3jn/gJ+j3q8hyOgyMFN&#10;EwAf1jgQBBtGcWi5B9z02BsfcwL/ozfetbmAnq8eqxC4ioAiBzdOBnxoY0EQ3fHIKagTUd15SPk9&#10;njcS7zjmxiarRykEckVAkYObJwffYOCRL4AkftZJQuqa87pmMRm8jbpARZN282Cpx+WJgCKHApog&#10;+CDz9eZtIAneYnA4JyYJPpMwUtiRiv0lOJXdh3jWRSNKSkYh4E4EFDm4E80cnoUP9kr875UgCU6O&#10;0xKVY8y3Qq2FyjEpOao13zrwecIu1N9R+ZryT+jm5r5ZwK1Wj1cIqCzbhTYHdBNnjrfwdaG9VL1I&#10;IeACAv8DG/YR+yWpA6EAAAAASUVORK5CYIJQSwMECgAAAAAAAAAhANuGJBW+HwAAvh8AABQAAABk&#10;cnMvbWVkaWEvaW1hZ2UyLnBuZ4lQTkcNChoKAAAADUlIRFIAAABRAAAAUQgGAAAB3Yh6oAAAAAFz&#10;UkdCAK7OHOkAAAAEZ0FNQQAAsY8L/GEFAAAACXBIWXMAACHVAAAh1QEEnLSdAAAfU0lEQVRoQ+Vb&#10;CXxNRxe/QexaO629tEppUVWthK5Kqb0NVVstLaW2pJZY+rV2tad2UZIgQqlaQ4TUVhKJPSJBYicU&#10;EZHGu+c7/3Pfvbnv5T318qH9vu/8fv83c+fNzD1z7ixnzpxR/iPyelMhIpU4CjinId09Sb2wktLS&#10;0khNmO68QPNXFVIPdhN4enpSkyZNSA1/JWsBy0plDs3m10dPIlrjSZ999hmVLl1aMkt6iF2Bgnkk&#10;gQoVKkTvvvuuZMKzNfwOeQzKyMiY5j9vKtGpGUTnQwy8/PLLftYsmVSjRg165ZVXyN3dXWocO3Ys&#10;HT58WN6k5TDR7Nmz6ezZs5IR6Nu3L0VFRenPtpScnGxkzJUrl9FIa5pTcsMPf5lc8vRICJ8ZCB6g&#10;eFuTspKaMEN4wycGQgY5yKwe/Fz7xHHjJPPVs3vlqy3uowzWcjClzy9K6qaWpO4dRO+88470BfX4&#10;cFJDq+lfzF0y3g5SUt3dc0lN6AfAoZhox31ATVqsfVKG5dh38knVKxuRSURm0MmTJ6lMmTL0559/&#10;Ss3Vq1cXcPxDyWAiyaBnBIoVK4awGSOTEhIS5M8XX3yRPv/8cypRooRe4A38b9DKlStzciD8REZG&#10;SivDw8Nd+5Tt6it0+fJlecMaH5Ncs0Nfd2ax3vg9C/gvWtLXxcq/7cMfMna0hqPe0qU52YB6wEuA&#10;+KrBig+HzuntGlxgWw1St9cky6E+xswBpKenU/369bVKw2tJF9OBtE8bKG2kEjO1ek0pli+3Nimo&#10;W9vTgAFfU6lSJSj9TCjPNBNphK8v/bZ1NV0/tYPKlSun9TIr/pyl0B+LlQyuJr9Wmy3luBJQ5DqH&#10;RlOBuP3rpG/TOisCSsvz9anMwHrpR2MZORiO6aWXXiL0VkxAiKNv8ewlcQCT0auvvioTEsSBNC72&#10;olbaOUmB3LlzG5yaezgmLVS2b98+vbcDbzOc0+bNm8tdY7p79+79O3fuWFJSUlQGQktqaqrl9u3b&#10;8oz/8IyQiz2vlXZCPEjLNmrUaHf37t2jAG9v75iePXtG6vFvvvkmqlevXvvxzOkHEXKx17XSfxdh&#10;YsJE4O/vT/eDRXbabJYdQmWjRo2S2VlHtitN3+Kpzv5xWtbxfue0Pp3m1nI+BFG4J82eMV5W/nt/&#10;xEk30ZcGgK6FEa/jD8cpKlv44xht4ojpRYsWLaKCBQtKpTowcVDCrL9uPpoyYsDHNhMGJgYMPfwN&#10;YMHVJww64euc0/QgJWNgz+akhvFMtPtdm5mI/6Y2bdoYleoVSqVxY0nVKrWd3T2rWWeVBQU1/eZk&#10;EK9rDXmqa05btmyhKlWqGJwalVlnIaQxeqAeg9Bc/Kkur0pq4kZq1uwD8ps1nT799FNZMGUG0kNr&#10;RTpKFZYKfbWaMqli4hyFvv76a8qXL6/+Vho9erRNhUb8d1+pDHlyuSlbOSzDyELVIiY9bVSm4/Lp&#10;GOIxrs2Pwbz+b2jMsgugPO5ulC+v2zbO8wIjK/FQcI+NjQ2K2DBblnz1GI8S6/KPpd8S8b6m2fFz&#10;cHAwhaxYdIGLOa4MNG3atML6xBoSIuqgxKEaTJo0SbjEc9u2bSWEZsjTGqYxx2RfIScZ4MWfKlas&#10;KP+VLVtWwrx589K8efMSUNYhoUIOpALOSAEBATYVYtFCPEeOHBEIy5cvTzzRIs0p5WUYFd68edOo&#10;EFi2bJnNMyq8fv064s4JMuG3ynTPWwKZ6gFeGgT37t0z0pDnl19+WWEt6piaNm2KJokKnpiYKIsV&#10;mjp16lTpk/Hx8dwZyOBy8uTJR6WgMxozZsyGfv36HcB60aVLl8jWrVvvQ7xr166RxYsX38bLbQSe&#10;+/fvH4Pwtdde22AtmpXQDxnGIs5x84DXVU9DBeX/bdXRR0mYre4G8Yfrr9BZjHGeG/aPU7z4L+id&#10;fy+BmQ4eCo0cOZKFYEv4GxO7VSvM/oKZXcIKxAoi+Q73Ibp3wTn+vCHMYm73760M4vjjZxbMefC6&#10;MWv6BKLkHRouria6tEYD4o5wM1qYheSXaDuwR88smBv5pSct8BtH6hk/UuMn8zr+rcSj9kdQhQoV&#10;hAnW1ujSmYMSh9I6c+ZMupjA28OjgwV0frnRDX5+VN0ALR/FzC30Y4YO89J9qLctdr3FCkdPiQ8b&#10;NpTc3NyECR1q3Hgt3McqwG8NMnHiW4PZ5f1kI+w6szxaVY8XFfLp3Upb6nfUtVVa7MF5sOBCs0TI&#10;VRiAxolQVxnMIP4a+A/CsG7E/5rZu0uU8reXKvRazUo2KoO6uASpm1sRHZvDm/ZFrBANITWqayaT&#10;Z+ZRvXr1yHL2J5o+fbowat1dawzubeaQSfWXClr9O74g95was5y/OnhxSunLlOktedTemW5icPkL&#10;XElPTbliqPt8Sd3Zy1BZdLUFqyddiaD8+fNT3bp1KePiJuLdhCzDKbHzNaY2VjHqtQe/XmdyNKMg&#10;+HFG7rcWK+cO/aAQDFUorPoXpfXrQqhhwzf55bWoZMniUmHOnDnp/fdZczExi2fRs/CMl//yDnl5&#10;eUka8lOg7RfSkcONQ2bQPZeyiev+mPGXiwCWpmq3AvPcPTQ9c3foDFBgdCbfeuutTCaBnxsQzeWV&#10;EfEr+2VHmS9fPmEslb9WLnziNXlQTygD+2BsBl1aGrHmVjsXXOZy6MRSYjqjHc2d49zPjLUatjBT&#10;ZoSU4HSeR6/+RrfWelLpkkXIElqeihdy287v0JlzvlF3RmvXri2kq4DYyCPEZh7qIOIbNmyQTT3i&#10;2NhjoOj5gcQz8bLJN6dh725+Zu2EvvvuO9g7sjdfmvVUR0wCPXr0kBBMQvGtWbMmHT16VNLw2XUm&#10;O3ToQP/y/cJg8o033uA+3lDiMNrw6z7Q3uoimXVfVI6JOk+ePKK26uk6zNYM6MUIoTDCsoE4ymFV&#10;goUDz7DlYkOIeEJCwm0OGzBcJ2bmaQ6kouXLteWMFUqDyT/++ENCwMwkthQIwZTOJLa/r7/+utEA&#10;mGKgfyNu1cFtjZAukFuBAgXeXb169YmLFy/e471NAktz7aBBg9by/Le3c+fOYm3hfhnN8WP8Sc9/&#10;8sknybzTvdG4ceNrrIof+eKLL3Zzl4hEHmfA//yuJtors0HJycn09ttvU6lSpYx1GXsADJLChQtL&#10;P9y5c6fsn2DPfeqpp8jPz08G1LfffktfffWVTDlPP/007d271zCuY85EWLJkSQoMDMTcWJWRPeJP&#10;mgZzL1YQM5MIwRQ+Gzp+1apV6dlnn5W+hoGFOO98pDEYwagDhMaiLDY8CNEvrRsaW1Oyi4SpoQ6j&#10;FeN9RktrHEC8NaMF4yNrmp6OEOkYtXjG5zSXxbSjx2E9L834PyZapbyHNRebryDehGEzhk0Z//VA&#10;BeGJUMZypaXVeiYWNhwiQG9sW19TFDi9pGT8O0gNyWTOnrBjbN/AYLKUFHiSlBGkfJTJXKYp1gyY&#10;aeXMNJPJx7fRN1PGVo8mamhtjTnenjrctloxYvg3BIX5iTGZ8Wu1D7FDFN0wNTGr7dkBhnj3I5z+&#10;YH/EVTw+JtUdDZrSzwVFOaU7cdq+Wt9PX2I90X4/bcLAvt1kT/7Y+mRGWMMW6nar5K5tJ/V8sBjb&#10;Ad3SB5iN7vbw6d+VmtV5DEzSNo9WFoO5bdrGHxt5hAykIxugnhgpyx3W3a5du9LmzZt55zjU2Pj7&#10;Du5GH7/xCJlkqbU0mLu4KvNIEsARJEtm6dKlNkzaIyXhZ+O4Ehjl3enRTEE8CTe3/FpWXq4m+We1&#10;SMT0InVXI4lT8m+iA3IxA8OHDaV27dpB5be1SPzmQaMGedlL0rWBowYrTaxHIUSnf7S1Ppix/2Nh&#10;smfPntIQ8wYfuHfvroRZNvnhtci3fztqbtsnH45JllxTayGi2H9pFR40WR7ssed9Wjh/tjAIFC1a&#10;1GAQ+iPCjNML7BjU8E2fVgTTzENPQepypZz1vIeZ+147uQ6rSer2l0mN7kmWw3057JGFySMHtsgm&#10;SeURDiZ1vQ84ExflkDkdOJd66yWWdqByn/M/eO2G5GBXgX0l00rgRuqqOtx3+jLTS7nPTSDLwZ42&#10;DPr6+opSqh7+2pAkqgPq1OGyDhhDo2mOm7yjXs1KBDvS2y+JlSwfeHFIxqc1mGNmg1mKe3w0W07M&#10;ZJ4u5pAa+rFmVVjbkDfsO4Shc2djxaaoM4h+iboAe+YoqLDNO+CNgk+9aZhymPM7PyDKwuD8vKSu&#10;f58oamymsWkHS29jc8MMcu7Yb8KQ5fhPEuLzYg5UkwLozTfftGGQAm0Z0wHjVou6Ci0boMRy/vrg&#10;xSHdDVBuli7M28wp1sIL8pO67m0eraMo8dQh6tz5U2rZshm98MILRBFf0dQpk+lw5C6i0PbCLBjE&#10;dENLyxGt0+w5tWrVousnt2Vhyoz8cKpg4eTJpaxhNl7TuHFAZYorzyMjLFNisuM+gk/s4VGfX1af&#10;N0lVjI04GLlyPNSQJO38UhiKjdlDtKyqMHkrMVLSsNHatC7EIXMlCyl0aDJv7GcqqVzvLEY58OKM&#10;3PPlVtrqnzplaQ0JcQyqOyKZAdMG/T5CY/DwLGEm6cRe7dm/GFFwLWEc+dCwrl27ZGEukcPrmmtJ&#10;MAOb+r/0B8Jeoj3MZzCjcfyBOBm5VWPogjZY6M75TKnOzamZ6jiO815sYek0a0DMVLkiCsVMy03J&#10;S/KAuZWMtgyH/i+OqGCxQjk6wc8FZ7n8/EBQWEfq06ePxuCtU5k+M8B8ZopDHP7BVELzFapcQqGd&#10;k56mC4ueusvlXWZOp4LPl3PvCltfvjxudHqlnc3QjJOzMu2He7pltSEGciOu8mCK7E/tW3gQbJKn&#10;Fjx7h9+RbeYUi8Uy5datWz9G7g3dDf+2KVOmkBpnPeRmWA50zTz0BpKWaYfeiQF0f1cLnrS9tWfg&#10;3EqieD+KCF1JMXvWkMqKLu9ZDvJr2jEKyAtdpRkzZohtr1OnToaX0o0bNySsVq0a/Zl2S+LNmzen&#10;3r17S1wHXP9unA23SYNJBOXMaadPn8YaXEJ7o4v0IAYB3Z3KzGD//v0NS2xqaqqRF31vx44dBoNh&#10;YWESWg1L3Rk4TneN/orB9u3bSwgGMUBgefXx8ZFJHOkpKSlG3uiovTR72giDwTt37kgI7ZtfNZVR&#10;VF7qCoFBmNrsGUQazGucRQDGmjVrJnEwradz/zWkCabPnDkjDKK87iiJgyIOZzCKM1wjbLw5oI8+&#10;+kic2jCHXbt2TdJ0kxzwIAb1eKVKlWACNp7hY4DQulb/i/EUwzVCp+ZAGNRtgzqDZi+8h2Fw1apV&#10;N6pWrQq/mCz/McYzYCd3jXQGsdjrCij6DkIwrG83zQx6eHhICNy+fduIYy+Nfqo/2zE4k+H6J758&#10;+fKvHBgVwTg+ePDg44iDwZiYGEk3M6gDXSAuLg4aspGGwaTHHwmDTMU/+eSTWfHx8XdPnjyZ8txz&#10;z+2sXLlyYL9+/UJhDOcXiotJt27dDnXs2DHey8vrKgzqQPny5ZNY8vtgVDcb0B2B34NRnC0G3dLS&#10;0lJ5ulC3bt26Dw6Z8MTRPXTwjLjupGn23rHG7yOP/owQ5fVyABw7+T0wA7u+1KmqmocD2VPAb9jb&#10;25vWrFkjkytGH/omRifOSLgB8rlg8cdxLeI41IEeuHHjRuM04IMPPqAffvhB/Jiw2kDD4bwdGK5P&#10;1Hv27MHmhZKSkmR/MWzYMFmukKYziOMK9EGWjqRDidUZxEjH3IeDH8yDOHdGX12yZAlNmzZN8lgZ&#10;/Jbhurk4PDw8LwZGkSJFxGKK06L9+/fT/PnzZYsJiUCamHh1BgsUKCAjHoME5ySQIhjkvitx1AOP&#10;xE2bNsmZCvfn7DPIlIMna58hQ4YcKFu27FZexg726NFD/HYB+PTyHPk7p4lvlg6eTg7Cv5cHyx4u&#10;E83dwyaP1S/YqIffA4/GbBvcsZFuykBHxnkHzkbMZx54hppuTkMc6ciPM5TmDOQxlzGfldRjuHZc&#10;S0Ssq2vOYxyaC9unZTFVWP9zVFYnVrEdpv/zieYp+S0hShA2bY6QtkxZOa6TUoyzYmP1YDvO/xup&#10;wUoLCMkSrJB/H81ExMk2QBr+Qx7k3Txc6cvpWIRcu7nyv0YZK5RWEAiOhrwaaMLCJoK3bTyabAlp&#10;1tlTjolQBmWtrm6wMP53Dr/skt7zIAi4hXKS9arDw5Gu9ndgwevCDB5oI8z/3aGeEVqvGRoMY327&#10;NzThjRgxjLtZGtH9FNfAZUaOGC514G7Zfa4TdQdq17/+94SZsa1BU5xJ4nTN+3NPOQMfNmQgUdpF&#10;opRYxolsgstyHcOHDBJhNq2liJ8whGn1u/zvF6a6On8TnIpQaC36ooNmNPabMZko9SzRHwfkqJKu&#10;hj4a3D5O3v17iTBff14TJN79XyvMjK0ezfWeN7Crp+wJBvbtSnTrMNGVDba4vJ7o3BK6k3xKVG+o&#10;8NgYJV85R3R+GVGSv2u4vkfexWzQey9n9szl2qXff/4ClLHdsyWEh6Pd4b20njd31jhu2C5Szy4g&#10;FWeCp8aTmvSTDTZv3iRD3GwLAmCCkTInx1Dq+W10LSGM1CubtHJn5pAaP1X+kzx2oEvraOhA7QpY&#10;63qZC5D1/sI/T5gU7tFKhBfmSaP7aMJb8ONY6WXqqcmMSZnA4Tyc4o8PM9JuXoyRMgAc51AlAAsg&#10;tuP6LtcZcCtfxZ041GuDXkSJC2mkdxfJBzXKUI18/iHCzFhduIUhvN6aEBb6cU84F0TqMR/CXWfH&#10;GEzq/raaz3v8FDqdEMc9dT73si10YNcGOnb0iOHw5wiwY0RF/k7BywONfIej95O6j+vb29QBPuSP&#10;NZFGe3eUvGZhWq/rP/k5U7Ue20NVafO6IuaEhTNHEp2ZR+rBzx8ekR1J3VGb1Ig3+bkbUcJUGjJk&#10;iNErYTji1zkETBnx0b9SwOLZ8gxTh+UIfyC5O+4E/C46PpxGDvhYyrRm3tEGtMV6M/7xCzMjRGmK&#10;FU/ll77PkzYn0dC+bYhOjGQG67BQOokwXMa+FtzIV0g98AkNHTrUEKIOs4ORPUJDQ8WdFfEePXpw&#10;D2+j1fVA1BKeh/XTPJ3RFrQJbXtswsxYpjTB1wKgPnASDez1EdFJnofsGbT2qmyByy5ZOF38eCG8&#10;tLQ0Q6gwk5tt/GYMGDCADhyAysQLD3q2PU8PAPHCNIjbgnp01Qjw/0rupD0aYfJOYBcqHdhMY3hw&#10;1w+Idn5lc4SdCTdSFxQkNfgFUn/rQpbjY8lyagpjMlliR2kOMI6EZ8adM3JMDk+x9JunOO1zunr1&#10;qtErMcTNDjI6pBfuaexQUA9EWA2iwKe5TX2kbVLXu9wWbvPFBUocP8PpGmdmrt/9ALEAB6CyEW01&#10;Rq9s8RZBORTe4uKkrn6N1K1epP4+nCh6ouZWEhtAFLeMF5PZ3MhBpG5uS7S2EanbPuIJv0Pm5Sue&#10;q1aFBIugcBvnVvIZLjNITix1AZrx3HPP2QgRQ1rd39qxoOyxuSrRwjwO23GV24j6fLnNaPvCL+X6&#10;EQyqMKy6LsiMYGUuKqrznMaoZW7urC+ek4PUpWVIXQvlmheHyDGGT46BmB9IPTyNhTiQ1C3tCLfu&#10;DT8IK64dDzUENGHCBFG4sQLjMj30R9jO9f/HjRtHVy7ESxy2dfAGpB3n9zgS2tbqPDpKGp5RD4LK&#10;bURdtSvxM7d93VDx/fmGAS9+515UzujCXOVTVLTKW2Ny3ZdZXyr+QiteJHU9hlIPogOjWXDcC08s&#10;pCtnoikiIpwOH9jOas8m2hO2ihIPbc70fgF2fkFJR8Pl4gUEt2rVKu6hw+S/80lnRVANGjSQEzvo&#10;kNdO7+We250/Sn8KCgqS/3F1EMP/StIhol8rEy0rynw5+OAPgV97a21Fm9H2Lxsr+/gZhxcY1oUY&#10;LlP+xNnKfFR2dKp2iQ03+u5MM714Xl5SAyvwUK7LDZtKPy2eR/37f0Xdu3ehVq2a03vvNaLatWvS&#10;s8+W5rkup/QqNBonza1bt6b169dTRsyPROtsbwHStk5yXKT3vnlzZxNtZk0A7/QvruU5PEPmQj0P&#10;jtlxIhR/KIJofoFMHh8SpZ/S2niE24o2B/ZRElkGgQwYgGswcGbnMmFVKlK+mPLOHX/lBio+NVP7&#10;UhBmin6X8+B4mjThe27EC1S5ckXWGytRpUrlqHTpktyoAlm2cwB6Fhq+Zs3PRHBqNAsQODRNdiK6&#10;gMSZTP9vaVntvXAuW/sW3Y9fTd9//72RF+d1eOf4cbxr2tjCRlCOUKqQxhPahjZeW6Tcy+eubOW0&#10;IAZ2NnDlw4WxbK/SKAjHHdxf8kpZmiOdVuWgU344z1PkemaFZ7V7pdkBdhxo+KmYcFshnt8uB526&#10;YGz8yXTM16560up6mWl/psgpLKYA/eNJ+aN+NoLL8NN6HtoQNysHoU03g3LgaBlXReFNhRuZOE2r&#10;zHB9LnRCWJlwZljN3V359NaKfLfUX56ifT8UoNy5HAvIFeAQliL6cM/iBv/SiCjtGjVq1MgkxHPa&#10;f/YIqUM0l4WwiNWUtR5GetrFg1IOp86DBn5NtKI6LywK3eShWrGYIjzvnVyA0IarAQXv5XKTngfh&#10;jWPAHQ1XWtF5sqfa/AUZwixXOkeXqwFFr6qbnqGwCcUob27ty0PdgABcRXR0tMyRLVu2FIcaHW3a&#10;8Fx4M5ZoAwvIGVZW4LmSe9mqKvRH8iURIOo8EsXzI/+fvKA0VSmpCI/gFTzHLSmcWrigWxjz/MSE&#10;Z0+6MKvXqODe7XxIxUuWbVUodFIZYbRoQYUSoVKEcC9xFeuKEYWzGpQdrCmk1RHGQ5yfUzY1pPYt&#10;PenddxrS/qAWZAmvQXGLy6eUKCyXqOHbimH7xIWnXLhwIX94eDiNGTPGAJwurly5Ijqcnob43bt3&#10;6eDBg0YablncTblBt08F466okT5nzhy6f/8+rVixQhYJPV0HnOYidu4g9d51uh39HaXFzZd7L/b5&#10;dOBKM/Mp77P/b+LEibhNrN64cSN9+/bt4wsUKPDkrTi42qy7KuqARyAujOtegQDi8A40Xx4HPvzw&#10;Q1JV1bjtDsALC/6XODLVPQQBxO2f4XGjqpYst+HNgDcOBGnvQGquC8AV6+PHj8dws95k4Bw7J9r4&#10;2AmX2P8TIaJh8G96GCHCf+rYsWOGnyiA+S4lJSWLEHFrH/vs6Mi9dOxIVBYh4ugB5fSb/ABsk3CO&#10;5WZBocaFeagyj5/+EyFi+wb/LABChDsU1Bw0EELExSrYCnWgXiw4uC4EkxgEDCE4EiI+xO7du+VK&#10;OixA9kKEdWjt2rXybix+uBkOnZJ5hG8ifF/hMJQt1z6XCULEAToUZhhD4SvWsWNHESIYBOMA4hCi&#10;v7+/Q8uLGcgL3zF7B0y4skZGRtqkQZhwvMRQxHYPwgYf+BgA9tPx8fEyFyMO6L695nrwTpzjeHh4&#10;RPDzJMZ7DNe9nLNDuhA5agCqCL48BKungXEwyXOokYbzEghYf9aRXSGa0+F1eOnSJcuRI0fuxsbG&#10;pu7bt8/mf/Q8lLM38t67dw/haAbmxWztj10mCBF+nhw1AL9NuPSahYjecfPmTRsh4n+4VNr3TGdC&#10;xDwXFRVlk/YgIfKKnM7D+TLzcsGZEDFyzOnXr19HOI0BX0B4nT1+8vHxKXTu3DkbRiAUs1kKaNy4&#10;MYR4316IEOykSZNs8joToiPAgIH5016IZmB+tBf+XwgRvthPbk5kysUNqc5DJgq9D5YULBC4N/r8&#10;88/TiBEj6OLFi9S9e/fD3JMOYGGAdzEA601ycrIF0NMAzJvQE1euXGmk2WPhwoUy1y1YsCB19OjR&#10;N3C+4igfgMXs8uXLNmkzZ86UoQud1JwOXZbb9MSFCIJZqCIDLrQ+PGnPYvzEWMbPsH4sYuCuQh/G&#10;ZwycWfzAmGOFHwOMI5zNmMuYz1jKCGFsZIQzdjF2W0PsMnBLAHVDJRnIGMWYztDrzQ7AB45OoeIU&#10;YTwZIqJcPPyOYi7EqgfAqBoRESFDBM8Y3mfPnpUzE+xeypYtK/MWrDP4H/lwaQlqD+IA5rvixTOt&#10;Qhi6sHRjBe7cubOkBQQESBl9XsWu5JlnnjHKQPfDqMD1nV27dkka3gejLnROPGPXAl99GIO3bNmC&#10;D9eQgbuXuRlPhuCzz0NSGGrVqhV5eXmJrtelSxdpHHz48R92DvpiA0HARAXFGc/wvYG+h7kQcyJc&#10;SeA+r6+eyA+VBTopVnXolUjnoSwrP08X8kHq1q0rdUBoqBsE/Q9TjD7HYluKEEMaIT4sBIt7AZyG&#10;u3o4AqjLyN59veyQvRBr165NhQoVEuUYQsQdAfwH5RZC1NUaXIqA4guDK5RxTPYQnCMhQsFGb/bz&#10;8xMh6he4oV5BiL169ZJeh/qdCbFp06ZShudR4UsXpu4YACFOnjz5KMf1I4BsXxHIDuVISkoagx0C&#10;GMEdw0OHDqnnz5/PwCYfrsEYdrhKhUZjNceQXrx4sSwOyA9guHFvVCEoID09XXoeFidunAw7CAhG&#10;CdSJRYE/3v3t27fLe3HmjAWEV10L6kcdoPHjx8v7sHPBcEfZ5cuXi/Lv6+tLvCjKNIHt5/Tp0/82&#10;IYKwz8Ql8y8Z0Phxpxu3oiYysIhgwv6RgcUD/wF6HCH+A5APehq2Xvp/ZpjLIj/yof7J1jj+Q/kp&#10;1lBfsPSyejksYGZ+9DwTGLg0inOUR2bFdoVgQsLXg2oAkxKu2GLrpD+XtoaOgP8AnOmiHEJH+czQ&#10;60P9UIz1MiiPNGd1oNwzVtjzhDLoENA4XDCHKcq/ASrYmiQfqe6/AAAAAElFTkSuQmCCUEsDBAoA&#10;AAAAAAAAIQAUwVBNzwUAAM8FAAAUAAAAZHJzL21lZGlhL2ltYWdlMS5wbmeJUE5HDQoaCgAAAA1J&#10;SERSAAAB4gAAAJsIBgAAAL6zmB4AAAABc1JHQgJAwH3FAAAACXBIWXMAAA7EAAAOxAGVKw4bAAAA&#10;GXRFWHRTb2Z0d2FyZQBNaWNyb3NvZnQgT2ZmaWNlf+01cQAABU9JREFUeNrt3StyHFcYhmHDQEHD&#10;LCFLMPQSBA2zDa0iUNDQ0NAb6Br3AYIqsVEmQIaGyUiuctnOXLp7zulze8BTNUzV+sFb8+kyr25u&#10;bl4BAHn4JgCAEAOAEANA8babzRshBoBMduP4+enu7rUQA0AGf4/jwy6Ej0IMAJlCvPfvdrN5J8QA&#10;kCnEu3H80sJE7agAVBnilxg3MFE7KgDVhriFidpRAag6xLVP1I4KQNUhrn2idlQAqg9xzRO1owLQ&#10;RIhrnagdFYAmQvwihPdCDAC5QvwtxtdCDAD5QvxY00TtqAC0FeLKJmpHBaC9EFc0UTsqAK2GuIqJ&#10;2lEBaDPElUzUjgpAuyGuYKJ2VABaD3HRE7WjAtB2iAufqB0VgPZDXPBE7agA9BLiIidqRwWgjxAX&#10;OlE7KgD9hLjAidpRAegtxEVN1I4KQF8hLmyidlQA+gtxQRO1owLQa4iLmKgdFYA+Q1zIRO2oAPQb&#10;4gImakcFoPcQZ52oHRWAvkO8txvHWyEGgEwhfrYN4a0QA0CmEL9M1MNwJcQAkCPEmSZqRwVAiDNO&#10;1N9fPL8d3242bwCgZM8TcsoQrz1Rf3/x8nApHwwAKrHmRC3EAJBxohZiADhkpYlaiAHgiDUmaiEG&#10;gBNST9RCDACnJJ6ohRgAzkg5UQsxAEyQaqIWYgCYItFELcQAMFGKiVqIAWCG2BO1EAPAHJEnaiEG&#10;gJliTtRCDAALxJqohRgAlog0UQsxACwUY6IWYgC4wHM/hRgA8nm4v7//TYgBIJNdCH8JMQBktHSi&#10;FmIAiGPRRC3EABDJkolaiAEgorkTtRADQFyzJmohBoDI5kzUQgwACUydqIUYANKYNFELMQAkMmWi&#10;FmIASOjcRC3EAJDWyYlaiAEgsVMTtRADwAqOTdRCDADrODhRCzEArOTQRC3EALCiXydqIQaAdf00&#10;UQsxAKzsx4laiAEgw7tiIQaATH78ObEQA8CKfv3NaSEGgPX872+JhRgAVnLov2sJMQCs4Nj/mxZi&#10;AEjv6CcwCTEAJHbqM4mFGAASOvURiEIMAGkdnaSFGAASOzVJCzEAJHRukhZiAEjn7CQtxACQyJRJ&#10;WogBIIGpk7QQA0B8kydpIQaAyOZM0kIMABHtxvF2boSFGABiCOHxaRiuhBgAMtiG8HZJhIUYAC60&#10;dJIWYgC41AWTtBADwIUumaSFGAAucOkkLcQAsFSESVqIAWChGJO0EAPAArEmaSEGgLkiTtJCDAAz&#10;xZykhRgAZog9SQsxAEyVYJIWYgCYKMUkLcQAMEGqSVqIAeCchJO0EAPA+RBfp4ywEAPA8Qi/Tx1h&#10;IQaAwxF+fLq7e71qiP8Zhj/2X/wTABQthK8rhPh6jQj/FGIAqME+lA8tTNJCDIAQZ5ykhRgAIc44&#10;SQsxAEKccZIWYgCEOOMkLcQACHHGSVqIARDijJO0EAMgxBknaSEGQIgzTtJCDEDfIc48SQsxAP2G&#10;uIBJWogB6DnE2SdpIQagyxDvxvFDSc/jqAB0E+J9hL+UMkkLMQDdhXi72bwr7XkcFYAuQrwL4WOJ&#10;z+OoADQf4hInaSEGoJsQlzhJCzEAXYS41ElaiAFoPsQlT9JCDEDzIS55khZiAJoOcemTtBAD0GyI&#10;a5ikhRiAZkNcwyQtxAA0GeJaJmkhBqC5ENc0SQsxAM2FuKZJWogBaCrEtU3SQgxAMyGucZIWYgCa&#10;CfE2hD9rfR5HBaD2EH+q+XkcFYB6QxzC1+0w/C7EAJAhxDVP0kIMQO0hrnqSFmIA6g1xA5O0EANQ&#10;bYhbmKSFGIAq7cbxtqXncVQAqvI0DFdCDABE8R/8X5np7R8T3wAAAABJRU5ErkJgglBLAwQUAAYA&#10;CAAAACEA0r3bnN4AAAAHAQAADwAAAGRycy9kb3ducmV2LnhtbEyPQU+DQBSE7yb+h80z8WYXi7aA&#10;PBqj4eDBQ4vG64N9ApbdJey2pf/e9VSPk5nMfJNvZj2II0+utwbhfhGBYNNY1ZsW4aMq7xIQzpNR&#10;NFjDCGd2sCmur3LKlD2ZLR93vhWhxLiMEDrvx0xK13SsyS3syCZ433bS5IOcWqkmOoVyPchlFK2k&#10;pt6EhY5Gfum42e8OGqGstlU5PC7fvz5fy7ea9n36sz4j3t7Mz08gPM/+EoY//IAORWCq7cEoJwaE&#10;cMQjJHEMIrjpKklB1Ajx+iECWeTyP3/xCwAA//8DAFBLAQItABQABgAIAAAAIQCxgme2CgEAABMC&#10;AAATAAAAAAAAAAAAAAAAAAAAAABbQ29udGVudF9UeXBlc10ueG1sUEsBAi0AFAAGAAgAAAAhADj9&#10;If/WAAAAlAEAAAsAAAAAAAAAAAAAAAAAOwEAAF9yZWxzLy5yZWxzUEsBAi0AFAAGAAgAAAAhAOVe&#10;jAPhBQAAGiAAAA4AAAAAAAAAAAAAAAAAOgIAAGRycy9lMm9Eb2MueG1sUEsBAi0AFAAGAAgAAAAh&#10;ADcnR2HMAAAAKQIAABkAAAAAAAAAAAAAAAAARwgAAGRycy9fcmVscy9lMm9Eb2MueG1sLnJlbHNQ&#10;SwECLQAKAAAAAAAAACEA5JAQReBBAADgQQAAFAAAAAAAAAAAAAAAAABKCQAAZHJzL21lZGlhL2lt&#10;YWdlMy5wbmdQSwECLQAKAAAAAAAAACEA24YkFb4fAAC+HwAAFAAAAAAAAAAAAAAAAABcSwAAZHJz&#10;L21lZGlhL2ltYWdlMi5wbmdQSwECLQAKAAAAAAAAACEAFMFQTc8FAADPBQAAFAAAAAAAAAAAAAAA&#10;AABMawAAZHJzL21lZGlhL2ltYWdlMS5wbmdQSwECLQAUAAYACAAAACEA0r3bnN4AAAAHAQAADwAA&#10;AAAAAAAAAAAAAABNcQAAZHJzL2Rvd25yZXYueG1sUEsFBgAAAAAIAAgAAAIAAFhyAAAAAA==&#10;">
                  <v:shape id="_x0000_s1186" type="#_x0000_t75" style="position:absolute;width:61525;height:18459;visibility:visible;mso-wrap-style:square">
                    <v:fill o:detectmouseclick="t"/>
                    <v:path o:connecttype="none"/>
                  </v:shape>
                  <v:shape id="Рисунок 2" o:spid="_x0000_s1187" type="#_x0000_t75" style="position:absolute;width:6152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bSxQAAANoAAAAPAAAAZHJzL2Rvd25yZXYueG1sRI/dasJA&#10;FITvC77DcgTv6qYBW4luggj+0EJttejtMXuaBLNnQ3aN6dt3hUIvh5n5hplnvalFR62rLCt4Gkcg&#10;iHOrKy4UfB1Wj1MQziNrrC2Tgh9ykKWDhzkm2t74k7q9L0SAsEtQQel9k0jp8pIMurFtiIP3bVuD&#10;Psi2kLrFW4CbWsZR9CwNVhwWSmxoWVJ+2V+NAnP6mBx26/jtsju+n3W3wOnm5VWp0bBfzEB46v1/&#10;+K+91QpiuF8JN0CmvwAAAP//AwBQSwECLQAUAAYACAAAACEA2+H2y+4AAACFAQAAEwAAAAAAAAAA&#10;AAAAAAAAAAAAW0NvbnRlbnRfVHlwZXNdLnhtbFBLAQItABQABgAIAAAAIQBa9CxbvwAAABUBAAAL&#10;AAAAAAAAAAAAAAAAAB8BAABfcmVscy8ucmVsc1BLAQItABQABgAIAAAAIQA9iYbSxQAAANoAAAAP&#10;AAAAAAAAAAAAAAAAAAcCAABkcnMvZG93bnJldi54bWxQSwUGAAAAAAMAAwC3AAAA+QIAAAAA&#10;">
                    <v:imagedata r:id="rId18" o:title=""/>
                    <v:path arrowok="t"/>
                    <o:lock v:ext="edit" aspectratio="f"/>
                  </v:shape>
                  <v:shape id="Блок-схема: альтернативний процес 6" o:spid="_x0000_s1188" type="#_x0000_t176" style="position:absolute;left:942;top:551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46xAAAANoAAAAPAAAAZHJzL2Rvd25yZXYueG1sRI/dagIx&#10;FITvC75DOIJ3NWsti6xG0dJCobTgD+rlYXPMLm5OliRdt2/fFApeDjPzDbNY9bYRHflQO1YwGWcg&#10;iEunazYKDvu3xxmIEJE1No5JwQ8FWC0HDwsstLvxlrpdNCJBOBSooIqxLaQMZUUWw9i1xMm7OG8x&#10;JumN1B5vCW4b+ZRlubRYc1qosKWXisrr7tsqODen48V95F+fr9pvQjd7NmZ6Vmo07NdzEJH6eA//&#10;t9+1ghz+rqQbIJe/AAAA//8DAFBLAQItABQABgAIAAAAIQDb4fbL7gAAAIUBAAATAAAAAAAAAAAA&#10;AAAAAAAAAABbQ29udGVudF9UeXBlc10ueG1sUEsBAi0AFAAGAAgAAAAhAFr0LFu/AAAAFQEAAAsA&#10;AAAAAAAAAAAAAAAAHwEAAF9yZWxzLy5yZWxzUEsBAi0AFAAGAAgAAAAhAEfKfjrEAAAA2gAAAA8A&#10;AAAAAAAAAAAAAAAABwIAAGRycy9kb3ducmV2LnhtbFBLBQYAAAAAAwADALcAAAD4AgAAAAA=&#10;" fillcolor="#c0504d" strokecolor="#f9f9f9" strokeweight="3pt">
                    <v:textbox>
                      <w:txbxContent>
                        <w:p w14:paraId="456DC35F"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First Worksheet</w:t>
                          </w:r>
                        </w:p>
                      </w:txbxContent>
                    </v:textbox>
                  </v:shape>
                  <v:shape id="Рисунок 7" o:spid="_x0000_s1189" type="#_x0000_t75" style="position:absolute;left:35423;width:5588;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uUxgAAANoAAAAPAAAAZHJzL2Rvd25yZXYueG1sRI9Pa8JA&#10;FMTvBb/D8oReSrOx1D+kriIGaU9FY3Po7ZF9JsHs25BdY+yn7wqFHoeZ+Q2zXA+mET11rrasYBLF&#10;IIgLq2suFXwdd88LEM4ja2wsk4IbOVivRg9LTLS98oH6zJciQNglqKDyvk2kdEVFBl1kW+LgnWxn&#10;0AfZlVJ3eA1w08iXOJ5JgzWHhQpb2lZUnLOLUfCaTyff+5/3haUiu6V59rlLL09KPY6HzRsIT4P/&#10;D/+1P7SCOdyvhBsgV78AAAD//wMAUEsBAi0AFAAGAAgAAAAhANvh9svuAAAAhQEAABMAAAAAAAAA&#10;AAAAAAAAAAAAAFtDb250ZW50X1R5cGVzXS54bWxQSwECLQAUAAYACAAAACEAWvQsW78AAAAVAQAA&#10;CwAAAAAAAAAAAAAAAAAfAQAAX3JlbHMvLnJlbHNQSwECLQAUAAYACAAAACEAoGCrlMYAAADaAAAA&#10;DwAAAAAAAAAAAAAAAAAHAgAAZHJzL2Rvd25yZXYueG1sUEsFBgAAAAADAAMAtwAAAPoCAAAAAA==&#10;">
                    <v:imagedata r:id="rId19" o:title=""/>
                  </v:shape>
                  <v:shape id="Блок-схема: альтернативний процес 8" o:spid="_x0000_s1190" type="#_x0000_t176" style="position:absolute;left:11801;top:5705;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1quvQAAANoAAAAPAAAAZHJzL2Rvd25yZXYueG1sRE+5jsIw&#10;EO1X4h+sQaIDBwoEAYPCtUvHKepRPCQR8TjEBsLf4wJpy6d3T+eNKcWTaldYVtDvRSCIU6sLzhSc&#10;T5vuCITzyBpLy6TgTQ7ms9bPFGNtX3yg59FnIoSwi1FB7n0VS+nSnAy6nq2IA3e1tUEfYJ1JXeMr&#10;hJtSDqJoKA0WHBpyrGiZU3o7PoyCZHB5jP+a+1qPfhfJfijHp9XOK9VpN8kEhKfG/4u/7q1WELaG&#10;K+EGyNkHAAD//wMAUEsBAi0AFAAGAAgAAAAhANvh9svuAAAAhQEAABMAAAAAAAAAAAAAAAAAAAAA&#10;AFtDb250ZW50X1R5cGVzXS54bWxQSwECLQAUAAYACAAAACEAWvQsW78AAAAVAQAACwAAAAAAAAAA&#10;AAAAAAAfAQAAX3JlbHMvLnJlbHNQSwECLQAUAAYACAAAACEA+i9arr0AAADaAAAADwAAAAAAAAAA&#10;AAAAAAAHAgAAZHJzL2Rvd25yZXYueG1sUEsFBgAAAAADAAMAtwAAAPECAAAAAA==&#10;" fillcolor="#9bbb59" strokecolor="#f9f9f9" strokeweight="3pt">
                    <v:textbox>
                      <w:txbxContent>
                        <w:p w14:paraId="03FE147D" w14:textId="77777777" w:rsidR="0058362C" w:rsidRDefault="0058362C" w:rsidP="0058362C">
                          <w:pPr>
                            <w:pStyle w:val="a3"/>
                            <w:spacing w:before="0" w:beforeAutospacing="0" w:after="160" w:afterAutospacing="0" w:line="256" w:lineRule="auto"/>
                            <w:jc w:val="center"/>
                          </w:pPr>
                          <w:r>
                            <w:rPr>
                              <w:rFonts w:eastAsia="Times New Roman"/>
                              <w:sz w:val="16"/>
                              <w:szCs w:val="16"/>
                            </w:rPr>
                            <w:t xml:space="preserve">Create Region </w:t>
                          </w:r>
                          <w:del w:id="224" w:author="Bohdan Benetskyi" w:date="2017-02-22T11:11:00Z">
                            <w:r w:rsidDel="00957975">
                              <w:rPr>
                                <w:rFonts w:eastAsia="Times New Roman"/>
                                <w:sz w:val="16"/>
                                <w:szCs w:val="16"/>
                              </w:rPr>
                              <w:delText>Report</w:delText>
                            </w:r>
                          </w:del>
                          <w:ins w:id="225" w:author="Bohdan Benetskyi" w:date="2017-02-22T11:11:00Z">
                            <w:r>
                              <w:rPr>
                                <w:rFonts w:eastAsia="Times New Roman"/>
                                <w:sz w:val="16"/>
                                <w:szCs w:val="16"/>
                              </w:rPr>
                              <w:t>Worksheet</w:t>
                            </w:r>
                          </w:ins>
                        </w:p>
                      </w:txbxContent>
                    </v:textbox>
                  </v:shape>
                  <v:shape id="Блок-схема: альтернативний процес 9" o:spid="_x0000_s1191" type="#_x0000_t176" style="position:absolute;left:22659;top:5705;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HewgAAANoAAAAPAAAAZHJzL2Rvd25yZXYueG1sRI9Pi8Iw&#10;FMTvgt8hPMGLrKmuSLdrFFFk9ySoi+dH8/pHm5faRK3f3iwIHoeZ+Q0zW7SmEjdqXGlZwWgYgSBO&#10;rS45V/B32HzEIJxH1lhZJgUPcrCYdzszTLS9845ue5+LAGGXoILC+zqR0qUFGXRDWxMHL7ONQR9k&#10;k0vd4D3ATSXHUTSVBksOCwXWtCooPe+vRgGfBln2s6yP2+M4nkSfiPF1fVGq32uX3yA8tf4dfrV/&#10;tYIv+L8SboCcPwEAAP//AwBQSwECLQAUAAYACAAAACEA2+H2y+4AAACFAQAAEwAAAAAAAAAAAAAA&#10;AAAAAAAAW0NvbnRlbnRfVHlwZXNdLnhtbFBLAQItABQABgAIAAAAIQBa9CxbvwAAABUBAAALAAAA&#10;AAAAAAAAAAAAAB8BAABfcmVscy8ucmVsc1BLAQItABQABgAIAAAAIQA66xHewgAAANoAAAAPAAAA&#10;AAAAAAAAAAAAAAcCAABkcnMvZG93bnJldi54bWxQSwUGAAAAAAMAAwC3AAAA9gIAAAAA&#10;" fillcolor="#8064a2" strokecolor="#f9f9f9" strokeweight="3pt">
                    <v:textbox>
                      <w:txbxContent>
                        <w:p w14:paraId="44EFEBF6"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Bar Chart</w:t>
                          </w:r>
                        </w:p>
                      </w:txbxContent>
                    </v:textbox>
                  </v:shape>
                  <v:shape id="Блок-схема: альтернативний процес 10" o:spid="_x0000_s1192" type="#_x0000_t176" style="position:absolute;left:33708;top:5588;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caxQAAANsAAAAPAAAAZHJzL2Rvd25yZXYueG1sRI9Pa8JA&#10;EMXvBb/DMoKXUje1IJK6SiwIHlrwT8DrNDtNgtnZsLtq+u07h4K3Gd6b936zXA+uUzcKsfVs4HWa&#10;gSKuvG25NlCeti8LUDEhW+w8k4FfirBejZ6WmFt/5wPdjqlWEsIxRwNNSn2udawachinvicW7ccH&#10;h0nWUGsb8C7hrtOzLJtrhy1LQ4M9fTRUXY5XZyB8bZ7fzmV9OH3P9ljMw2eBZWXMZDwU76ASDelh&#10;/r/eWcEXevlFBtCrPwAAAP//AwBQSwECLQAUAAYACAAAACEA2+H2y+4AAACFAQAAEwAAAAAAAAAA&#10;AAAAAAAAAAAAW0NvbnRlbnRfVHlwZXNdLnhtbFBLAQItABQABgAIAAAAIQBa9CxbvwAAABUBAAAL&#10;AAAAAAAAAAAAAAAAAB8BAABfcmVscy8ucmVsc1BLAQItABQABgAIAAAAIQBuKRcaxQAAANsAAAAP&#10;AAAAAAAAAAAAAAAAAAcCAABkcnMvZG93bnJldi54bWxQSwUGAAAAAAMAAwC3AAAA+QIAAAAA&#10;" fillcolor="#4f81bd" strokecolor="#f9f9f9" strokeweight="3pt">
                    <v:textbox>
                      <w:txbxContent>
                        <w:p w14:paraId="747FF1AA" w14:textId="77777777" w:rsidR="0058362C" w:rsidRDefault="0058362C" w:rsidP="0058362C">
                          <w:pPr>
                            <w:pStyle w:val="a3"/>
                            <w:spacing w:before="0" w:beforeAutospacing="0" w:after="160" w:afterAutospacing="0" w:line="256" w:lineRule="auto"/>
                            <w:jc w:val="center"/>
                          </w:pPr>
                          <w:r>
                            <w:rPr>
                              <w:rFonts w:eastAsia="Times New Roman"/>
                              <w:sz w:val="16"/>
                              <w:szCs w:val="16"/>
                            </w:rPr>
                            <w:t>Create Pie Chart</w:t>
                          </w:r>
                        </w:p>
                      </w:txbxContent>
                    </v:textbox>
                  </v:shape>
                  <v:shape id="Рисунок 11" o:spid="_x0000_s1193" type="#_x0000_t75" style="position:absolute;left:3524;top:752;width:4855;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mDwAAAANsAAAAPAAAAZHJzL2Rvd25yZXYueG1sRE9Na8JA&#10;EL0L/Q/LFLyZjS2IpK4iLZZcG/XgbchOsyHZ2ZBdk9Rf3xUEb/N4n7PZTbYVA/W+dqxgmaQgiEun&#10;a64UnI6HxRqED8gaW8ek4I887LYvsw1m2o38Q0MRKhFD2GeowITQZVL60pBFn7iOOHK/rrcYIuwr&#10;qXscY7ht5VuarqTFmmODwY4+DZVNcbUKCqr27tR8N119Gy/nQebvXyZXav467T9ABJrCU/xw5zrO&#10;X8L9l3iA3P4DAAD//wMAUEsBAi0AFAAGAAgAAAAhANvh9svuAAAAhQEAABMAAAAAAAAAAAAAAAAA&#10;AAAAAFtDb250ZW50X1R5cGVzXS54bWxQSwECLQAUAAYACAAAACEAWvQsW78AAAAVAQAACwAAAAAA&#10;AAAAAAAAAAAfAQAAX3JlbHMvLnJlbHNQSwECLQAUAAYACAAAACEAPAopg8AAAADbAAAADwAAAAAA&#10;AAAAAAAAAAAHAgAAZHJzL2Rvd25yZXYueG1sUEsFBgAAAAADAAMAtwAAAPQCAAAAAA==&#10;">
                    <v:imagedata r:id="rId27" o:title=""/>
                    <v:path arrowok="t"/>
                  </v:shape>
                  <v:shape id="Рисунок 12" o:spid="_x0000_s1194" type="#_x0000_t75" style="position:absolute;left:14944;top:752;width:485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UUwgAAANsAAAAPAAAAZHJzL2Rvd25yZXYueG1sRE9Na8JA&#10;EL0X/A/LCL0E3TSHINFVVCj00ByaiuchO02WZmfD7qqpv94tFHqbx/uczW6yg7iSD8axgpdlDoK4&#10;ddpwp+D0+bpYgQgRWePgmBT8UIDddva0wUq7G3/QtYmdSCEcKlTQxzhWUoa2J4th6UbixH05bzEm&#10;6DupPd5SuB1kkeeltGg4NfQ40rGn9ru5WAW6vmS+NndrVmdu3svT8ZBnjVLP82m/BhFpiv/iP/eb&#10;TvML+P0lHSC3DwAAAP//AwBQSwECLQAUAAYACAAAACEA2+H2y+4AAACFAQAAEwAAAAAAAAAAAAAA&#10;AAAAAAAAW0NvbnRlbnRfVHlwZXNdLnhtbFBLAQItABQABgAIAAAAIQBa9CxbvwAAABUBAAALAAAA&#10;AAAAAAAAAAAAAB8BAABfcmVscy8ucmVsc1BLAQItABQABgAIAAAAIQCCvRUUwgAAANsAAAAPAAAA&#10;AAAAAAAAAAAAAAcCAABkcnMvZG93bnJldi54bWxQSwUGAAAAAAMAAwC3AAAA9gIAAAAA&#10;">
                    <v:imagedata r:id="rId27" o:title=""/>
                  </v:shape>
                  <v:shape id="Рисунок 13" o:spid="_x0000_s1195" type="#_x0000_t75" style="position:absolute;left:25707;top:825;width:485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CPwAAAANsAAAAPAAAAZHJzL2Rvd25yZXYueG1sRE9Ni8Iw&#10;EL0L/ocwghdZ01UQqUbZFQQPerDKnodmbMM2k5JE7e6vN4LgbR7vc5brzjbiRj4Yxwo+xxkI4tJp&#10;w5WC82n7MQcRIrLGxjEp+KMA61W/t8Rcuzsf6VbESqQQDjkqqGNscylDWZPFMHYtceIuzluMCfpK&#10;ao/3FG4bOcmymbRoODXU2NKmpvK3uFoF+nAd+YP5t2b+w8V+dt58Z6NCqeGg+1qAiNTFt/jl3uk0&#10;fwrPX9IBcvUAAAD//wMAUEsBAi0AFAAGAAgAAAAhANvh9svuAAAAhQEAABMAAAAAAAAAAAAAAAAA&#10;AAAAAFtDb250ZW50X1R5cGVzXS54bWxQSwECLQAUAAYACAAAACEAWvQsW78AAAAVAQAACwAAAAAA&#10;AAAAAAAAAAAfAQAAX3JlbHMvLnJlbHNQSwECLQAUAAYACAAAACEA7fGwj8AAAADbAAAADwAAAAAA&#10;AAAAAAAAAAAHAgAAZHJzL2Rvd25yZXYueG1sUEsFBgAAAAADAAMAtwAAAPQCAAAAAA==&#10;">
                    <v:imagedata r:id="rId27" o:title=""/>
                  </v:shape>
                  <w10:wrap type="topAndBottom" anchorx="page" anchory="page"/>
                  <w10:anchorlock/>
                </v:group>
              </w:pict>
            </mc:Fallback>
          </mc:AlternateContent>
        </w:r>
      </w:ins>
      <w:ins w:id="207" w:author="Bohdan Benetskyi" w:date="2017-02-25T10:09:00Z">
        <w:r>
          <w:rPr>
            <w:lang w:eastAsia="en-GB"/>
          </w:rPr>
          <w:t>:</w:t>
        </w:r>
      </w:ins>
    </w:p>
    <w:p w14:paraId="5795DC36" w14:textId="7E500457" w:rsidR="0058362C" w:rsidRDefault="0058362C">
      <w:pPr>
        <w:rPr>
          <w:ins w:id="208" w:author="Bohdan Benetskyi" w:date="2017-02-25T10:09:00Z"/>
          <w:lang w:eastAsia="en-GB"/>
        </w:rPr>
      </w:pPr>
    </w:p>
    <w:p w14:paraId="76E7B81D" w14:textId="6ADAFA8E" w:rsidR="0058362C" w:rsidRPr="009C2C9F" w:rsidRDefault="0058362C">
      <w:pPr>
        <w:pStyle w:val="a4"/>
        <w:numPr>
          <w:ilvl w:val="0"/>
          <w:numId w:val="6"/>
        </w:numPr>
        <w:rPr>
          <w:ins w:id="209" w:author="Bohdan Benetskyi" w:date="2017-02-25T10:39:00Z"/>
          <w:lang w:eastAsia="en-GB"/>
          <w:rPrChange w:id="210" w:author="Bohdan Benetskyi" w:date="2017-02-25T10:39:00Z">
            <w:rPr>
              <w:ins w:id="211" w:author="Bohdan Benetskyi" w:date="2017-02-25T10:39:00Z"/>
              <w:lang w:val="uk-UA" w:eastAsia="en-GB"/>
            </w:rPr>
          </w:rPrChange>
        </w:rPr>
        <w:pPrChange w:id="212" w:author="Bohdan Benetskyi" w:date="2017-02-25T10:10:00Z">
          <w:pPr/>
        </w:pPrChange>
      </w:pPr>
      <w:ins w:id="213" w:author="Bohdan Benetskyi" w:date="2017-02-25T10:10:00Z">
        <w:r w:rsidRPr="0058362C">
          <w:rPr>
            <w:lang w:eastAsia="en-GB"/>
          </w:rPr>
          <w:t>We learned how to get data from tables and to build on them graphics</w:t>
        </w:r>
        <w:r>
          <w:rPr>
            <w:lang w:val="uk-UA" w:eastAsia="en-GB"/>
          </w:rPr>
          <w:t>.</w:t>
        </w:r>
      </w:ins>
    </w:p>
    <w:p w14:paraId="6DCB033B" w14:textId="11947296" w:rsidR="009C2C9F" w:rsidRPr="0058362C" w:rsidRDefault="009C2C9F">
      <w:pPr>
        <w:pStyle w:val="a4"/>
        <w:numPr>
          <w:ilvl w:val="0"/>
          <w:numId w:val="6"/>
        </w:numPr>
        <w:rPr>
          <w:ins w:id="214" w:author="Bohdan Benetskyi" w:date="2017-02-25T10:10:00Z"/>
          <w:lang w:eastAsia="en-GB"/>
          <w:rPrChange w:id="215" w:author="Bohdan Benetskyi" w:date="2017-02-25T10:10:00Z">
            <w:rPr>
              <w:ins w:id="216" w:author="Bohdan Benetskyi" w:date="2017-02-25T10:10:00Z"/>
              <w:lang w:val="uk-UA" w:eastAsia="en-GB"/>
            </w:rPr>
          </w:rPrChange>
        </w:rPr>
        <w:pPrChange w:id="217" w:author="Bohdan Benetskyi" w:date="2017-02-25T10:10:00Z">
          <w:pPr/>
        </w:pPrChange>
      </w:pPr>
      <w:ins w:id="218" w:author="Bohdan Benetskyi" w:date="2017-02-25T10:40:00Z">
        <w:r>
          <w:rPr>
            <w:lang w:eastAsia="en-GB"/>
          </w:rPr>
          <w:t>L</w:t>
        </w:r>
        <w:r w:rsidRPr="009C2C9F">
          <w:rPr>
            <w:lang w:eastAsia="en-GB"/>
          </w:rPr>
          <w:t>earned the basics of creating custom fields</w:t>
        </w:r>
        <w:r>
          <w:rPr>
            <w:lang w:eastAsia="en-GB"/>
          </w:rPr>
          <w:t>.</w:t>
        </w:r>
      </w:ins>
    </w:p>
    <w:p w14:paraId="27BFB4A9" w14:textId="1A6C3EDC" w:rsidR="0058362C" w:rsidRDefault="0058362C">
      <w:pPr>
        <w:pStyle w:val="a4"/>
        <w:numPr>
          <w:ilvl w:val="0"/>
          <w:numId w:val="6"/>
        </w:numPr>
        <w:rPr>
          <w:ins w:id="219" w:author="Bohdan Benetskyi" w:date="2017-02-25T10:10:00Z"/>
          <w:lang w:eastAsia="en-GB"/>
        </w:rPr>
        <w:pPrChange w:id="220" w:author="Bohdan Benetskyi" w:date="2017-02-25T10:10:00Z">
          <w:pPr/>
        </w:pPrChange>
      </w:pPr>
      <w:ins w:id="221" w:author="Bohdan Benetskyi" w:date="2017-02-25T10:10:00Z">
        <w:r w:rsidRPr="0058362C">
          <w:rPr>
            <w:lang w:eastAsia="en-GB"/>
          </w:rPr>
          <w:t>Learned</w:t>
        </w:r>
      </w:ins>
      <w:ins w:id="222" w:author="Bohdan Benetskyi" w:date="2017-02-25T10:39:00Z">
        <w:r w:rsidR="009C2C9F">
          <w:rPr>
            <w:lang w:eastAsia="en-GB"/>
          </w:rPr>
          <w:t xml:space="preserve"> how</w:t>
        </w:r>
      </w:ins>
      <w:ins w:id="223" w:author="Bohdan Benetskyi" w:date="2017-02-25T10:10:00Z">
        <w:r w:rsidRPr="0058362C">
          <w:rPr>
            <w:lang w:eastAsia="en-GB"/>
          </w:rPr>
          <w:t xml:space="preserve"> to convert and change table for bars and</w:t>
        </w:r>
        <w:r>
          <w:rPr>
            <w:lang w:val="uk-UA" w:eastAsia="en-GB"/>
          </w:rPr>
          <w:t xml:space="preserve"> </w:t>
        </w:r>
        <w:r>
          <w:rPr>
            <w:lang w:eastAsia="en-GB"/>
          </w:rPr>
          <w:t>pies.</w:t>
        </w:r>
      </w:ins>
    </w:p>
    <w:p w14:paraId="75AB92A4" w14:textId="6A223952" w:rsidR="0058362C" w:rsidRPr="0058362C" w:rsidRDefault="009C2C9F">
      <w:pPr>
        <w:pStyle w:val="a4"/>
        <w:numPr>
          <w:ilvl w:val="0"/>
          <w:numId w:val="6"/>
        </w:numPr>
        <w:rPr>
          <w:ins w:id="224" w:author="Bohdan Benetskyi" w:date="2017-02-25T10:08:00Z"/>
          <w:lang w:eastAsia="en-GB"/>
        </w:rPr>
        <w:pPrChange w:id="225" w:author="Bohdan Benetskyi" w:date="2017-02-25T10:10:00Z">
          <w:pPr/>
        </w:pPrChange>
      </w:pPr>
      <w:ins w:id="226" w:author="Bohdan Benetskyi" w:date="2017-02-25T10:39:00Z">
        <w:r w:rsidRPr="009C2C9F">
          <w:rPr>
            <w:lang w:eastAsia="en-GB"/>
          </w:rPr>
          <w:t>Briefly review the possibility of definitions of dashboards</w:t>
        </w:r>
      </w:ins>
      <w:ins w:id="227" w:author="Bohdan Benetskyi" w:date="2017-02-25T10:41:00Z">
        <w:r>
          <w:rPr>
            <w:lang w:eastAsia="en-GB"/>
          </w:rPr>
          <w:t>.</w:t>
        </w:r>
      </w:ins>
    </w:p>
    <w:p w14:paraId="64248D6F" w14:textId="77777777" w:rsidR="0058362C" w:rsidRPr="005D730B" w:rsidRDefault="0058362C" w:rsidP="003A77C4">
      <w:pPr>
        <w:rPr>
          <w:lang w:eastAsia="en-GB"/>
        </w:rPr>
      </w:pPr>
    </w:p>
    <w:sectPr w:rsidR="0058362C" w:rsidRPr="005D730B" w:rsidSect="005A7756">
      <w:footerReference w:type="default" r:id="rId52"/>
      <w:pgSz w:w="12240" w:h="15840"/>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Fernandez, Arun J.   Contractor" w:date="2017-01-24T13:58:00Z" w:initials="FAJC">
    <w:p w14:paraId="2A1591DF" w14:textId="47A24172" w:rsidR="008538C9" w:rsidRDefault="008538C9">
      <w:pPr>
        <w:pStyle w:val="ac"/>
      </w:pPr>
      <w:r>
        <w:rPr>
          <w:rStyle w:val="ab"/>
        </w:rPr>
        <w:annotationRef/>
      </w:r>
      <w:r>
        <w:t>This error is machine-specific. The VM(s) that may be setup for training remote users maybe imaged with the Oracle client – which will be used for the Oracle Training database. Also, the machines (15 or so) in the classroom can be imaged as such as well. Another thing to consider is, if the data can be prepared for any/all labs during this training and made available to the user from a shared location. This will eliminate the need to connect to the specific database and possible errors during live training.</w:t>
      </w:r>
    </w:p>
  </w:comment>
  <w:comment w:id="22" w:author="Bohdan Benetskyi" w:date="2017-02-22T11:01:00Z" w:initials="BB">
    <w:p w14:paraId="47C93C4F" w14:textId="1056351E" w:rsidR="00074FE5" w:rsidRPr="00074FE5" w:rsidRDefault="00074FE5">
      <w:pPr>
        <w:pStyle w:val="ac"/>
        <w:rPr>
          <w:rFonts w:ascii="Arial" w:hAnsi="Arial" w:cs="Arial"/>
          <w:color w:val="222222"/>
          <w:sz w:val="30"/>
          <w:szCs w:val="30"/>
          <w:shd w:val="clear" w:color="auto" w:fill="FFFFFF"/>
        </w:rPr>
      </w:pPr>
      <w:r>
        <w:rPr>
          <w:rStyle w:val="ab"/>
        </w:rPr>
        <w:annotationRef/>
      </w:r>
      <w:r>
        <w:rPr>
          <w:rFonts w:ascii="Arial" w:hAnsi="Arial" w:cs="Arial"/>
          <w:color w:val="222222"/>
          <w:sz w:val="30"/>
          <w:szCs w:val="30"/>
          <w:shd w:val="clear" w:color="auto" w:fill="FFFFFF"/>
        </w:rPr>
        <w:t>In order not to make confusion, I remove this part</w:t>
      </w:r>
    </w:p>
  </w:comment>
  <w:comment w:id="56" w:author="Fernandez, Arun J.   Contractor" w:date="2017-01-24T14:04:00Z" w:initials="FAJC">
    <w:p w14:paraId="27689898" w14:textId="7058A21D" w:rsidR="001E6EDA" w:rsidRDefault="001E6EDA">
      <w:pPr>
        <w:pStyle w:val="ac"/>
      </w:pPr>
      <w:r>
        <w:rPr>
          <w:rStyle w:val="ab"/>
        </w:rPr>
        <w:annotationRef/>
      </w:r>
      <w:r>
        <w:t>Not to get picky – Sheet 1 is available by default, creation of the extract brings related dimensions and measures into the worksheet.</w:t>
      </w:r>
    </w:p>
  </w:comment>
  <w:comment w:id="57" w:author="Bohdan Benetskyi" w:date="2017-02-22T11:04:00Z" w:initials="BB">
    <w:p w14:paraId="1D5CC152" w14:textId="268780D2" w:rsidR="00957975" w:rsidRDefault="00957975">
      <w:pPr>
        <w:pStyle w:val="ac"/>
      </w:pPr>
      <w:r>
        <w:rPr>
          <w:rStyle w:val="ab"/>
        </w:rPr>
        <w:annotationRef/>
      </w:r>
      <w:r w:rsidRPr="00957975">
        <w:rPr>
          <w:rStyle w:val="ab"/>
        </w:rPr>
        <w:t>The sentence rewritten.</w:t>
      </w:r>
    </w:p>
  </w:comment>
  <w:comment w:id="65" w:author="Wenderoth, Christopher" w:date="2017-01-24T07:08:00Z" w:initials="WC">
    <w:p w14:paraId="0042AED8" w14:textId="5E471B3B" w:rsidR="0021180F" w:rsidRDefault="0021180F">
      <w:pPr>
        <w:pStyle w:val="ac"/>
      </w:pPr>
      <w:r>
        <w:rPr>
          <w:rStyle w:val="ab"/>
        </w:rPr>
        <w:annotationRef/>
      </w:r>
      <w:r>
        <w:t xml:space="preserve">We need to be careful with the terminology.  I would say this is a crosstab, not a report.  “Report” is a delicate term to use.  In EPM, a Report is a very specific paginated section, there is nothing comparable to what the majority of our users will expect a report to look like in Tableau.  Which plays into the whole Web FOCUS 8 is the enterprise BI reporting tool and Tableau is the enterprise Data Visualization tool.  In short, I would not use the term “Report” in anything Tableau related. </w:t>
      </w:r>
    </w:p>
  </w:comment>
  <w:comment w:id="66" w:author="Fernandez, Arun J.   Contractor" w:date="2017-01-24T14:06:00Z" w:initials="FAJC">
    <w:p w14:paraId="135022C8" w14:textId="6D7FC924" w:rsidR="001E6EDA" w:rsidRDefault="001E6EDA">
      <w:pPr>
        <w:pStyle w:val="ac"/>
      </w:pPr>
      <w:r>
        <w:rPr>
          <w:rStyle w:val="ab"/>
        </w:rPr>
        <w:annotationRef/>
      </w:r>
      <w:r>
        <w:t>I agree – worksheet or crosstab will be a more appropriate term.</w:t>
      </w:r>
    </w:p>
  </w:comment>
  <w:comment w:id="76" w:author="Fernandez, Arun J.   Contractor" w:date="2017-01-24T14:08:00Z" w:initials="FAJC">
    <w:p w14:paraId="5A546DC3" w14:textId="4E78A3D2" w:rsidR="001E6EDA" w:rsidRDefault="001E6EDA">
      <w:pPr>
        <w:pStyle w:val="ac"/>
      </w:pPr>
      <w:r>
        <w:rPr>
          <w:rStyle w:val="ab"/>
        </w:rPr>
        <w:annotationRef/>
      </w:r>
      <w:r>
        <w:t xml:space="preserve">To address in final versions – provide screenshot with the SUM function in the ‘Enter Search Text’, this will provide the users with required definitions, syntax and examples. </w:t>
      </w:r>
    </w:p>
  </w:comment>
  <w:comment w:id="77" w:author="Fernandez, Arun J.   Contractor" w:date="2017-01-24T14:33:00Z" w:initials="FAJC">
    <w:p w14:paraId="732186A5" w14:textId="7DD43625" w:rsidR="004327F7" w:rsidRDefault="004327F7">
      <w:pPr>
        <w:pStyle w:val="ac"/>
      </w:pPr>
      <w:r>
        <w:rPr>
          <w:rStyle w:val="ab"/>
        </w:rPr>
        <w:annotationRef/>
      </w:r>
      <w:r>
        <w:t xml:space="preserve">Here Sum becomes the data element name and not the function – results in wrong values later in the document. </w:t>
      </w:r>
      <w:r w:rsidR="00711C50">
        <w:t>Please see below.</w:t>
      </w:r>
    </w:p>
  </w:comment>
  <w:comment w:id="83" w:author="Fernandez, Arun J.   Contractor" w:date="2017-01-24T14:10:00Z" w:initials="FAJC">
    <w:p w14:paraId="05318E87" w14:textId="600F2F46" w:rsidR="001E6EDA" w:rsidRDefault="001E6EDA">
      <w:pPr>
        <w:pStyle w:val="ac"/>
      </w:pPr>
      <w:r>
        <w:rPr>
          <w:rStyle w:val="ab"/>
        </w:rPr>
        <w:annotationRef/>
      </w:r>
      <w:r>
        <w:t>Item to consider – data prep could also include using business-like or logical names.</w:t>
      </w:r>
    </w:p>
  </w:comment>
  <w:comment w:id="90" w:author="Wenderoth, Christopher" w:date="2017-01-24T07:14:00Z" w:initials="WC">
    <w:p w14:paraId="68EC9F24" w14:textId="2E972F79" w:rsidR="0021180F" w:rsidRDefault="0021180F">
      <w:pPr>
        <w:pStyle w:val="ac"/>
      </w:pPr>
      <w:r>
        <w:rPr>
          <w:rStyle w:val="ab"/>
        </w:rPr>
        <w:annotationRef/>
      </w:r>
      <w:r w:rsidR="00C612FB">
        <w:t>These</w:t>
      </w:r>
      <w:r>
        <w:t xml:space="preserve"> numbers don’t look correct.  Average Processing Days is usually somewhere around 80-100.  </w:t>
      </w:r>
    </w:p>
  </w:comment>
  <w:comment w:id="89" w:author="Fernandez, Arun J.   Contractor" w:date="2017-01-24T14:22:00Z" w:initials="FAJC">
    <w:p w14:paraId="71013577" w14:textId="73704997" w:rsidR="007A5B9B" w:rsidRDefault="007A5B9B">
      <w:pPr>
        <w:pStyle w:val="ac"/>
      </w:pPr>
      <w:r>
        <w:rPr>
          <w:rStyle w:val="ab"/>
        </w:rPr>
        <w:annotationRef/>
      </w:r>
      <w:r>
        <w:t>The issue here is the columns in the source file are named Sum(Al1.Ompt Cnt) and Sum(Al1.Ompt)…..</w:t>
      </w:r>
      <w:r w:rsidR="004327F7">
        <w:t xml:space="preserve"> perform the calculation in the field as </w:t>
      </w:r>
      <w:r w:rsidR="00711C50">
        <w:t>SUM([Sum</w:t>
      </w:r>
      <w:r w:rsidR="00711C50">
        <w:rPr>
          <w:i/>
        </w:rPr>
        <w:t>(Al1.Ompt)]) / SUM([Sum(Al1.Ompt Cnt)])</w:t>
      </w:r>
      <w:r>
        <w:t>– this wi</w:t>
      </w:r>
      <w:r w:rsidR="00711C50">
        <w:t>ll provide the correct numbers for Average Processing Days. Another option would be to rename the source column to just Ompt and Ompt Cnt.</w:t>
      </w:r>
    </w:p>
  </w:comment>
  <w:comment w:id="93" w:author="Fernandez, Arun J.   Contractor" w:date="2017-01-24T14:13:00Z" w:initials="FAJC">
    <w:p w14:paraId="04507242" w14:textId="5C9591A4" w:rsidR="007A5B9B" w:rsidRDefault="007A5B9B">
      <w:pPr>
        <w:pStyle w:val="ac"/>
      </w:pPr>
      <w:r>
        <w:rPr>
          <w:rStyle w:val="ab"/>
        </w:rPr>
        <w:annotationRef/>
      </w:r>
      <w:r>
        <w:t xml:space="preserve">By default, Tableau add all elements listed under Measures. It would help to provide users some background of </w:t>
      </w:r>
      <w:r w:rsidRPr="007A5B9B">
        <w:rPr>
          <w:i/>
        </w:rPr>
        <w:t>Number of Records and Measure Values</w:t>
      </w:r>
      <w:r>
        <w:t>, their uses and need in the worksheet.</w:t>
      </w:r>
    </w:p>
  </w:comment>
  <w:comment w:id="116" w:author="Wenderoth, Christopher" w:date="2017-01-24T07:19:00Z" w:initials="WC">
    <w:p w14:paraId="79051251" w14:textId="029237BE" w:rsidR="00C612FB" w:rsidRDefault="00C612FB">
      <w:pPr>
        <w:pStyle w:val="ac"/>
      </w:pPr>
      <w:r>
        <w:rPr>
          <w:rStyle w:val="ab"/>
        </w:rPr>
        <w:annotationRef/>
      </w:r>
      <w:r>
        <w:t>Again APDs should be around 80-100.  (I hope it doesn’t take 3,000 days to process a claim</w:t>
      </w:r>
      <w:r w:rsidR="00673806">
        <w:t xml:space="preserve"> </w:t>
      </w:r>
      <w:r w:rsidR="00673806">
        <w:sym w:font="Wingdings" w:char="F04A"/>
      </w:r>
      <w:r>
        <w:t xml:space="preserve">). </w:t>
      </w:r>
    </w:p>
  </w:comment>
  <w:comment w:id="127" w:author="Fernandez, Arun J.   Contractor" w:date="2017-01-24T14:26:00Z" w:initials="FAJC">
    <w:p w14:paraId="2D371B00" w14:textId="3B343DF6" w:rsidR="004327F7" w:rsidRDefault="004327F7">
      <w:pPr>
        <w:pStyle w:val="ac"/>
      </w:pPr>
      <w:r>
        <w:rPr>
          <w:rStyle w:val="ab"/>
        </w:rPr>
        <w:annotationRef/>
      </w:r>
      <w:r>
        <w:t xml:space="preserve">I believe the title on this sheet should be </w:t>
      </w:r>
      <w:r w:rsidRPr="004327F7">
        <w:rPr>
          <w:i/>
        </w:rPr>
        <w:t xml:space="preserve">Claim </w:t>
      </w:r>
      <w:r>
        <w:rPr>
          <w:i/>
        </w:rPr>
        <w:t>Percentage by Region</w:t>
      </w:r>
      <w:r>
        <w:t xml:space="preserve">. Also, the counts should be displayed using a quick table calculation as Percent of Total to display percentages. </w:t>
      </w:r>
    </w:p>
  </w:comment>
  <w:comment w:id="128" w:author="Bohdan Benetskyi" w:date="2017-02-22T16:36:00Z" w:initials="BB">
    <w:p w14:paraId="3914B00F" w14:textId="09F04089" w:rsidR="003A77C4" w:rsidRPr="003A77C4" w:rsidRDefault="003A77C4">
      <w:pPr>
        <w:pStyle w:val="ac"/>
        <w:rPr>
          <w:lang w:val="uk-UA"/>
        </w:rPr>
      </w:pPr>
      <w:r>
        <w:rPr>
          <w:rStyle w:val="ab"/>
        </w:rPr>
        <w:annotationRef/>
      </w:r>
      <w:r w:rsidRPr="003A77C4">
        <w:t>I'll translate all names to</w:t>
      </w:r>
      <w:r>
        <w:rPr>
          <w:lang w:val="uk-UA"/>
        </w:rPr>
        <w:t xml:space="preserve"> </w:t>
      </w:r>
      <w:r w:rsidRPr="004B15C4">
        <w:rPr>
          <w:b/>
          <w:lang w:eastAsia="en-GB"/>
        </w:rPr>
        <w:t>Average Processing Days</w:t>
      </w:r>
    </w:p>
  </w:comment>
  <w:comment w:id="187" w:author="Wenderoth, Christopher" w:date="2017-01-24T07:24:00Z" w:initials="WC">
    <w:p w14:paraId="4DDC4457" w14:textId="05BE3ECA" w:rsidR="00C612FB" w:rsidRDefault="00C612FB">
      <w:pPr>
        <w:pStyle w:val="ac"/>
      </w:pPr>
      <w:r>
        <w:rPr>
          <w:rStyle w:val="ab"/>
        </w:rPr>
        <w:annotationRef/>
      </w:r>
      <w:r>
        <w:t xml:space="preserve"> In the previous step, you created a Pie Chart that shows APDs.  This is pie chart is titled “Claim Percentage” but shows total counts of claims. </w:t>
      </w:r>
    </w:p>
  </w:comment>
  <w:comment w:id="196" w:author="Fernandez, Arun J.   Contractor" w:date="2017-01-24T14:28:00Z" w:initials="FAJC">
    <w:p w14:paraId="5E39CFB8" w14:textId="56075A56" w:rsidR="004327F7" w:rsidRDefault="004327F7">
      <w:pPr>
        <w:pStyle w:val="ac"/>
      </w:pPr>
      <w:r>
        <w:rPr>
          <w:rStyle w:val="ab"/>
        </w:rPr>
        <w:annotationRef/>
      </w:r>
      <w:r>
        <w:t xml:space="preserve">Another approach to consider – define in the manual sections on (i) Worksheets and its contents (such as the various panes, Marks card, Show Me, Title etc. (ii) Filters (iii) Bar Charts (iv) Pie Charts (v) Dashboards ….and then delve into the creation of this consolidated dashboard. This will eliminate going to a step by step approach, reduce content length but still provide context of the training.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1591DF" w15:done="0"/>
  <w15:commentEx w15:paraId="47C93C4F" w15:paraIdParent="2A1591DF" w15:done="0"/>
  <w15:commentEx w15:paraId="27689898" w15:done="0"/>
  <w15:commentEx w15:paraId="1D5CC152" w15:paraIdParent="27689898" w15:done="0"/>
  <w15:commentEx w15:paraId="0042AED8" w15:done="0"/>
  <w15:commentEx w15:paraId="135022C8" w15:done="0"/>
  <w15:commentEx w15:paraId="5A546DC3" w15:done="0"/>
  <w15:commentEx w15:paraId="732186A5" w15:done="0"/>
  <w15:commentEx w15:paraId="05318E87" w15:done="0"/>
  <w15:commentEx w15:paraId="68EC9F24" w15:done="0"/>
  <w15:commentEx w15:paraId="71013577" w15:done="0"/>
  <w15:commentEx w15:paraId="04507242" w15:done="0"/>
  <w15:commentEx w15:paraId="79051251" w15:done="0"/>
  <w15:commentEx w15:paraId="2D371B00" w15:done="0"/>
  <w15:commentEx w15:paraId="3914B00F" w15:paraIdParent="2D371B00" w15:done="0"/>
  <w15:commentEx w15:paraId="4DDC4457" w15:done="0"/>
  <w15:commentEx w15:paraId="5E39CFB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3DEA2A" w14:textId="77777777" w:rsidR="001E1563" w:rsidRDefault="001E1563" w:rsidP="002477D0">
      <w:pPr>
        <w:spacing w:after="0" w:line="240" w:lineRule="auto"/>
      </w:pPr>
      <w:r>
        <w:separator/>
      </w:r>
    </w:p>
  </w:endnote>
  <w:endnote w:type="continuationSeparator" w:id="0">
    <w:p w14:paraId="028E3400" w14:textId="77777777" w:rsidR="001E1563" w:rsidRDefault="001E1563" w:rsidP="0024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863035"/>
      <w:docPartObj>
        <w:docPartGallery w:val="Page Numbers (Bottom of Page)"/>
        <w:docPartUnique/>
      </w:docPartObj>
    </w:sdtPr>
    <w:sdtEndPr>
      <w:rPr>
        <w:noProof/>
      </w:rPr>
    </w:sdtEndPr>
    <w:sdtContent>
      <w:p w14:paraId="7E58AD4D" w14:textId="6A87E8B0" w:rsidR="002477D0" w:rsidRDefault="002477D0">
        <w:pPr>
          <w:pStyle w:val="a9"/>
          <w:jc w:val="right"/>
        </w:pPr>
        <w:r>
          <w:fldChar w:fldCharType="begin"/>
        </w:r>
        <w:r>
          <w:instrText xml:space="preserve"> PAGE   \* MERGEFORMAT </w:instrText>
        </w:r>
        <w:r>
          <w:fldChar w:fldCharType="separate"/>
        </w:r>
        <w:r w:rsidR="001E1563">
          <w:rPr>
            <w:noProof/>
          </w:rPr>
          <w:t>1</w:t>
        </w:r>
        <w:r>
          <w:rPr>
            <w:noProof/>
          </w:rPr>
          <w:fldChar w:fldCharType="end"/>
        </w:r>
      </w:p>
    </w:sdtContent>
  </w:sdt>
  <w:p w14:paraId="7E58AD4E" w14:textId="77777777" w:rsidR="002477D0" w:rsidRDefault="002477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87F21" w14:textId="77777777" w:rsidR="001E1563" w:rsidRDefault="001E1563" w:rsidP="002477D0">
      <w:pPr>
        <w:spacing w:after="0" w:line="240" w:lineRule="auto"/>
      </w:pPr>
      <w:r>
        <w:separator/>
      </w:r>
    </w:p>
  </w:footnote>
  <w:footnote w:type="continuationSeparator" w:id="0">
    <w:p w14:paraId="55ED1E46" w14:textId="77777777" w:rsidR="001E1563" w:rsidRDefault="001E1563" w:rsidP="00247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2739F"/>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344EB"/>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5E7587"/>
    <w:multiLevelType w:val="hybridMultilevel"/>
    <w:tmpl w:val="F586A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9A75A0"/>
    <w:multiLevelType w:val="hybridMultilevel"/>
    <w:tmpl w:val="2F649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773B2F"/>
    <w:multiLevelType w:val="hybridMultilevel"/>
    <w:tmpl w:val="52D4F1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30294"/>
    <w:multiLevelType w:val="hybridMultilevel"/>
    <w:tmpl w:val="5288A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hdan Benetskyi">
    <w15:presenceInfo w15:providerId="Windows Live" w15:userId="1773e1dc96d28839"/>
  </w15:person>
  <w15:person w15:author="Fernandez, Arun J.   Contractor">
    <w15:presenceInfo w15:providerId="AD" w15:userId="S-1-5-21-2587397230-3316739918-3431996274-73339"/>
  </w15:person>
  <w15:person w15:author="Owens, John   Contractor">
    <w15:presenceInfo w15:providerId="AD" w15:userId="S-1-5-21-2587397230-3316739918-3431996274-31257"/>
  </w15:person>
  <w15:person w15:author="Wenderoth, Christopher">
    <w15:presenceInfo w15:providerId="AD" w15:userId="S-1-5-21-2587397230-3316739918-3431996274-188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346"/>
    <w:rsid w:val="000001AB"/>
    <w:rsid w:val="00074FE5"/>
    <w:rsid w:val="00086790"/>
    <w:rsid w:val="000B2346"/>
    <w:rsid w:val="000E755E"/>
    <w:rsid w:val="00101093"/>
    <w:rsid w:val="00116465"/>
    <w:rsid w:val="001C0169"/>
    <w:rsid w:val="001E1563"/>
    <w:rsid w:val="001E6EDA"/>
    <w:rsid w:val="0021180F"/>
    <w:rsid w:val="00223DA8"/>
    <w:rsid w:val="002477D0"/>
    <w:rsid w:val="00276972"/>
    <w:rsid w:val="00293E65"/>
    <w:rsid w:val="002F7F5B"/>
    <w:rsid w:val="00306A13"/>
    <w:rsid w:val="003152C6"/>
    <w:rsid w:val="00325E78"/>
    <w:rsid w:val="00337454"/>
    <w:rsid w:val="003A77C4"/>
    <w:rsid w:val="003E44C1"/>
    <w:rsid w:val="00410199"/>
    <w:rsid w:val="004327F7"/>
    <w:rsid w:val="00440554"/>
    <w:rsid w:val="00445D7C"/>
    <w:rsid w:val="004730BB"/>
    <w:rsid w:val="004A7CAF"/>
    <w:rsid w:val="004B15C4"/>
    <w:rsid w:val="005170DE"/>
    <w:rsid w:val="0058362C"/>
    <w:rsid w:val="00593145"/>
    <w:rsid w:val="005A7756"/>
    <w:rsid w:val="005B1602"/>
    <w:rsid w:val="005D730B"/>
    <w:rsid w:val="00627491"/>
    <w:rsid w:val="006471DD"/>
    <w:rsid w:val="00673806"/>
    <w:rsid w:val="0069620C"/>
    <w:rsid w:val="006A241B"/>
    <w:rsid w:val="006E4A06"/>
    <w:rsid w:val="00711C50"/>
    <w:rsid w:val="00773827"/>
    <w:rsid w:val="007763BE"/>
    <w:rsid w:val="00792F1B"/>
    <w:rsid w:val="007A5B9B"/>
    <w:rsid w:val="007D02D1"/>
    <w:rsid w:val="007F56DA"/>
    <w:rsid w:val="00820456"/>
    <w:rsid w:val="0082179A"/>
    <w:rsid w:val="008538C9"/>
    <w:rsid w:val="008A2C84"/>
    <w:rsid w:val="008B4FBB"/>
    <w:rsid w:val="008C4E9A"/>
    <w:rsid w:val="008D2F21"/>
    <w:rsid w:val="00957975"/>
    <w:rsid w:val="00986232"/>
    <w:rsid w:val="0099654D"/>
    <w:rsid w:val="009975A4"/>
    <w:rsid w:val="009A4243"/>
    <w:rsid w:val="009C2C9F"/>
    <w:rsid w:val="009F3577"/>
    <w:rsid w:val="00A375BA"/>
    <w:rsid w:val="00A37FFD"/>
    <w:rsid w:val="00A47BD1"/>
    <w:rsid w:val="00A912AC"/>
    <w:rsid w:val="00AB5BAD"/>
    <w:rsid w:val="00B14AD3"/>
    <w:rsid w:val="00B413B0"/>
    <w:rsid w:val="00B67BD7"/>
    <w:rsid w:val="00B9288E"/>
    <w:rsid w:val="00BA5E83"/>
    <w:rsid w:val="00BF02AC"/>
    <w:rsid w:val="00C2133F"/>
    <w:rsid w:val="00C279F6"/>
    <w:rsid w:val="00C612FB"/>
    <w:rsid w:val="00CC2763"/>
    <w:rsid w:val="00CD3750"/>
    <w:rsid w:val="00CD5486"/>
    <w:rsid w:val="00D17A98"/>
    <w:rsid w:val="00D40B78"/>
    <w:rsid w:val="00D803BB"/>
    <w:rsid w:val="00DA373B"/>
    <w:rsid w:val="00DC6D91"/>
    <w:rsid w:val="00DF6C5E"/>
    <w:rsid w:val="00E164FF"/>
    <w:rsid w:val="00E51B0F"/>
    <w:rsid w:val="00E639D9"/>
    <w:rsid w:val="00E86B26"/>
    <w:rsid w:val="00EB3346"/>
    <w:rsid w:val="00ED1412"/>
    <w:rsid w:val="00EE2CEB"/>
    <w:rsid w:val="00F03460"/>
    <w:rsid w:val="00F146BB"/>
    <w:rsid w:val="00F57C6A"/>
    <w:rsid w:val="00F769C2"/>
    <w:rsid w:val="00FF3559"/>
    <w:rsid w:val="00FF4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8AC5D"/>
  <w15:chartTrackingRefBased/>
  <w15:docId w15:val="{9680265E-021D-4513-8386-C89C3B32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776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76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63BE"/>
    <w:rPr>
      <w:rFonts w:asciiTheme="majorHAnsi" w:eastAsiaTheme="majorEastAsia" w:hAnsiTheme="majorHAnsi" w:cstheme="majorBidi"/>
      <w:color w:val="2E74B5" w:themeColor="accent1" w:themeShade="BF"/>
      <w:sz w:val="32"/>
      <w:szCs w:val="32"/>
    </w:rPr>
  </w:style>
  <w:style w:type="paragraph" w:styleId="a3">
    <w:name w:val="Normal (Web)"/>
    <w:basedOn w:val="a"/>
    <w:uiPriority w:val="99"/>
    <w:semiHidden/>
    <w:unhideWhenUsed/>
    <w:rsid w:val="007763B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20">
    <w:name w:val="Заголовок 2 Знак"/>
    <w:basedOn w:val="a0"/>
    <w:link w:val="2"/>
    <w:uiPriority w:val="9"/>
    <w:rsid w:val="007763BE"/>
    <w:rPr>
      <w:rFonts w:asciiTheme="majorHAnsi" w:eastAsiaTheme="majorEastAsia" w:hAnsiTheme="majorHAnsi" w:cstheme="majorBidi"/>
      <w:color w:val="2E74B5" w:themeColor="accent1" w:themeShade="BF"/>
      <w:sz w:val="26"/>
      <w:szCs w:val="26"/>
    </w:rPr>
  </w:style>
  <w:style w:type="paragraph" w:styleId="a4">
    <w:name w:val="List Paragraph"/>
    <w:basedOn w:val="a"/>
    <w:uiPriority w:val="34"/>
    <w:qFormat/>
    <w:rsid w:val="000001AB"/>
    <w:pPr>
      <w:ind w:left="720"/>
      <w:contextualSpacing/>
    </w:pPr>
  </w:style>
  <w:style w:type="paragraph" w:styleId="a5">
    <w:name w:val="TOC Heading"/>
    <w:basedOn w:val="1"/>
    <w:next w:val="a"/>
    <w:uiPriority w:val="39"/>
    <w:unhideWhenUsed/>
    <w:qFormat/>
    <w:rsid w:val="00116465"/>
    <w:pPr>
      <w:outlineLvl w:val="9"/>
    </w:pPr>
  </w:style>
  <w:style w:type="paragraph" w:styleId="11">
    <w:name w:val="toc 1"/>
    <w:basedOn w:val="a"/>
    <w:next w:val="a"/>
    <w:autoRedefine/>
    <w:uiPriority w:val="39"/>
    <w:unhideWhenUsed/>
    <w:rsid w:val="00116465"/>
    <w:pPr>
      <w:spacing w:after="100"/>
    </w:pPr>
  </w:style>
  <w:style w:type="paragraph" w:styleId="21">
    <w:name w:val="toc 2"/>
    <w:basedOn w:val="a"/>
    <w:next w:val="a"/>
    <w:autoRedefine/>
    <w:uiPriority w:val="39"/>
    <w:unhideWhenUsed/>
    <w:rsid w:val="00116465"/>
    <w:pPr>
      <w:spacing w:after="100"/>
      <w:ind w:left="220"/>
    </w:pPr>
  </w:style>
  <w:style w:type="character" w:styleId="a6">
    <w:name w:val="Hyperlink"/>
    <w:basedOn w:val="a0"/>
    <w:uiPriority w:val="99"/>
    <w:unhideWhenUsed/>
    <w:rsid w:val="00116465"/>
    <w:rPr>
      <w:color w:val="0563C1" w:themeColor="hyperlink"/>
      <w:u w:val="single"/>
    </w:rPr>
  </w:style>
  <w:style w:type="paragraph" w:styleId="a7">
    <w:name w:val="header"/>
    <w:basedOn w:val="a"/>
    <w:link w:val="a8"/>
    <w:uiPriority w:val="99"/>
    <w:unhideWhenUsed/>
    <w:rsid w:val="002477D0"/>
    <w:pPr>
      <w:tabs>
        <w:tab w:val="center" w:pos="4680"/>
        <w:tab w:val="right" w:pos="9360"/>
      </w:tabs>
      <w:spacing w:after="0" w:line="240" w:lineRule="auto"/>
    </w:pPr>
  </w:style>
  <w:style w:type="character" w:customStyle="1" w:styleId="a8">
    <w:name w:val="Верхній колонтитул Знак"/>
    <w:basedOn w:val="a0"/>
    <w:link w:val="a7"/>
    <w:uiPriority w:val="99"/>
    <w:rsid w:val="002477D0"/>
  </w:style>
  <w:style w:type="paragraph" w:styleId="a9">
    <w:name w:val="footer"/>
    <w:basedOn w:val="a"/>
    <w:link w:val="aa"/>
    <w:uiPriority w:val="99"/>
    <w:unhideWhenUsed/>
    <w:rsid w:val="002477D0"/>
    <w:pPr>
      <w:tabs>
        <w:tab w:val="center" w:pos="4680"/>
        <w:tab w:val="right" w:pos="9360"/>
      </w:tabs>
      <w:spacing w:after="0" w:line="240" w:lineRule="auto"/>
    </w:pPr>
  </w:style>
  <w:style w:type="character" w:customStyle="1" w:styleId="aa">
    <w:name w:val="Нижній колонтитул Знак"/>
    <w:basedOn w:val="a0"/>
    <w:link w:val="a9"/>
    <w:uiPriority w:val="99"/>
    <w:rsid w:val="002477D0"/>
  </w:style>
  <w:style w:type="character" w:styleId="ab">
    <w:name w:val="annotation reference"/>
    <w:basedOn w:val="a0"/>
    <w:uiPriority w:val="99"/>
    <w:semiHidden/>
    <w:unhideWhenUsed/>
    <w:rsid w:val="0021180F"/>
    <w:rPr>
      <w:sz w:val="16"/>
      <w:szCs w:val="16"/>
    </w:rPr>
  </w:style>
  <w:style w:type="paragraph" w:styleId="ac">
    <w:name w:val="annotation text"/>
    <w:basedOn w:val="a"/>
    <w:link w:val="ad"/>
    <w:uiPriority w:val="99"/>
    <w:semiHidden/>
    <w:unhideWhenUsed/>
    <w:rsid w:val="0021180F"/>
    <w:pPr>
      <w:spacing w:line="240" w:lineRule="auto"/>
    </w:pPr>
    <w:rPr>
      <w:sz w:val="20"/>
      <w:szCs w:val="20"/>
    </w:rPr>
  </w:style>
  <w:style w:type="character" w:customStyle="1" w:styleId="ad">
    <w:name w:val="Текст примітки Знак"/>
    <w:basedOn w:val="a0"/>
    <w:link w:val="ac"/>
    <w:uiPriority w:val="99"/>
    <w:semiHidden/>
    <w:rsid w:val="0021180F"/>
    <w:rPr>
      <w:sz w:val="20"/>
      <w:szCs w:val="20"/>
    </w:rPr>
  </w:style>
  <w:style w:type="paragraph" w:styleId="ae">
    <w:name w:val="annotation subject"/>
    <w:basedOn w:val="ac"/>
    <w:next w:val="ac"/>
    <w:link w:val="af"/>
    <w:uiPriority w:val="99"/>
    <w:semiHidden/>
    <w:unhideWhenUsed/>
    <w:rsid w:val="0021180F"/>
    <w:rPr>
      <w:b/>
      <w:bCs/>
    </w:rPr>
  </w:style>
  <w:style w:type="character" w:customStyle="1" w:styleId="af">
    <w:name w:val="Тема примітки Знак"/>
    <w:basedOn w:val="ad"/>
    <w:link w:val="ae"/>
    <w:uiPriority w:val="99"/>
    <w:semiHidden/>
    <w:rsid w:val="0021180F"/>
    <w:rPr>
      <w:b/>
      <w:bCs/>
      <w:sz w:val="20"/>
      <w:szCs w:val="20"/>
    </w:rPr>
  </w:style>
  <w:style w:type="paragraph" w:styleId="af0">
    <w:name w:val="Balloon Text"/>
    <w:basedOn w:val="a"/>
    <w:link w:val="af1"/>
    <w:uiPriority w:val="99"/>
    <w:semiHidden/>
    <w:unhideWhenUsed/>
    <w:rsid w:val="0021180F"/>
    <w:pPr>
      <w:spacing w:after="0" w:line="240" w:lineRule="auto"/>
    </w:pPr>
    <w:rPr>
      <w:rFonts w:ascii="Segoe UI" w:hAnsi="Segoe UI" w:cs="Segoe UI"/>
      <w:sz w:val="18"/>
      <w:szCs w:val="18"/>
    </w:rPr>
  </w:style>
  <w:style w:type="character" w:customStyle="1" w:styleId="af1">
    <w:name w:val="Текст у виносці Знак"/>
    <w:basedOn w:val="a0"/>
    <w:link w:val="af0"/>
    <w:uiPriority w:val="99"/>
    <w:semiHidden/>
    <w:rsid w:val="002118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3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image" Target="media/image40.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0.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23work\FormatterMacro\FormatterMacro.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926F264A3515489BFD3067389AD7F0" ma:contentTypeVersion="0" ma:contentTypeDescription="Create a new document." ma:contentTypeScope="" ma:versionID="5b1850c7f37035008ad08a6d4593dee5">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2C296-6C04-4E67-B5EE-B0AC65F7A6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19093F-BC2A-406C-9FF2-B5473AC73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EEABD3D-CA3F-4B61-9CAB-49F92C3CEDAB}">
  <ds:schemaRefs>
    <ds:schemaRef ds:uri="http://schemas.microsoft.com/sharepoint/v3/contenttype/forms"/>
  </ds:schemaRefs>
</ds:datastoreItem>
</file>

<file path=customXml/itemProps4.xml><?xml version="1.0" encoding="utf-8"?>
<ds:datastoreItem xmlns:ds="http://schemas.openxmlformats.org/officeDocument/2006/customXml" ds:itemID="{D0613FE4-453B-493C-9385-C0D5EAEC6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FormatterMacro.dotm</Template>
  <TotalTime>410</TotalTime>
  <Pages>18</Pages>
  <Words>964</Words>
  <Characters>5499</Characters>
  <Application>Microsoft Office Word</Application>
  <DocSecurity>0</DocSecurity>
  <Lines>45</Lines>
  <Paragraphs>12</Paragraphs>
  <ScaleCrop>false</ScaleCrop>
  <HeadingPairs>
    <vt:vector size="8" baseType="variant">
      <vt:variant>
        <vt:lpstr>Назва</vt:lpstr>
      </vt:variant>
      <vt:variant>
        <vt:i4>1</vt:i4>
      </vt:variant>
      <vt:variant>
        <vt:lpstr>Заголовки</vt:lpstr>
      </vt:variant>
      <vt:variant>
        <vt:i4>11</vt:i4>
      </vt:variant>
      <vt:variant>
        <vt:lpstr>Title</vt:lpstr>
      </vt:variant>
      <vt:variant>
        <vt:i4>1</vt:i4>
      </vt:variant>
      <vt:variant>
        <vt:lpstr>Название</vt:lpstr>
      </vt:variant>
      <vt:variant>
        <vt:i4>1</vt:i4>
      </vt:variant>
    </vt:vector>
  </HeadingPairs>
  <TitlesOfParts>
    <vt:vector size="14" baseType="lpstr">
      <vt:lpstr/>
      <vt:lpstr>/Chapter 1</vt:lpstr>
      <vt:lpstr/>
      <vt:lpstr>Create First Worksheet</vt:lpstr>
      <vt:lpstr>    Import Data from Excel into Tableau.</vt:lpstr>
      <vt:lpstr>    Create Region Worksheet</vt:lpstr>
      <vt:lpstr>    Create Bar Chart</vt:lpstr>
      <vt:lpstr>    Create Pie Chart</vt:lpstr>
      <vt:lpstr>    Creation of new Dashboard</vt:lpstr>
      <vt:lpstr>    </vt:lpstr>
      <vt:lpstr>    </vt:lpstr>
      <vt:lpstr>    Let's summarize our lesson/:</vt:lpstr>
      <vt: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15</cp:revision>
  <dcterms:created xsi:type="dcterms:W3CDTF">2017-02-16T13:41:00Z</dcterms:created>
  <dcterms:modified xsi:type="dcterms:W3CDTF">2017-02-25T10:28:00Z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416297724</vt:i4>
  </property>
  <property fmtid="{D5CDD505-2E9C-101B-9397-08002B2CF9AE}" pid="3" name="_NewReviewCycle">
    <vt:lpwstr/>
  </property>
  <property fmtid="{D5CDD505-2E9C-101B-9397-08002B2CF9AE}" pid="4" name="_EmailSubject">
    <vt:lpwstr>lab 0 - not 00</vt:lpwstr>
  </property>
  <property fmtid="{D5CDD505-2E9C-101B-9397-08002B2CF9AE}" pid="5" name="_AuthorEmail">
    <vt:lpwstr>John.Owens@ssa.gov</vt:lpwstr>
  </property>
  <property fmtid="{D5CDD505-2E9C-101B-9397-08002B2CF9AE}" pid="6" name="_AuthorEmailDisplayName">
    <vt:lpwstr>Owens, John   Contractor</vt:lpwstr>
  </property>
  <property fmtid="{D5CDD505-2E9C-101B-9397-08002B2CF9AE}" pid="7" name="ContentTypeId">
    <vt:lpwstr>0x010100E7926F264A3515489BFD3067389AD7F0</vt:lpwstr>
  </property>
  <property fmtid="{D5CDD505-2E9C-101B-9397-08002B2CF9AE}" pid="8" name="_PreviousAdHocReviewCycleID">
    <vt:i4>1629588902</vt:i4>
  </property>
  <property fmtid="{D5CDD505-2E9C-101B-9397-08002B2CF9AE}" pid="9" name="_ReviewingToolsShownOnce">
    <vt:lpwstr/>
  </property>
</Properties>
</file>